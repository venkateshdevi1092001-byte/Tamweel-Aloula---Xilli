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tmp" ContentType="image/p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A83A2A6" w14:textId="77777777" w:rsidR="001A0AA2" w:rsidRPr="000C0860" w:rsidRDefault="001A0AA2" w:rsidP="001A0AA2">
      <w:pPr>
        <w:jc w:val="both"/>
        <w:rPr>
          <w:rFonts w:cstheme="minorHAnsi"/>
          <w:szCs w:val="24"/>
        </w:rPr>
      </w:pPr>
      <w:bookmarkStart w:id="0" w:name="_Hlk182246471"/>
      <w:bookmarkEnd w:id="0"/>
      <w:r w:rsidRPr="000C0860">
        <w:rPr>
          <w:rFonts w:cstheme="minorHAnsi"/>
          <w:szCs w:val="24"/>
        </w:rPr>
        <w:t xml:space="preserve">                                                                                                                     </w:t>
      </w:r>
    </w:p>
    <w:p w14:paraId="77037E09" w14:textId="77777777" w:rsidR="001A0AA2" w:rsidRDefault="001A0AA2" w:rsidP="001A0AA2">
      <w:pPr>
        <w:jc w:val="both"/>
        <w:rPr>
          <w:rFonts w:cstheme="minorHAnsi"/>
          <w:szCs w:val="24"/>
        </w:rPr>
      </w:pPr>
    </w:p>
    <w:p w14:paraId="5C072743" w14:textId="77777777" w:rsidR="001A0AA2" w:rsidRPr="000C0860" w:rsidRDefault="001A0AA2" w:rsidP="001A0AA2">
      <w:pPr>
        <w:jc w:val="both"/>
        <w:rPr>
          <w:rFonts w:cstheme="minorHAnsi"/>
          <w:szCs w:val="24"/>
        </w:rPr>
      </w:pPr>
    </w:p>
    <w:p w14:paraId="197A2942" w14:textId="77777777" w:rsidR="001A0AA2" w:rsidRDefault="001A0AA2" w:rsidP="001A0AA2">
      <w:pPr>
        <w:spacing w:after="0"/>
        <w:jc w:val="center"/>
        <w:rPr>
          <w:rFonts w:cstheme="minorHAnsi"/>
          <w:sz w:val="56"/>
          <w:szCs w:val="56"/>
        </w:rPr>
      </w:pPr>
    </w:p>
    <w:p w14:paraId="7E8D7C60" w14:textId="77777777" w:rsidR="001A0AA2" w:rsidRPr="009B7936" w:rsidRDefault="001A0AA2" w:rsidP="001A0AA2">
      <w:pPr>
        <w:spacing w:after="0"/>
        <w:jc w:val="center"/>
        <w:rPr>
          <w:rFonts w:cstheme="minorHAnsi"/>
          <w:sz w:val="56"/>
          <w:szCs w:val="56"/>
        </w:rPr>
      </w:pPr>
    </w:p>
    <w:p w14:paraId="14E95FF2" w14:textId="77777777" w:rsidR="001A0AA2" w:rsidRPr="009B7936" w:rsidRDefault="001A0AA2" w:rsidP="001A0AA2">
      <w:pPr>
        <w:spacing w:after="0"/>
        <w:jc w:val="center"/>
        <w:rPr>
          <w:rFonts w:cstheme="minorHAnsi"/>
          <w:b/>
          <w:bCs/>
          <w:color w:val="2F5496" w:themeColor="accent1" w:themeShade="BF"/>
          <w:sz w:val="52"/>
          <w:szCs w:val="52"/>
        </w:rPr>
      </w:pPr>
      <w:r w:rsidRPr="009B7936">
        <w:rPr>
          <w:rFonts w:cstheme="minorHAnsi"/>
          <w:b/>
          <w:bCs/>
          <w:color w:val="2F5496" w:themeColor="accent1" w:themeShade="BF"/>
          <w:sz w:val="52"/>
          <w:szCs w:val="52"/>
        </w:rPr>
        <w:t>Tamweel Aloula Financing Company</w:t>
      </w:r>
    </w:p>
    <w:p w14:paraId="58127E23" w14:textId="77777777" w:rsidR="001A0AA2" w:rsidRPr="009B7936" w:rsidRDefault="001A0AA2" w:rsidP="001A0AA2">
      <w:pPr>
        <w:spacing w:after="0"/>
        <w:jc w:val="center"/>
        <w:rPr>
          <w:rFonts w:cstheme="minorHAnsi"/>
          <w:b/>
          <w:bCs/>
          <w:color w:val="2F5496" w:themeColor="accent1" w:themeShade="BF"/>
          <w:sz w:val="52"/>
          <w:szCs w:val="52"/>
        </w:rPr>
      </w:pPr>
      <w:r w:rsidRPr="009B7936">
        <w:rPr>
          <w:rFonts w:cstheme="minorHAnsi"/>
          <w:b/>
          <w:bCs/>
          <w:color w:val="2F5496" w:themeColor="accent1" w:themeShade="BF"/>
          <w:sz w:val="52"/>
          <w:szCs w:val="52"/>
        </w:rPr>
        <w:t>KSA</w:t>
      </w:r>
    </w:p>
    <w:p w14:paraId="587DD988" w14:textId="2FADB1EB" w:rsidR="001A0AA2" w:rsidRPr="009B7936" w:rsidRDefault="001A0AA2" w:rsidP="001A0AA2">
      <w:pPr>
        <w:spacing w:after="0"/>
        <w:jc w:val="center"/>
        <w:rPr>
          <w:rFonts w:cstheme="minorHAnsi"/>
          <w:b/>
          <w:bCs/>
          <w:color w:val="2F5496" w:themeColor="accent1" w:themeShade="BF"/>
          <w:sz w:val="52"/>
          <w:szCs w:val="52"/>
        </w:rPr>
      </w:pPr>
      <w:r w:rsidRPr="009B7936">
        <w:rPr>
          <w:rFonts w:cstheme="minorHAnsi"/>
          <w:b/>
          <w:bCs/>
          <w:color w:val="2F5496" w:themeColor="accent1" w:themeShade="BF"/>
          <w:sz w:val="52"/>
          <w:szCs w:val="52"/>
        </w:rPr>
        <w:t xml:space="preserve">Consolidated </w:t>
      </w:r>
      <w:r w:rsidR="00A0492E">
        <w:rPr>
          <w:rFonts w:cstheme="minorHAnsi"/>
          <w:b/>
          <w:bCs/>
          <w:color w:val="2F5496" w:themeColor="accent1" w:themeShade="BF"/>
          <w:sz w:val="52"/>
          <w:szCs w:val="52"/>
        </w:rPr>
        <w:t>BSDD</w:t>
      </w:r>
      <w:r w:rsidRPr="009B7936">
        <w:rPr>
          <w:rFonts w:cstheme="minorHAnsi"/>
          <w:b/>
          <w:bCs/>
          <w:color w:val="2F5496" w:themeColor="accent1" w:themeShade="BF"/>
          <w:sz w:val="52"/>
          <w:szCs w:val="52"/>
        </w:rPr>
        <w:t xml:space="preserve"> - </w:t>
      </w:r>
      <w:r w:rsidR="002620D0">
        <w:rPr>
          <w:rFonts w:cstheme="minorHAnsi"/>
          <w:b/>
          <w:bCs/>
          <w:color w:val="2F5496" w:themeColor="accent1" w:themeShade="BF"/>
          <w:sz w:val="52"/>
          <w:szCs w:val="52"/>
        </w:rPr>
        <w:t>Ijarah</w:t>
      </w:r>
    </w:p>
    <w:p w14:paraId="6F0F27EC" w14:textId="77777777" w:rsidR="001A0AA2" w:rsidRPr="009B7936" w:rsidRDefault="001A0AA2" w:rsidP="001A0AA2">
      <w:pPr>
        <w:spacing w:after="0"/>
        <w:jc w:val="center"/>
        <w:rPr>
          <w:rFonts w:cstheme="minorHAnsi"/>
          <w:b/>
          <w:bCs/>
          <w:color w:val="2F5496" w:themeColor="accent1" w:themeShade="BF"/>
          <w:sz w:val="52"/>
          <w:szCs w:val="52"/>
        </w:rPr>
      </w:pPr>
      <w:r w:rsidRPr="009B7936">
        <w:rPr>
          <w:rFonts w:cstheme="minorHAnsi"/>
          <w:b/>
          <w:bCs/>
          <w:color w:val="2F5496" w:themeColor="accent1" w:themeShade="BF"/>
          <w:sz w:val="52"/>
          <w:szCs w:val="52"/>
        </w:rPr>
        <w:t>Islamic Finance Module-Transact</w:t>
      </w:r>
    </w:p>
    <w:p w14:paraId="337B69B1" w14:textId="65E8940D" w:rsidR="001A0AA2" w:rsidRPr="009B7936" w:rsidRDefault="22E10869" w:rsidP="3F73A1A6">
      <w:pPr>
        <w:spacing w:after="0"/>
        <w:jc w:val="center"/>
        <w:rPr>
          <w:b/>
          <w:bCs/>
          <w:color w:val="2F5496" w:themeColor="accent1" w:themeShade="BF"/>
          <w:sz w:val="52"/>
          <w:szCs w:val="52"/>
        </w:rPr>
      </w:pPr>
      <w:r w:rsidRPr="3F73A1A6">
        <w:rPr>
          <w:b/>
          <w:bCs/>
          <w:color w:val="2F5496" w:themeColor="accent1" w:themeShade="BF"/>
          <w:sz w:val="52"/>
          <w:szCs w:val="52"/>
        </w:rPr>
        <w:t xml:space="preserve">Date: November </w:t>
      </w:r>
      <w:r w:rsidR="001735FD">
        <w:rPr>
          <w:b/>
          <w:bCs/>
          <w:color w:val="2F5496" w:themeColor="accent1" w:themeShade="BF"/>
          <w:sz w:val="52"/>
          <w:szCs w:val="52"/>
        </w:rPr>
        <w:t>20</w:t>
      </w:r>
      <w:r w:rsidRPr="3F73A1A6">
        <w:rPr>
          <w:b/>
          <w:bCs/>
          <w:color w:val="2F5496" w:themeColor="accent1" w:themeShade="BF"/>
          <w:sz w:val="52"/>
          <w:szCs w:val="52"/>
        </w:rPr>
        <w:t>, 2024</w:t>
      </w:r>
    </w:p>
    <w:p w14:paraId="209286F1" w14:textId="77777777" w:rsidR="001A0AA2" w:rsidRPr="000C0860" w:rsidRDefault="001A0AA2" w:rsidP="001A0AA2">
      <w:pPr>
        <w:rPr>
          <w:rFonts w:cstheme="minorHAnsi"/>
          <w:b/>
          <w:bCs/>
          <w:szCs w:val="24"/>
        </w:rPr>
      </w:pPr>
      <w:r w:rsidRPr="000C0860">
        <w:rPr>
          <w:rFonts w:cstheme="minorHAnsi"/>
          <w:b/>
          <w:bCs/>
          <w:szCs w:val="24"/>
        </w:rPr>
        <w:t xml:space="preserve">                 </w:t>
      </w:r>
    </w:p>
    <w:p w14:paraId="304F84A6" w14:textId="77777777" w:rsidR="001A0AA2" w:rsidRPr="000C0860" w:rsidRDefault="001A0AA2" w:rsidP="001A0AA2">
      <w:pPr>
        <w:rPr>
          <w:rFonts w:cstheme="minorHAnsi"/>
          <w:b/>
          <w:bCs/>
          <w:szCs w:val="24"/>
        </w:rPr>
      </w:pPr>
      <w:r w:rsidRPr="000C0860">
        <w:rPr>
          <w:rFonts w:cstheme="minorHAnsi"/>
          <w:noProof/>
          <w:szCs w:val="24"/>
        </w:rPr>
        <w:drawing>
          <wp:anchor distT="0" distB="0" distL="114300" distR="114300" simplePos="0" relativeHeight="251658315" behindDoc="1" locked="0" layoutInCell="1" allowOverlap="1" wp14:anchorId="119DBF3B" wp14:editId="6BBDEC8F">
            <wp:simplePos x="0" y="0"/>
            <wp:positionH relativeFrom="column">
              <wp:posOffset>-725928</wp:posOffset>
            </wp:positionH>
            <wp:positionV relativeFrom="paragraph">
              <wp:posOffset>309963</wp:posOffset>
            </wp:positionV>
            <wp:extent cx="2743200" cy="2743200"/>
            <wp:effectExtent l="0" t="0" r="0" b="0"/>
            <wp:wrapNone/>
            <wp:docPr id="522970883" name="Picture 104" descr="A white cube with a world map&amp;#xA;&amp;#xA;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2970883" name="Picture 104" descr="A white cube with a world map&amp;#xA;&amp;#xA;Description automatically generated"/>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743200" cy="27432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5A09783" w14:textId="77777777" w:rsidR="001A0AA2" w:rsidRPr="000C0860" w:rsidRDefault="001A0AA2" w:rsidP="001A0AA2">
      <w:pPr>
        <w:rPr>
          <w:rFonts w:cstheme="minorHAnsi"/>
          <w:b/>
          <w:bCs/>
          <w:szCs w:val="24"/>
        </w:rPr>
      </w:pPr>
      <w:r w:rsidRPr="000C0860">
        <w:rPr>
          <w:rFonts w:cstheme="minorHAnsi"/>
          <w:b/>
          <w:bCs/>
          <w:szCs w:val="24"/>
        </w:rPr>
        <w:t xml:space="preserve"> </w:t>
      </w:r>
      <w:r w:rsidRPr="000C0860">
        <w:rPr>
          <w:rFonts w:cstheme="minorHAnsi"/>
          <w:b/>
          <w:bCs/>
          <w:szCs w:val="24"/>
        </w:rPr>
        <w:br w:type="page"/>
      </w:r>
    </w:p>
    <w:p w14:paraId="2CE17A2C" w14:textId="77777777" w:rsidR="001A0AA2" w:rsidRPr="000C0860" w:rsidRDefault="001A0AA2" w:rsidP="001A0AA2">
      <w:pPr>
        <w:jc w:val="center"/>
        <w:rPr>
          <w:rFonts w:cstheme="minorHAnsi"/>
          <w:b/>
          <w:bCs/>
          <w:szCs w:val="24"/>
        </w:rPr>
      </w:pPr>
    </w:p>
    <w:p w14:paraId="6118ADF1" w14:textId="77777777" w:rsidR="001A0AA2" w:rsidRPr="000C0860" w:rsidRDefault="001A0AA2" w:rsidP="001A0AA2">
      <w:pPr>
        <w:jc w:val="both"/>
        <w:rPr>
          <w:rFonts w:cstheme="minorHAnsi"/>
          <w:szCs w:val="24"/>
        </w:rPr>
      </w:pPr>
      <w:r w:rsidRPr="000C0860">
        <w:rPr>
          <w:rFonts w:cstheme="minorHAnsi"/>
          <w:color w:val="003E75"/>
          <w:szCs w:val="24"/>
        </w:rPr>
        <w:t>Document History</w:t>
      </w:r>
    </w:p>
    <w:tbl>
      <w:tblPr>
        <w:tblW w:w="9597" w:type="dxa"/>
        <w:tblInd w:w="-57" w:type="dxa"/>
        <w:tblBorders>
          <w:top w:val="single" w:sz="4" w:space="0" w:color="C0C0C0"/>
          <w:bottom w:val="single" w:sz="4" w:space="0" w:color="C0C0C0"/>
          <w:insideH w:val="single" w:sz="4" w:space="0" w:color="C0C0C0"/>
        </w:tblBorders>
        <w:tblCellMar>
          <w:left w:w="57" w:type="dxa"/>
          <w:right w:w="57" w:type="dxa"/>
        </w:tblCellMar>
        <w:tblLook w:val="01E0" w:firstRow="1" w:lastRow="1" w:firstColumn="1" w:lastColumn="1" w:noHBand="0" w:noVBand="0"/>
      </w:tblPr>
      <w:tblGrid>
        <w:gridCol w:w="2149"/>
        <w:gridCol w:w="2165"/>
        <w:gridCol w:w="2056"/>
        <w:gridCol w:w="3227"/>
      </w:tblGrid>
      <w:tr w:rsidR="001A0AA2" w:rsidRPr="000C0860" w14:paraId="08DDE2AB" w14:textId="77777777" w:rsidTr="3F73A1A6">
        <w:trPr>
          <w:trHeight w:val="481"/>
        </w:trPr>
        <w:tc>
          <w:tcPr>
            <w:tcW w:w="2149" w:type="dxa"/>
          </w:tcPr>
          <w:p w14:paraId="0AD5ED17" w14:textId="77777777" w:rsidR="001A0AA2" w:rsidRPr="000C0860" w:rsidRDefault="001A0AA2" w:rsidP="00B65DD7">
            <w:pPr>
              <w:jc w:val="both"/>
              <w:rPr>
                <w:rFonts w:cstheme="minorHAnsi"/>
                <w:szCs w:val="24"/>
              </w:rPr>
            </w:pPr>
            <w:r w:rsidRPr="000C0860">
              <w:rPr>
                <w:rFonts w:cstheme="minorHAnsi"/>
                <w:szCs w:val="24"/>
              </w:rPr>
              <w:t>Author</w:t>
            </w:r>
          </w:p>
        </w:tc>
        <w:tc>
          <w:tcPr>
            <w:tcW w:w="2165" w:type="dxa"/>
          </w:tcPr>
          <w:p w14:paraId="4BF54C78" w14:textId="77777777" w:rsidR="001A0AA2" w:rsidRPr="000C0860" w:rsidRDefault="001A0AA2" w:rsidP="00B65DD7">
            <w:pPr>
              <w:jc w:val="both"/>
              <w:rPr>
                <w:rFonts w:cstheme="minorHAnsi"/>
                <w:szCs w:val="24"/>
              </w:rPr>
            </w:pPr>
            <w:r w:rsidRPr="000C0860">
              <w:rPr>
                <w:rFonts w:cstheme="minorHAnsi"/>
                <w:szCs w:val="24"/>
              </w:rPr>
              <w:t>Version</w:t>
            </w:r>
          </w:p>
        </w:tc>
        <w:tc>
          <w:tcPr>
            <w:tcW w:w="2056" w:type="dxa"/>
          </w:tcPr>
          <w:p w14:paraId="1C836B84" w14:textId="77777777" w:rsidR="001A0AA2" w:rsidRPr="000C0860" w:rsidRDefault="001A0AA2" w:rsidP="00B65DD7">
            <w:pPr>
              <w:jc w:val="both"/>
              <w:rPr>
                <w:rFonts w:cstheme="minorHAnsi"/>
                <w:szCs w:val="24"/>
              </w:rPr>
            </w:pPr>
            <w:r w:rsidRPr="000C0860">
              <w:rPr>
                <w:rFonts w:cstheme="minorHAnsi"/>
                <w:szCs w:val="24"/>
              </w:rPr>
              <w:t>Date</w:t>
            </w:r>
          </w:p>
        </w:tc>
        <w:tc>
          <w:tcPr>
            <w:tcW w:w="3227" w:type="dxa"/>
          </w:tcPr>
          <w:p w14:paraId="78C06B36" w14:textId="77777777" w:rsidR="001A0AA2" w:rsidRPr="000C0860" w:rsidRDefault="001A0AA2" w:rsidP="00B65DD7">
            <w:pPr>
              <w:jc w:val="both"/>
              <w:rPr>
                <w:rFonts w:cstheme="minorHAnsi"/>
                <w:szCs w:val="24"/>
              </w:rPr>
            </w:pPr>
            <w:r w:rsidRPr="000C0860">
              <w:rPr>
                <w:rFonts w:cstheme="minorHAnsi"/>
                <w:szCs w:val="24"/>
              </w:rPr>
              <w:t>Description</w:t>
            </w:r>
          </w:p>
        </w:tc>
      </w:tr>
      <w:tr w:rsidR="001A0AA2" w:rsidRPr="000C0860" w14:paraId="22A50E54" w14:textId="77777777" w:rsidTr="3F73A1A6">
        <w:trPr>
          <w:trHeight w:val="469"/>
        </w:trPr>
        <w:tc>
          <w:tcPr>
            <w:tcW w:w="2149" w:type="dxa"/>
          </w:tcPr>
          <w:p w14:paraId="434D6AE6" w14:textId="4D945E73" w:rsidR="001A0AA2" w:rsidRPr="000C0860" w:rsidRDefault="008A3118" w:rsidP="00B65DD7">
            <w:pPr>
              <w:jc w:val="both"/>
              <w:rPr>
                <w:rFonts w:cstheme="minorHAnsi"/>
                <w:szCs w:val="24"/>
              </w:rPr>
            </w:pPr>
            <w:r>
              <w:rPr>
                <w:rFonts w:cstheme="minorHAnsi"/>
                <w:szCs w:val="24"/>
              </w:rPr>
              <w:t>Kashif Umair</w:t>
            </w:r>
            <w:r w:rsidR="001A0AA2" w:rsidRPr="000C0860">
              <w:rPr>
                <w:rFonts w:cstheme="minorHAnsi"/>
                <w:szCs w:val="24"/>
              </w:rPr>
              <w:t xml:space="preserve"> </w:t>
            </w:r>
          </w:p>
        </w:tc>
        <w:tc>
          <w:tcPr>
            <w:tcW w:w="2165" w:type="dxa"/>
          </w:tcPr>
          <w:p w14:paraId="0C0ADCEA" w14:textId="5A06A5DA" w:rsidR="001A0AA2" w:rsidRPr="000C0860" w:rsidRDefault="008A3118" w:rsidP="00B65DD7">
            <w:pPr>
              <w:jc w:val="both"/>
              <w:rPr>
                <w:rFonts w:cstheme="minorHAnsi"/>
                <w:szCs w:val="24"/>
              </w:rPr>
            </w:pPr>
            <w:r>
              <w:rPr>
                <w:rFonts w:cstheme="minorHAnsi"/>
                <w:szCs w:val="24"/>
              </w:rPr>
              <w:t>V1.0</w:t>
            </w:r>
          </w:p>
        </w:tc>
        <w:tc>
          <w:tcPr>
            <w:tcW w:w="2056" w:type="dxa"/>
          </w:tcPr>
          <w:p w14:paraId="17C9AAF1" w14:textId="30637604" w:rsidR="001A0AA2" w:rsidRPr="000C0860" w:rsidRDefault="001735FD" w:rsidP="3F73A1A6">
            <w:pPr>
              <w:jc w:val="both"/>
            </w:pPr>
            <w:r>
              <w:t>20</w:t>
            </w:r>
            <w:r w:rsidR="22E10869" w:rsidRPr="3F73A1A6">
              <w:rPr>
                <w:vertAlign w:val="superscript"/>
              </w:rPr>
              <w:t>th</w:t>
            </w:r>
            <w:r w:rsidR="22E10869" w:rsidRPr="3F73A1A6">
              <w:t xml:space="preserve"> NOV 2024</w:t>
            </w:r>
          </w:p>
        </w:tc>
        <w:tc>
          <w:tcPr>
            <w:tcW w:w="3227" w:type="dxa"/>
          </w:tcPr>
          <w:p w14:paraId="2EAFA04A" w14:textId="0DE7DB67" w:rsidR="001A0AA2" w:rsidRPr="000C0860" w:rsidRDefault="00A4641C" w:rsidP="00B65DD7">
            <w:pPr>
              <w:jc w:val="both"/>
              <w:rPr>
                <w:rFonts w:cstheme="minorHAnsi"/>
                <w:szCs w:val="24"/>
              </w:rPr>
            </w:pPr>
            <w:r>
              <w:rPr>
                <w:rFonts w:cstheme="minorHAnsi"/>
                <w:szCs w:val="24"/>
              </w:rPr>
              <w:t>BSDD</w:t>
            </w:r>
          </w:p>
        </w:tc>
      </w:tr>
      <w:tr w:rsidR="006153D8" w:rsidRPr="000C0860" w14:paraId="389C3663" w14:textId="77777777" w:rsidTr="3F73A1A6">
        <w:trPr>
          <w:trHeight w:val="469"/>
        </w:trPr>
        <w:tc>
          <w:tcPr>
            <w:tcW w:w="2149" w:type="dxa"/>
          </w:tcPr>
          <w:p w14:paraId="57657AEF" w14:textId="5F81EE03" w:rsidR="006153D8" w:rsidRDefault="006153D8" w:rsidP="00B65DD7">
            <w:pPr>
              <w:jc w:val="both"/>
              <w:rPr>
                <w:rFonts w:cstheme="minorHAnsi"/>
                <w:szCs w:val="24"/>
              </w:rPr>
            </w:pPr>
            <w:r>
              <w:rPr>
                <w:rFonts w:cstheme="minorHAnsi"/>
                <w:szCs w:val="24"/>
              </w:rPr>
              <w:t>Kashif Umair</w:t>
            </w:r>
          </w:p>
        </w:tc>
        <w:tc>
          <w:tcPr>
            <w:tcW w:w="2165" w:type="dxa"/>
          </w:tcPr>
          <w:p w14:paraId="6B2A0CC5" w14:textId="7991BBEC" w:rsidR="006153D8" w:rsidRDefault="006153D8" w:rsidP="00B65DD7">
            <w:pPr>
              <w:jc w:val="both"/>
              <w:rPr>
                <w:rFonts w:cstheme="minorHAnsi"/>
                <w:szCs w:val="24"/>
              </w:rPr>
            </w:pPr>
            <w:r>
              <w:rPr>
                <w:rFonts w:cstheme="minorHAnsi"/>
                <w:szCs w:val="24"/>
              </w:rPr>
              <w:t>V2.0</w:t>
            </w:r>
          </w:p>
        </w:tc>
        <w:tc>
          <w:tcPr>
            <w:tcW w:w="2056" w:type="dxa"/>
          </w:tcPr>
          <w:p w14:paraId="4738DBA0" w14:textId="3D711956" w:rsidR="006153D8" w:rsidRDefault="006153D8" w:rsidP="3F73A1A6">
            <w:pPr>
              <w:jc w:val="both"/>
            </w:pPr>
            <w:r>
              <w:t>05</w:t>
            </w:r>
            <w:r w:rsidRPr="006153D8">
              <w:rPr>
                <w:vertAlign w:val="superscript"/>
              </w:rPr>
              <w:t>TH</w:t>
            </w:r>
            <w:r>
              <w:t xml:space="preserve"> JAN 2025</w:t>
            </w:r>
          </w:p>
        </w:tc>
        <w:tc>
          <w:tcPr>
            <w:tcW w:w="3227" w:type="dxa"/>
          </w:tcPr>
          <w:p w14:paraId="6B4E5EEA" w14:textId="6A127719" w:rsidR="003B161D" w:rsidRDefault="006153D8" w:rsidP="00B65DD7">
            <w:pPr>
              <w:jc w:val="both"/>
              <w:rPr>
                <w:rFonts w:cstheme="minorHAnsi"/>
                <w:szCs w:val="24"/>
              </w:rPr>
            </w:pPr>
            <w:r>
              <w:rPr>
                <w:rFonts w:cstheme="minorHAnsi"/>
                <w:szCs w:val="24"/>
              </w:rPr>
              <w:t>BSDD</w:t>
            </w:r>
          </w:p>
        </w:tc>
      </w:tr>
      <w:tr w:rsidR="003B161D" w:rsidRPr="000C0860" w14:paraId="1DB758E7" w14:textId="77777777" w:rsidTr="3F73A1A6">
        <w:trPr>
          <w:trHeight w:val="469"/>
          <w:ins w:id="1" w:author="Farhan Ullah Khan" w:date="2025-02-10T12:35:00Z"/>
        </w:trPr>
        <w:tc>
          <w:tcPr>
            <w:tcW w:w="2149" w:type="dxa"/>
          </w:tcPr>
          <w:p w14:paraId="6C325BE6" w14:textId="0DFFF173" w:rsidR="003B161D" w:rsidDel="003B161D" w:rsidRDefault="0068556A" w:rsidP="00B65DD7">
            <w:pPr>
              <w:jc w:val="both"/>
              <w:rPr>
                <w:del w:id="2" w:author="Farhan Ullah Khan" w:date="2025-02-10T12:38:00Z"/>
                <w:rFonts w:cstheme="minorHAnsi"/>
                <w:szCs w:val="24"/>
              </w:rPr>
            </w:pPr>
            <w:ins w:id="3" w:author="Farhan Ullah Khan" w:date="2025-02-10T12:40:00Z">
              <w:r>
                <w:rPr>
                  <w:rFonts w:cstheme="minorHAnsi"/>
                  <w:szCs w:val="24"/>
                </w:rPr>
                <w:t>Farhan Ullah Khan</w:t>
              </w:r>
            </w:ins>
          </w:p>
          <w:p w14:paraId="3264159B" w14:textId="6DF50FFE" w:rsidR="003B161D" w:rsidRDefault="003B161D" w:rsidP="00B65DD7">
            <w:pPr>
              <w:jc w:val="both"/>
              <w:rPr>
                <w:ins w:id="4" w:author="Farhan Ullah Khan" w:date="2025-02-10T12:35:00Z"/>
                <w:rFonts w:cstheme="minorHAnsi"/>
                <w:szCs w:val="24"/>
              </w:rPr>
            </w:pPr>
          </w:p>
        </w:tc>
        <w:tc>
          <w:tcPr>
            <w:tcW w:w="2165" w:type="dxa"/>
          </w:tcPr>
          <w:p w14:paraId="449D98E6" w14:textId="4FE23777" w:rsidR="003B161D" w:rsidRDefault="0068556A" w:rsidP="00B65DD7">
            <w:pPr>
              <w:jc w:val="both"/>
              <w:rPr>
                <w:ins w:id="5" w:author="Farhan Ullah Khan" w:date="2025-02-10T12:35:00Z"/>
                <w:rFonts w:cstheme="minorHAnsi"/>
                <w:szCs w:val="24"/>
              </w:rPr>
            </w:pPr>
            <w:ins w:id="6" w:author="Farhan Ullah Khan" w:date="2025-02-10T12:40:00Z">
              <w:r>
                <w:rPr>
                  <w:rFonts w:cstheme="minorHAnsi"/>
                  <w:szCs w:val="24"/>
                </w:rPr>
                <w:t>V</w:t>
              </w:r>
            </w:ins>
            <w:ins w:id="7" w:author="Kashif Umair" w:date="2025-02-10T18:01:00Z">
              <w:r w:rsidR="00D0476C">
                <w:rPr>
                  <w:rFonts w:cstheme="minorHAnsi"/>
                  <w:szCs w:val="24"/>
                </w:rPr>
                <w:t>2</w:t>
              </w:r>
            </w:ins>
            <w:ins w:id="8" w:author="Farhan Ullah Khan" w:date="2025-02-10T12:40:00Z">
              <w:del w:id="9" w:author="Kashif Umair" w:date="2025-02-10T18:01:00Z">
                <w:r w:rsidDel="00D0476C">
                  <w:rPr>
                    <w:rFonts w:cstheme="minorHAnsi"/>
                    <w:szCs w:val="24"/>
                  </w:rPr>
                  <w:delText>3</w:delText>
                </w:r>
              </w:del>
              <w:r>
                <w:rPr>
                  <w:rFonts w:cstheme="minorHAnsi"/>
                  <w:szCs w:val="24"/>
                </w:rPr>
                <w:t>.</w:t>
              </w:r>
            </w:ins>
            <w:ins w:id="10" w:author="Kashif Umair" w:date="2025-02-10T18:01:00Z">
              <w:r w:rsidR="00D0476C">
                <w:rPr>
                  <w:rFonts w:cstheme="minorHAnsi"/>
                  <w:szCs w:val="24"/>
                </w:rPr>
                <w:t>1</w:t>
              </w:r>
            </w:ins>
            <w:ins w:id="11" w:author="Farhan Ullah Khan" w:date="2025-02-10T12:40:00Z">
              <w:del w:id="12" w:author="Kashif Umair" w:date="2025-02-10T18:01:00Z">
                <w:r w:rsidDel="00D0476C">
                  <w:rPr>
                    <w:rFonts w:cstheme="minorHAnsi"/>
                    <w:szCs w:val="24"/>
                  </w:rPr>
                  <w:delText>0</w:delText>
                </w:r>
              </w:del>
            </w:ins>
          </w:p>
        </w:tc>
        <w:tc>
          <w:tcPr>
            <w:tcW w:w="2056" w:type="dxa"/>
          </w:tcPr>
          <w:p w14:paraId="6CFF953B" w14:textId="53A7B867" w:rsidR="003B161D" w:rsidRDefault="0068556A" w:rsidP="3F73A1A6">
            <w:pPr>
              <w:jc w:val="both"/>
              <w:rPr>
                <w:ins w:id="13" w:author="Farhan Ullah Khan" w:date="2025-02-10T12:35:00Z"/>
              </w:rPr>
            </w:pPr>
            <w:ins w:id="14" w:author="Farhan Ullah Khan" w:date="2025-02-10T12:40:00Z">
              <w:r>
                <w:t>10</w:t>
              </w:r>
              <w:r w:rsidRPr="0068556A">
                <w:rPr>
                  <w:vertAlign w:val="superscript"/>
                  <w:rPrChange w:id="15" w:author="Farhan Ullah Khan" w:date="2025-02-10T12:40:00Z">
                    <w:rPr/>
                  </w:rPrChange>
                </w:rPr>
                <w:t>th</w:t>
              </w:r>
              <w:r>
                <w:t xml:space="preserve"> FEB 2025</w:t>
              </w:r>
            </w:ins>
          </w:p>
        </w:tc>
        <w:tc>
          <w:tcPr>
            <w:tcW w:w="3227" w:type="dxa"/>
          </w:tcPr>
          <w:p w14:paraId="240CE4EF" w14:textId="253CFFE3" w:rsidR="003B161D" w:rsidRDefault="0068556A" w:rsidP="00B65DD7">
            <w:pPr>
              <w:jc w:val="both"/>
              <w:rPr>
                <w:ins w:id="16" w:author="Farhan Ullah Khan" w:date="2025-02-10T12:35:00Z"/>
                <w:rFonts w:cstheme="minorHAnsi"/>
                <w:szCs w:val="24"/>
              </w:rPr>
            </w:pPr>
            <w:ins w:id="17" w:author="Farhan Ullah Khan" w:date="2025-02-10T12:40:00Z">
              <w:r>
                <w:rPr>
                  <w:rFonts w:cstheme="minorHAnsi"/>
                  <w:szCs w:val="24"/>
                </w:rPr>
                <w:t>BSDD</w:t>
              </w:r>
            </w:ins>
          </w:p>
        </w:tc>
      </w:tr>
      <w:tr w:rsidR="00D0476C" w:rsidRPr="000C0860" w14:paraId="1CB0D15E" w14:textId="77777777" w:rsidTr="3F73A1A6">
        <w:trPr>
          <w:trHeight w:val="469"/>
          <w:ins w:id="18" w:author="Kashif Umair" w:date="2025-02-10T18:00:00Z"/>
        </w:trPr>
        <w:tc>
          <w:tcPr>
            <w:tcW w:w="2149" w:type="dxa"/>
          </w:tcPr>
          <w:p w14:paraId="4DD563F8" w14:textId="50C139AC" w:rsidR="00D0476C" w:rsidRDefault="00D0476C" w:rsidP="00B65DD7">
            <w:pPr>
              <w:jc w:val="both"/>
              <w:rPr>
                <w:ins w:id="19" w:author="Kashif Umair" w:date="2025-02-10T18:00:00Z"/>
                <w:rFonts w:cstheme="minorHAnsi"/>
                <w:szCs w:val="24"/>
              </w:rPr>
            </w:pPr>
            <w:ins w:id="20" w:author="Kashif Umair" w:date="2025-02-10T18:00:00Z">
              <w:r>
                <w:rPr>
                  <w:rFonts w:cstheme="minorHAnsi"/>
                  <w:szCs w:val="24"/>
                </w:rPr>
                <w:t>Kashif Umair</w:t>
              </w:r>
            </w:ins>
          </w:p>
        </w:tc>
        <w:tc>
          <w:tcPr>
            <w:tcW w:w="2165" w:type="dxa"/>
          </w:tcPr>
          <w:p w14:paraId="0E68FD8F" w14:textId="6131B890" w:rsidR="00D0476C" w:rsidRDefault="00D0476C" w:rsidP="00B65DD7">
            <w:pPr>
              <w:jc w:val="both"/>
              <w:rPr>
                <w:ins w:id="21" w:author="Kashif Umair" w:date="2025-02-10T18:00:00Z"/>
                <w:rFonts w:cstheme="minorHAnsi"/>
                <w:szCs w:val="24"/>
              </w:rPr>
            </w:pPr>
            <w:ins w:id="22" w:author="Kashif Umair" w:date="2025-02-10T18:00:00Z">
              <w:r>
                <w:rPr>
                  <w:rFonts w:cstheme="minorHAnsi"/>
                  <w:szCs w:val="24"/>
                </w:rPr>
                <w:t>V2.</w:t>
              </w:r>
            </w:ins>
            <w:ins w:id="23" w:author="Kashif Umair" w:date="2025-02-10T18:01:00Z">
              <w:r>
                <w:rPr>
                  <w:rFonts w:cstheme="minorHAnsi"/>
                  <w:szCs w:val="24"/>
                </w:rPr>
                <w:t>2</w:t>
              </w:r>
            </w:ins>
          </w:p>
        </w:tc>
        <w:tc>
          <w:tcPr>
            <w:tcW w:w="2056" w:type="dxa"/>
          </w:tcPr>
          <w:p w14:paraId="6CD40FF8" w14:textId="36B8146C" w:rsidR="00D0476C" w:rsidRDefault="00D0476C" w:rsidP="3F73A1A6">
            <w:pPr>
              <w:jc w:val="both"/>
              <w:rPr>
                <w:ins w:id="24" w:author="Kashif Umair" w:date="2025-02-10T18:00:00Z"/>
              </w:rPr>
            </w:pPr>
            <w:ins w:id="25" w:author="Kashif Umair" w:date="2025-02-10T18:00:00Z">
              <w:r>
                <w:t>10</w:t>
              </w:r>
              <w:r w:rsidRPr="00D0476C">
                <w:rPr>
                  <w:vertAlign w:val="superscript"/>
                  <w:rPrChange w:id="26" w:author="Kashif Umair" w:date="2025-02-10T18:00:00Z">
                    <w:rPr/>
                  </w:rPrChange>
                </w:rPr>
                <w:t>th</w:t>
              </w:r>
              <w:r>
                <w:t xml:space="preserve"> Feb2025</w:t>
              </w:r>
            </w:ins>
          </w:p>
        </w:tc>
        <w:tc>
          <w:tcPr>
            <w:tcW w:w="3227" w:type="dxa"/>
          </w:tcPr>
          <w:p w14:paraId="1E757FB4" w14:textId="0A9CDE0C" w:rsidR="00D0476C" w:rsidRDefault="00D0476C" w:rsidP="00B65DD7">
            <w:pPr>
              <w:jc w:val="both"/>
              <w:rPr>
                <w:ins w:id="27" w:author="Kashif Umair" w:date="2025-02-10T18:00:00Z"/>
                <w:rFonts w:cstheme="minorHAnsi"/>
                <w:szCs w:val="24"/>
              </w:rPr>
            </w:pPr>
            <w:ins w:id="28" w:author="Kashif Umair" w:date="2025-02-10T18:01:00Z">
              <w:r>
                <w:rPr>
                  <w:rFonts w:cstheme="minorHAnsi"/>
                  <w:szCs w:val="24"/>
                </w:rPr>
                <w:t>Reviewed and updated</w:t>
              </w:r>
            </w:ins>
          </w:p>
        </w:tc>
      </w:tr>
    </w:tbl>
    <w:p w14:paraId="7748BB9A" w14:textId="77777777" w:rsidR="001A0AA2" w:rsidRDefault="001A0AA2">
      <w:r>
        <w:br w:type="page"/>
      </w:r>
    </w:p>
    <w:sdt>
      <w:sdtPr>
        <w:id w:val="-964809999"/>
        <w:docPartObj>
          <w:docPartGallery w:val="Table of Contents"/>
          <w:docPartUnique/>
        </w:docPartObj>
      </w:sdtPr>
      <w:sdtEndPr>
        <w:rPr>
          <w:b/>
          <w:bCs/>
          <w:noProof/>
        </w:rPr>
      </w:sdtEndPr>
      <w:sdtContent>
        <w:p w14:paraId="74847274" w14:textId="6EAFA450" w:rsidR="001A0AA2" w:rsidRPr="001A0AA2" w:rsidRDefault="001A0AA2" w:rsidP="001A0AA2">
          <w:pPr>
            <w:jc w:val="center"/>
            <w:rPr>
              <w:rStyle w:val="TitleChar"/>
            </w:rPr>
          </w:pPr>
          <w:r w:rsidRPr="001A0AA2">
            <w:rPr>
              <w:rStyle w:val="TitleChar"/>
            </w:rPr>
            <w:t>Table of Contents</w:t>
          </w:r>
        </w:p>
        <w:p w14:paraId="39CA7ED8" w14:textId="69F6FBFC" w:rsidR="00D0476C" w:rsidRDefault="001A0AA2">
          <w:pPr>
            <w:pStyle w:val="TOC1"/>
            <w:rPr>
              <w:ins w:id="29" w:author="Kashif Umair" w:date="2025-02-10T18:04:00Z"/>
              <w:rFonts w:cstheme="minorBidi"/>
              <w:kern w:val="2"/>
              <w:szCs w:val="24"/>
              <w14:ligatures w14:val="standardContextual"/>
            </w:rPr>
          </w:pPr>
          <w:r>
            <w:fldChar w:fldCharType="begin"/>
          </w:r>
          <w:r>
            <w:instrText xml:space="preserve"> TOC \o "1-3" \h \z \u </w:instrText>
          </w:r>
          <w:r>
            <w:fldChar w:fldCharType="separate"/>
          </w:r>
          <w:ins w:id="30" w:author="Kashif Umair" w:date="2025-02-10T18:04:00Z">
            <w:r w:rsidR="00D0476C" w:rsidRPr="00035558">
              <w:rPr>
                <w:rStyle w:val="Hyperlink"/>
              </w:rPr>
              <w:fldChar w:fldCharType="begin"/>
            </w:r>
            <w:r w:rsidR="00D0476C" w:rsidRPr="00035558">
              <w:rPr>
                <w:rStyle w:val="Hyperlink"/>
              </w:rPr>
              <w:instrText xml:space="preserve"> </w:instrText>
            </w:r>
            <w:r w:rsidR="00D0476C">
              <w:instrText>HYPERLINK \l "_Toc190103089"</w:instrText>
            </w:r>
            <w:r w:rsidR="00D0476C" w:rsidRPr="00035558">
              <w:rPr>
                <w:rStyle w:val="Hyperlink"/>
              </w:rPr>
              <w:instrText xml:space="preserve"> </w:instrText>
            </w:r>
            <w:r w:rsidR="00D0476C" w:rsidRPr="00035558">
              <w:rPr>
                <w:rStyle w:val="Hyperlink"/>
              </w:rPr>
            </w:r>
            <w:r w:rsidR="00D0476C" w:rsidRPr="00035558">
              <w:rPr>
                <w:rStyle w:val="Hyperlink"/>
              </w:rPr>
              <w:fldChar w:fldCharType="separate"/>
            </w:r>
            <w:r w:rsidR="00D0476C" w:rsidRPr="00035558">
              <w:rPr>
                <w:rStyle w:val="Hyperlink"/>
              </w:rPr>
              <w:t>1.</w:t>
            </w:r>
            <w:r w:rsidR="00D0476C">
              <w:rPr>
                <w:rFonts w:cstheme="minorBidi"/>
                <w:kern w:val="2"/>
                <w:szCs w:val="24"/>
                <w14:ligatures w14:val="standardContextual"/>
              </w:rPr>
              <w:tab/>
            </w:r>
            <w:r w:rsidR="00D0476C" w:rsidRPr="00035558">
              <w:rPr>
                <w:rStyle w:val="Hyperlink"/>
              </w:rPr>
              <w:t>Scope of the Document</w:t>
            </w:r>
            <w:r w:rsidR="00D0476C">
              <w:rPr>
                <w:webHidden/>
              </w:rPr>
              <w:tab/>
            </w:r>
            <w:r w:rsidR="00D0476C">
              <w:rPr>
                <w:webHidden/>
              </w:rPr>
              <w:fldChar w:fldCharType="begin"/>
            </w:r>
            <w:r w:rsidR="00D0476C">
              <w:rPr>
                <w:webHidden/>
              </w:rPr>
              <w:instrText xml:space="preserve"> PAGEREF _Toc190103089 \h </w:instrText>
            </w:r>
          </w:ins>
          <w:r w:rsidR="00D0476C">
            <w:rPr>
              <w:webHidden/>
            </w:rPr>
          </w:r>
          <w:r w:rsidR="00D0476C">
            <w:rPr>
              <w:webHidden/>
            </w:rPr>
            <w:fldChar w:fldCharType="separate"/>
          </w:r>
          <w:ins w:id="31" w:author="Kashif Umair" w:date="2025-02-10T18:04:00Z">
            <w:r w:rsidR="00D0476C">
              <w:rPr>
                <w:webHidden/>
              </w:rPr>
              <w:t>10</w:t>
            </w:r>
            <w:r w:rsidR="00D0476C">
              <w:rPr>
                <w:webHidden/>
              </w:rPr>
              <w:fldChar w:fldCharType="end"/>
            </w:r>
            <w:r w:rsidR="00D0476C" w:rsidRPr="00035558">
              <w:rPr>
                <w:rStyle w:val="Hyperlink"/>
              </w:rPr>
              <w:fldChar w:fldCharType="end"/>
            </w:r>
          </w:ins>
        </w:p>
        <w:p w14:paraId="2870F88A" w14:textId="31896232" w:rsidR="00D0476C" w:rsidRDefault="00D0476C">
          <w:pPr>
            <w:pStyle w:val="TOC1"/>
            <w:rPr>
              <w:ins w:id="32" w:author="Kashif Umair" w:date="2025-02-10T18:04:00Z"/>
              <w:rFonts w:cstheme="minorBidi"/>
              <w:kern w:val="2"/>
              <w:szCs w:val="24"/>
              <w14:ligatures w14:val="standardContextual"/>
            </w:rPr>
          </w:pPr>
          <w:ins w:id="33" w:author="Kashif Umair" w:date="2025-02-10T18:04:00Z">
            <w:r w:rsidRPr="00035558">
              <w:rPr>
                <w:rStyle w:val="Hyperlink"/>
              </w:rPr>
              <w:fldChar w:fldCharType="begin"/>
            </w:r>
            <w:r w:rsidRPr="00035558">
              <w:rPr>
                <w:rStyle w:val="Hyperlink"/>
              </w:rPr>
              <w:instrText xml:space="preserve"> </w:instrText>
            </w:r>
            <w:r>
              <w:instrText>HYPERLINK \l "_Toc190103090"</w:instrText>
            </w:r>
            <w:r w:rsidRPr="00035558">
              <w:rPr>
                <w:rStyle w:val="Hyperlink"/>
              </w:rPr>
              <w:instrText xml:space="preserve"> </w:instrText>
            </w:r>
            <w:r w:rsidRPr="00035558">
              <w:rPr>
                <w:rStyle w:val="Hyperlink"/>
              </w:rPr>
            </w:r>
            <w:r w:rsidRPr="00035558">
              <w:rPr>
                <w:rStyle w:val="Hyperlink"/>
              </w:rPr>
              <w:fldChar w:fldCharType="separate"/>
            </w:r>
            <w:r w:rsidRPr="00035558">
              <w:rPr>
                <w:rStyle w:val="Hyperlink"/>
              </w:rPr>
              <w:t>2.</w:t>
            </w:r>
            <w:r>
              <w:rPr>
                <w:rFonts w:cstheme="minorBidi"/>
                <w:kern w:val="2"/>
                <w:szCs w:val="24"/>
                <w14:ligatures w14:val="standardContextual"/>
              </w:rPr>
              <w:tab/>
            </w:r>
            <w:r w:rsidRPr="00035558">
              <w:rPr>
                <w:rStyle w:val="Hyperlink"/>
              </w:rPr>
              <w:t>Navigation Tips</w:t>
            </w:r>
            <w:r>
              <w:rPr>
                <w:webHidden/>
              </w:rPr>
              <w:tab/>
            </w:r>
            <w:r>
              <w:rPr>
                <w:webHidden/>
              </w:rPr>
              <w:fldChar w:fldCharType="begin"/>
            </w:r>
            <w:r>
              <w:rPr>
                <w:webHidden/>
              </w:rPr>
              <w:instrText xml:space="preserve"> PAGEREF _Toc190103090 \h </w:instrText>
            </w:r>
          </w:ins>
          <w:r>
            <w:rPr>
              <w:webHidden/>
            </w:rPr>
          </w:r>
          <w:r>
            <w:rPr>
              <w:webHidden/>
            </w:rPr>
            <w:fldChar w:fldCharType="separate"/>
          </w:r>
          <w:ins w:id="34" w:author="Kashif Umair" w:date="2025-02-10T18:04:00Z">
            <w:r>
              <w:rPr>
                <w:webHidden/>
              </w:rPr>
              <w:t>10</w:t>
            </w:r>
            <w:r>
              <w:rPr>
                <w:webHidden/>
              </w:rPr>
              <w:fldChar w:fldCharType="end"/>
            </w:r>
            <w:r w:rsidRPr="00035558">
              <w:rPr>
                <w:rStyle w:val="Hyperlink"/>
              </w:rPr>
              <w:fldChar w:fldCharType="end"/>
            </w:r>
          </w:ins>
        </w:p>
        <w:p w14:paraId="10FB9855" w14:textId="52992E7D" w:rsidR="00D0476C" w:rsidRDefault="00D0476C">
          <w:pPr>
            <w:pStyle w:val="TOC1"/>
            <w:rPr>
              <w:ins w:id="35" w:author="Kashif Umair" w:date="2025-02-10T18:04:00Z"/>
              <w:rFonts w:cstheme="minorBidi"/>
              <w:kern w:val="2"/>
              <w:szCs w:val="24"/>
              <w14:ligatures w14:val="standardContextual"/>
            </w:rPr>
          </w:pPr>
          <w:ins w:id="36" w:author="Kashif Umair" w:date="2025-02-10T18:04:00Z">
            <w:r w:rsidRPr="00035558">
              <w:rPr>
                <w:rStyle w:val="Hyperlink"/>
              </w:rPr>
              <w:fldChar w:fldCharType="begin"/>
            </w:r>
            <w:r w:rsidRPr="00035558">
              <w:rPr>
                <w:rStyle w:val="Hyperlink"/>
              </w:rPr>
              <w:instrText xml:space="preserve"> </w:instrText>
            </w:r>
            <w:r>
              <w:instrText>HYPERLINK \l "_Toc190103091"</w:instrText>
            </w:r>
            <w:r w:rsidRPr="00035558">
              <w:rPr>
                <w:rStyle w:val="Hyperlink"/>
              </w:rPr>
              <w:instrText xml:space="preserve"> </w:instrText>
            </w:r>
            <w:r w:rsidRPr="00035558">
              <w:rPr>
                <w:rStyle w:val="Hyperlink"/>
              </w:rPr>
            </w:r>
            <w:r w:rsidRPr="00035558">
              <w:rPr>
                <w:rStyle w:val="Hyperlink"/>
              </w:rPr>
              <w:fldChar w:fldCharType="separate"/>
            </w:r>
            <w:r w:rsidRPr="00035558">
              <w:rPr>
                <w:rStyle w:val="Hyperlink"/>
              </w:rPr>
              <w:t>3.</w:t>
            </w:r>
            <w:r>
              <w:rPr>
                <w:rFonts w:cstheme="minorBidi"/>
                <w:kern w:val="2"/>
                <w:szCs w:val="24"/>
                <w14:ligatures w14:val="standardContextual"/>
              </w:rPr>
              <w:tab/>
            </w:r>
            <w:r w:rsidRPr="00035558">
              <w:rPr>
                <w:rStyle w:val="Hyperlink"/>
              </w:rPr>
              <w:t>Glossary</w:t>
            </w:r>
            <w:r>
              <w:rPr>
                <w:webHidden/>
              </w:rPr>
              <w:tab/>
            </w:r>
            <w:r>
              <w:rPr>
                <w:webHidden/>
              </w:rPr>
              <w:fldChar w:fldCharType="begin"/>
            </w:r>
            <w:r>
              <w:rPr>
                <w:webHidden/>
              </w:rPr>
              <w:instrText xml:space="preserve"> PAGEREF _Toc190103091 \h </w:instrText>
            </w:r>
          </w:ins>
          <w:r>
            <w:rPr>
              <w:webHidden/>
            </w:rPr>
          </w:r>
          <w:r>
            <w:rPr>
              <w:webHidden/>
            </w:rPr>
            <w:fldChar w:fldCharType="separate"/>
          </w:r>
          <w:ins w:id="37" w:author="Kashif Umair" w:date="2025-02-10T18:04:00Z">
            <w:r>
              <w:rPr>
                <w:webHidden/>
              </w:rPr>
              <w:t>11</w:t>
            </w:r>
            <w:r>
              <w:rPr>
                <w:webHidden/>
              </w:rPr>
              <w:fldChar w:fldCharType="end"/>
            </w:r>
            <w:r w:rsidRPr="00035558">
              <w:rPr>
                <w:rStyle w:val="Hyperlink"/>
              </w:rPr>
              <w:fldChar w:fldCharType="end"/>
            </w:r>
          </w:ins>
        </w:p>
        <w:p w14:paraId="1F0FB253" w14:textId="77544E4D" w:rsidR="00D0476C" w:rsidRDefault="00D0476C">
          <w:pPr>
            <w:pStyle w:val="TOC1"/>
            <w:rPr>
              <w:ins w:id="38" w:author="Kashif Umair" w:date="2025-02-10T18:04:00Z"/>
              <w:rFonts w:cstheme="minorBidi"/>
              <w:kern w:val="2"/>
              <w:szCs w:val="24"/>
              <w14:ligatures w14:val="standardContextual"/>
            </w:rPr>
          </w:pPr>
          <w:ins w:id="39" w:author="Kashif Umair" w:date="2025-02-10T18:04:00Z">
            <w:r w:rsidRPr="00035558">
              <w:rPr>
                <w:rStyle w:val="Hyperlink"/>
              </w:rPr>
              <w:fldChar w:fldCharType="begin"/>
            </w:r>
            <w:r w:rsidRPr="00035558">
              <w:rPr>
                <w:rStyle w:val="Hyperlink"/>
              </w:rPr>
              <w:instrText xml:space="preserve"> </w:instrText>
            </w:r>
            <w:r>
              <w:instrText>HYPERLINK \l "_Toc190103092"</w:instrText>
            </w:r>
            <w:r w:rsidRPr="00035558">
              <w:rPr>
                <w:rStyle w:val="Hyperlink"/>
              </w:rPr>
              <w:instrText xml:space="preserve"> </w:instrText>
            </w:r>
            <w:r w:rsidRPr="00035558">
              <w:rPr>
                <w:rStyle w:val="Hyperlink"/>
              </w:rPr>
            </w:r>
            <w:r w:rsidRPr="00035558">
              <w:rPr>
                <w:rStyle w:val="Hyperlink"/>
              </w:rPr>
              <w:fldChar w:fldCharType="separate"/>
            </w:r>
            <w:r w:rsidRPr="00035558">
              <w:rPr>
                <w:rStyle w:val="Hyperlink"/>
              </w:rPr>
              <w:t>4.</w:t>
            </w:r>
            <w:r>
              <w:rPr>
                <w:rFonts w:cstheme="minorBidi"/>
                <w:kern w:val="2"/>
                <w:szCs w:val="24"/>
                <w14:ligatures w14:val="standardContextual"/>
              </w:rPr>
              <w:tab/>
            </w:r>
            <w:r w:rsidRPr="00035558">
              <w:rPr>
                <w:rStyle w:val="Hyperlink"/>
              </w:rPr>
              <w:t>Agreed LMS process functionalities</w:t>
            </w:r>
            <w:r>
              <w:rPr>
                <w:webHidden/>
              </w:rPr>
              <w:tab/>
            </w:r>
            <w:r>
              <w:rPr>
                <w:webHidden/>
              </w:rPr>
              <w:fldChar w:fldCharType="begin"/>
            </w:r>
            <w:r>
              <w:rPr>
                <w:webHidden/>
              </w:rPr>
              <w:instrText xml:space="preserve"> PAGEREF _Toc190103092 \h </w:instrText>
            </w:r>
          </w:ins>
          <w:r>
            <w:rPr>
              <w:webHidden/>
            </w:rPr>
          </w:r>
          <w:r>
            <w:rPr>
              <w:webHidden/>
            </w:rPr>
            <w:fldChar w:fldCharType="separate"/>
          </w:r>
          <w:ins w:id="40" w:author="Kashif Umair" w:date="2025-02-10T18:04:00Z">
            <w:r>
              <w:rPr>
                <w:webHidden/>
              </w:rPr>
              <w:t>11</w:t>
            </w:r>
            <w:r>
              <w:rPr>
                <w:webHidden/>
              </w:rPr>
              <w:fldChar w:fldCharType="end"/>
            </w:r>
            <w:r w:rsidRPr="00035558">
              <w:rPr>
                <w:rStyle w:val="Hyperlink"/>
              </w:rPr>
              <w:fldChar w:fldCharType="end"/>
            </w:r>
          </w:ins>
        </w:p>
        <w:p w14:paraId="3838CB88" w14:textId="622918F3" w:rsidR="00D0476C" w:rsidRDefault="00D0476C">
          <w:pPr>
            <w:pStyle w:val="TOC2"/>
            <w:tabs>
              <w:tab w:val="left" w:pos="880"/>
              <w:tab w:val="right" w:leader="dot" w:pos="9016"/>
            </w:tabs>
            <w:rPr>
              <w:ins w:id="41" w:author="Kashif Umair" w:date="2025-02-10T18:04:00Z"/>
              <w:rFonts w:cstheme="minorBidi"/>
              <w:noProof/>
              <w:kern w:val="2"/>
              <w:szCs w:val="24"/>
              <w14:ligatures w14:val="standardContextual"/>
            </w:rPr>
          </w:pPr>
          <w:ins w:id="42" w:author="Kashif Umair" w:date="2025-02-10T18:04:00Z">
            <w:r w:rsidRPr="00035558">
              <w:rPr>
                <w:rStyle w:val="Hyperlink"/>
                <w:noProof/>
              </w:rPr>
              <w:fldChar w:fldCharType="begin"/>
            </w:r>
            <w:r w:rsidRPr="00035558">
              <w:rPr>
                <w:rStyle w:val="Hyperlink"/>
                <w:noProof/>
              </w:rPr>
              <w:instrText xml:space="preserve"> </w:instrText>
            </w:r>
            <w:r>
              <w:rPr>
                <w:noProof/>
              </w:rPr>
              <w:instrText>HYPERLINK \l "_Toc190103093"</w:instrText>
            </w:r>
            <w:r w:rsidRPr="00035558">
              <w:rPr>
                <w:rStyle w:val="Hyperlink"/>
                <w:noProof/>
              </w:rPr>
              <w:instrText xml:space="preserve"> </w:instrText>
            </w:r>
            <w:r w:rsidRPr="00035558">
              <w:rPr>
                <w:rStyle w:val="Hyperlink"/>
                <w:noProof/>
              </w:rPr>
            </w:r>
            <w:r w:rsidRPr="00035558">
              <w:rPr>
                <w:rStyle w:val="Hyperlink"/>
                <w:noProof/>
              </w:rPr>
              <w:fldChar w:fldCharType="separate"/>
            </w:r>
            <w:r w:rsidRPr="00035558">
              <w:rPr>
                <w:rStyle w:val="Hyperlink"/>
                <w:noProof/>
              </w:rPr>
              <w:t>4.1</w:t>
            </w:r>
            <w:r>
              <w:rPr>
                <w:rFonts w:cstheme="minorBidi"/>
                <w:noProof/>
                <w:kern w:val="2"/>
                <w:szCs w:val="24"/>
                <w14:ligatures w14:val="standardContextual"/>
              </w:rPr>
              <w:tab/>
            </w:r>
            <w:r w:rsidRPr="00035558">
              <w:rPr>
                <w:rStyle w:val="Hyperlink"/>
                <w:noProof/>
              </w:rPr>
              <w:t>Step 1: Offer Acceptance:</w:t>
            </w:r>
            <w:r>
              <w:rPr>
                <w:noProof/>
                <w:webHidden/>
              </w:rPr>
              <w:tab/>
            </w:r>
            <w:r>
              <w:rPr>
                <w:noProof/>
                <w:webHidden/>
              </w:rPr>
              <w:fldChar w:fldCharType="begin"/>
            </w:r>
            <w:r>
              <w:rPr>
                <w:noProof/>
                <w:webHidden/>
              </w:rPr>
              <w:instrText xml:space="preserve"> PAGEREF _Toc190103093 \h </w:instrText>
            </w:r>
          </w:ins>
          <w:r>
            <w:rPr>
              <w:noProof/>
              <w:webHidden/>
            </w:rPr>
          </w:r>
          <w:r>
            <w:rPr>
              <w:noProof/>
              <w:webHidden/>
            </w:rPr>
            <w:fldChar w:fldCharType="separate"/>
          </w:r>
          <w:ins w:id="43" w:author="Kashif Umair" w:date="2025-02-10T18:04:00Z">
            <w:r>
              <w:rPr>
                <w:noProof/>
                <w:webHidden/>
              </w:rPr>
              <w:t>11</w:t>
            </w:r>
            <w:r>
              <w:rPr>
                <w:noProof/>
                <w:webHidden/>
              </w:rPr>
              <w:fldChar w:fldCharType="end"/>
            </w:r>
            <w:r w:rsidRPr="00035558">
              <w:rPr>
                <w:rStyle w:val="Hyperlink"/>
                <w:noProof/>
              </w:rPr>
              <w:fldChar w:fldCharType="end"/>
            </w:r>
          </w:ins>
        </w:p>
        <w:p w14:paraId="75E4EEC7" w14:textId="1544904C" w:rsidR="00D0476C" w:rsidRDefault="00D0476C">
          <w:pPr>
            <w:pStyle w:val="TOC2"/>
            <w:tabs>
              <w:tab w:val="left" w:pos="880"/>
              <w:tab w:val="right" w:leader="dot" w:pos="9016"/>
            </w:tabs>
            <w:rPr>
              <w:ins w:id="44" w:author="Kashif Umair" w:date="2025-02-10T18:04:00Z"/>
              <w:rFonts w:cstheme="minorBidi"/>
              <w:noProof/>
              <w:kern w:val="2"/>
              <w:szCs w:val="24"/>
              <w14:ligatures w14:val="standardContextual"/>
            </w:rPr>
          </w:pPr>
          <w:ins w:id="45" w:author="Kashif Umair" w:date="2025-02-10T18:04:00Z">
            <w:r w:rsidRPr="00035558">
              <w:rPr>
                <w:rStyle w:val="Hyperlink"/>
                <w:noProof/>
              </w:rPr>
              <w:fldChar w:fldCharType="begin"/>
            </w:r>
            <w:r w:rsidRPr="00035558">
              <w:rPr>
                <w:rStyle w:val="Hyperlink"/>
                <w:noProof/>
              </w:rPr>
              <w:instrText xml:space="preserve"> </w:instrText>
            </w:r>
            <w:r>
              <w:rPr>
                <w:noProof/>
              </w:rPr>
              <w:instrText>HYPERLINK \l "_Toc190103094"</w:instrText>
            </w:r>
            <w:r w:rsidRPr="00035558">
              <w:rPr>
                <w:rStyle w:val="Hyperlink"/>
                <w:noProof/>
              </w:rPr>
              <w:instrText xml:space="preserve"> </w:instrText>
            </w:r>
            <w:r w:rsidRPr="00035558">
              <w:rPr>
                <w:rStyle w:val="Hyperlink"/>
                <w:noProof/>
              </w:rPr>
            </w:r>
            <w:r w:rsidRPr="00035558">
              <w:rPr>
                <w:rStyle w:val="Hyperlink"/>
                <w:noProof/>
              </w:rPr>
              <w:fldChar w:fldCharType="separate"/>
            </w:r>
            <w:r w:rsidRPr="00035558">
              <w:rPr>
                <w:rStyle w:val="Hyperlink"/>
                <w:noProof/>
              </w:rPr>
              <w:t>4.2</w:t>
            </w:r>
            <w:r>
              <w:rPr>
                <w:rFonts w:cstheme="minorBidi"/>
                <w:noProof/>
                <w:kern w:val="2"/>
                <w:szCs w:val="24"/>
                <w14:ligatures w14:val="standardContextual"/>
              </w:rPr>
              <w:tab/>
            </w:r>
            <w:r w:rsidRPr="00035558">
              <w:rPr>
                <w:rStyle w:val="Hyperlink"/>
                <w:noProof/>
              </w:rPr>
              <w:t>Step 2: Credit Admin Function (LOS)</w:t>
            </w:r>
            <w:r>
              <w:rPr>
                <w:noProof/>
                <w:webHidden/>
              </w:rPr>
              <w:tab/>
            </w:r>
            <w:r>
              <w:rPr>
                <w:noProof/>
                <w:webHidden/>
              </w:rPr>
              <w:fldChar w:fldCharType="begin"/>
            </w:r>
            <w:r>
              <w:rPr>
                <w:noProof/>
                <w:webHidden/>
              </w:rPr>
              <w:instrText xml:space="preserve"> PAGEREF _Toc190103094 \h </w:instrText>
            </w:r>
          </w:ins>
          <w:r>
            <w:rPr>
              <w:noProof/>
              <w:webHidden/>
            </w:rPr>
          </w:r>
          <w:r>
            <w:rPr>
              <w:noProof/>
              <w:webHidden/>
            </w:rPr>
            <w:fldChar w:fldCharType="separate"/>
          </w:r>
          <w:ins w:id="46" w:author="Kashif Umair" w:date="2025-02-10T18:04:00Z">
            <w:r>
              <w:rPr>
                <w:noProof/>
                <w:webHidden/>
              </w:rPr>
              <w:t>11</w:t>
            </w:r>
            <w:r>
              <w:rPr>
                <w:noProof/>
                <w:webHidden/>
              </w:rPr>
              <w:fldChar w:fldCharType="end"/>
            </w:r>
            <w:r w:rsidRPr="00035558">
              <w:rPr>
                <w:rStyle w:val="Hyperlink"/>
                <w:noProof/>
              </w:rPr>
              <w:fldChar w:fldCharType="end"/>
            </w:r>
          </w:ins>
        </w:p>
        <w:p w14:paraId="6AA94858" w14:textId="783C6764" w:rsidR="00D0476C" w:rsidRDefault="00D0476C">
          <w:pPr>
            <w:pStyle w:val="TOC2"/>
            <w:tabs>
              <w:tab w:val="left" w:pos="880"/>
              <w:tab w:val="right" w:leader="dot" w:pos="9016"/>
            </w:tabs>
            <w:rPr>
              <w:ins w:id="47" w:author="Kashif Umair" w:date="2025-02-10T18:04:00Z"/>
              <w:rFonts w:cstheme="minorBidi"/>
              <w:noProof/>
              <w:kern w:val="2"/>
              <w:szCs w:val="24"/>
              <w14:ligatures w14:val="standardContextual"/>
            </w:rPr>
          </w:pPr>
          <w:ins w:id="48" w:author="Kashif Umair" w:date="2025-02-10T18:04:00Z">
            <w:r w:rsidRPr="00035558">
              <w:rPr>
                <w:rStyle w:val="Hyperlink"/>
                <w:noProof/>
              </w:rPr>
              <w:fldChar w:fldCharType="begin"/>
            </w:r>
            <w:r w:rsidRPr="00035558">
              <w:rPr>
                <w:rStyle w:val="Hyperlink"/>
                <w:noProof/>
              </w:rPr>
              <w:instrText xml:space="preserve"> </w:instrText>
            </w:r>
            <w:r>
              <w:rPr>
                <w:noProof/>
              </w:rPr>
              <w:instrText>HYPERLINK \l "_Toc190103095"</w:instrText>
            </w:r>
            <w:r w:rsidRPr="00035558">
              <w:rPr>
                <w:rStyle w:val="Hyperlink"/>
                <w:noProof/>
              </w:rPr>
              <w:instrText xml:space="preserve"> </w:instrText>
            </w:r>
            <w:r w:rsidRPr="00035558">
              <w:rPr>
                <w:rStyle w:val="Hyperlink"/>
                <w:noProof/>
              </w:rPr>
            </w:r>
            <w:r w:rsidRPr="00035558">
              <w:rPr>
                <w:rStyle w:val="Hyperlink"/>
                <w:noProof/>
              </w:rPr>
              <w:fldChar w:fldCharType="separate"/>
            </w:r>
            <w:r w:rsidRPr="00035558">
              <w:rPr>
                <w:rStyle w:val="Hyperlink"/>
                <w:noProof/>
              </w:rPr>
              <w:t>4.3</w:t>
            </w:r>
            <w:r>
              <w:rPr>
                <w:rFonts w:cstheme="minorBidi"/>
                <w:noProof/>
                <w:kern w:val="2"/>
                <w:szCs w:val="24"/>
                <w14:ligatures w14:val="standardContextual"/>
              </w:rPr>
              <w:tab/>
            </w:r>
            <w:r w:rsidRPr="00035558">
              <w:rPr>
                <w:rStyle w:val="Hyperlink"/>
                <w:noProof/>
              </w:rPr>
              <w:t>Step 3: Contract Stage:</w:t>
            </w:r>
            <w:r>
              <w:rPr>
                <w:noProof/>
                <w:webHidden/>
              </w:rPr>
              <w:tab/>
            </w:r>
            <w:r>
              <w:rPr>
                <w:noProof/>
                <w:webHidden/>
              </w:rPr>
              <w:fldChar w:fldCharType="begin"/>
            </w:r>
            <w:r>
              <w:rPr>
                <w:noProof/>
                <w:webHidden/>
              </w:rPr>
              <w:instrText xml:space="preserve"> PAGEREF _Toc190103095 \h </w:instrText>
            </w:r>
          </w:ins>
          <w:r>
            <w:rPr>
              <w:noProof/>
              <w:webHidden/>
            </w:rPr>
          </w:r>
          <w:r>
            <w:rPr>
              <w:noProof/>
              <w:webHidden/>
            </w:rPr>
            <w:fldChar w:fldCharType="separate"/>
          </w:r>
          <w:ins w:id="49" w:author="Kashif Umair" w:date="2025-02-10T18:04:00Z">
            <w:r>
              <w:rPr>
                <w:noProof/>
                <w:webHidden/>
              </w:rPr>
              <w:t>12</w:t>
            </w:r>
            <w:r>
              <w:rPr>
                <w:noProof/>
                <w:webHidden/>
              </w:rPr>
              <w:fldChar w:fldCharType="end"/>
            </w:r>
            <w:r w:rsidRPr="00035558">
              <w:rPr>
                <w:rStyle w:val="Hyperlink"/>
                <w:noProof/>
              </w:rPr>
              <w:fldChar w:fldCharType="end"/>
            </w:r>
          </w:ins>
        </w:p>
        <w:p w14:paraId="7B494224" w14:textId="14FA2328" w:rsidR="00D0476C" w:rsidRDefault="00D0476C">
          <w:pPr>
            <w:pStyle w:val="TOC2"/>
            <w:tabs>
              <w:tab w:val="left" w:pos="880"/>
              <w:tab w:val="right" w:leader="dot" w:pos="9016"/>
            </w:tabs>
            <w:rPr>
              <w:ins w:id="50" w:author="Kashif Umair" w:date="2025-02-10T18:04:00Z"/>
              <w:rFonts w:cstheme="minorBidi"/>
              <w:noProof/>
              <w:kern w:val="2"/>
              <w:szCs w:val="24"/>
              <w14:ligatures w14:val="standardContextual"/>
            </w:rPr>
          </w:pPr>
          <w:ins w:id="51" w:author="Kashif Umair" w:date="2025-02-10T18:04:00Z">
            <w:r w:rsidRPr="00035558">
              <w:rPr>
                <w:rStyle w:val="Hyperlink"/>
                <w:noProof/>
              </w:rPr>
              <w:fldChar w:fldCharType="begin"/>
            </w:r>
            <w:r w:rsidRPr="00035558">
              <w:rPr>
                <w:rStyle w:val="Hyperlink"/>
                <w:noProof/>
              </w:rPr>
              <w:instrText xml:space="preserve"> </w:instrText>
            </w:r>
            <w:r>
              <w:rPr>
                <w:noProof/>
              </w:rPr>
              <w:instrText>HYPERLINK \l "_Toc190103096"</w:instrText>
            </w:r>
            <w:r w:rsidRPr="00035558">
              <w:rPr>
                <w:rStyle w:val="Hyperlink"/>
                <w:noProof/>
              </w:rPr>
              <w:instrText xml:space="preserve"> </w:instrText>
            </w:r>
            <w:r w:rsidRPr="00035558">
              <w:rPr>
                <w:rStyle w:val="Hyperlink"/>
                <w:noProof/>
              </w:rPr>
            </w:r>
            <w:r w:rsidRPr="00035558">
              <w:rPr>
                <w:rStyle w:val="Hyperlink"/>
                <w:noProof/>
              </w:rPr>
              <w:fldChar w:fldCharType="separate"/>
            </w:r>
            <w:r w:rsidRPr="00035558">
              <w:rPr>
                <w:rStyle w:val="Hyperlink"/>
                <w:noProof/>
              </w:rPr>
              <w:t>4.4</w:t>
            </w:r>
            <w:r>
              <w:rPr>
                <w:rFonts w:cstheme="minorBidi"/>
                <w:noProof/>
                <w:kern w:val="2"/>
                <w:szCs w:val="24"/>
                <w14:ligatures w14:val="standardContextual"/>
              </w:rPr>
              <w:tab/>
            </w:r>
            <w:r w:rsidRPr="00035558">
              <w:rPr>
                <w:rStyle w:val="Hyperlink"/>
                <w:noProof/>
              </w:rPr>
              <w:t>Step 4: Promissory Note Stage:</w:t>
            </w:r>
            <w:r>
              <w:rPr>
                <w:noProof/>
                <w:webHidden/>
              </w:rPr>
              <w:tab/>
            </w:r>
            <w:r>
              <w:rPr>
                <w:noProof/>
                <w:webHidden/>
              </w:rPr>
              <w:fldChar w:fldCharType="begin"/>
            </w:r>
            <w:r>
              <w:rPr>
                <w:noProof/>
                <w:webHidden/>
              </w:rPr>
              <w:instrText xml:space="preserve"> PAGEREF _Toc190103096 \h </w:instrText>
            </w:r>
          </w:ins>
          <w:r>
            <w:rPr>
              <w:noProof/>
              <w:webHidden/>
            </w:rPr>
          </w:r>
          <w:r>
            <w:rPr>
              <w:noProof/>
              <w:webHidden/>
            </w:rPr>
            <w:fldChar w:fldCharType="separate"/>
          </w:r>
          <w:ins w:id="52" w:author="Kashif Umair" w:date="2025-02-10T18:04:00Z">
            <w:r>
              <w:rPr>
                <w:noProof/>
                <w:webHidden/>
              </w:rPr>
              <w:t>12</w:t>
            </w:r>
            <w:r>
              <w:rPr>
                <w:noProof/>
                <w:webHidden/>
              </w:rPr>
              <w:fldChar w:fldCharType="end"/>
            </w:r>
            <w:r w:rsidRPr="00035558">
              <w:rPr>
                <w:rStyle w:val="Hyperlink"/>
                <w:noProof/>
              </w:rPr>
              <w:fldChar w:fldCharType="end"/>
            </w:r>
          </w:ins>
        </w:p>
        <w:p w14:paraId="447B47AE" w14:textId="51778755" w:rsidR="00D0476C" w:rsidRDefault="00D0476C">
          <w:pPr>
            <w:pStyle w:val="TOC2"/>
            <w:tabs>
              <w:tab w:val="left" w:pos="880"/>
              <w:tab w:val="right" w:leader="dot" w:pos="9016"/>
            </w:tabs>
            <w:rPr>
              <w:ins w:id="53" w:author="Kashif Umair" w:date="2025-02-10T18:04:00Z"/>
              <w:rFonts w:cstheme="minorBidi"/>
              <w:noProof/>
              <w:kern w:val="2"/>
              <w:szCs w:val="24"/>
              <w14:ligatures w14:val="standardContextual"/>
            </w:rPr>
          </w:pPr>
          <w:ins w:id="54" w:author="Kashif Umair" w:date="2025-02-10T18:04:00Z">
            <w:r w:rsidRPr="00035558">
              <w:rPr>
                <w:rStyle w:val="Hyperlink"/>
                <w:noProof/>
              </w:rPr>
              <w:fldChar w:fldCharType="begin"/>
            </w:r>
            <w:r w:rsidRPr="00035558">
              <w:rPr>
                <w:rStyle w:val="Hyperlink"/>
                <w:noProof/>
              </w:rPr>
              <w:instrText xml:space="preserve"> </w:instrText>
            </w:r>
            <w:r>
              <w:rPr>
                <w:noProof/>
              </w:rPr>
              <w:instrText>HYPERLINK \l "_Toc190103097"</w:instrText>
            </w:r>
            <w:r w:rsidRPr="00035558">
              <w:rPr>
                <w:rStyle w:val="Hyperlink"/>
                <w:noProof/>
              </w:rPr>
              <w:instrText xml:space="preserve"> </w:instrText>
            </w:r>
            <w:r w:rsidRPr="00035558">
              <w:rPr>
                <w:rStyle w:val="Hyperlink"/>
                <w:noProof/>
              </w:rPr>
            </w:r>
            <w:r w:rsidRPr="00035558">
              <w:rPr>
                <w:rStyle w:val="Hyperlink"/>
                <w:noProof/>
              </w:rPr>
              <w:fldChar w:fldCharType="separate"/>
            </w:r>
            <w:r w:rsidRPr="00035558">
              <w:rPr>
                <w:rStyle w:val="Hyperlink"/>
                <w:noProof/>
              </w:rPr>
              <w:t>4.5</w:t>
            </w:r>
            <w:r>
              <w:rPr>
                <w:rFonts w:cstheme="minorBidi"/>
                <w:noProof/>
                <w:kern w:val="2"/>
                <w:szCs w:val="24"/>
                <w14:ligatures w14:val="standardContextual"/>
              </w:rPr>
              <w:tab/>
            </w:r>
            <w:r w:rsidRPr="00035558">
              <w:rPr>
                <w:rStyle w:val="Hyperlink"/>
                <w:noProof/>
              </w:rPr>
              <w:t>Step 5: IVR Authentication:</w:t>
            </w:r>
            <w:r>
              <w:rPr>
                <w:noProof/>
                <w:webHidden/>
              </w:rPr>
              <w:tab/>
            </w:r>
            <w:r>
              <w:rPr>
                <w:noProof/>
                <w:webHidden/>
              </w:rPr>
              <w:fldChar w:fldCharType="begin"/>
            </w:r>
            <w:r>
              <w:rPr>
                <w:noProof/>
                <w:webHidden/>
              </w:rPr>
              <w:instrText xml:space="preserve"> PAGEREF _Toc190103097 \h </w:instrText>
            </w:r>
          </w:ins>
          <w:r>
            <w:rPr>
              <w:noProof/>
              <w:webHidden/>
            </w:rPr>
          </w:r>
          <w:r>
            <w:rPr>
              <w:noProof/>
              <w:webHidden/>
            </w:rPr>
            <w:fldChar w:fldCharType="separate"/>
          </w:r>
          <w:ins w:id="55" w:author="Kashif Umair" w:date="2025-02-10T18:04:00Z">
            <w:r>
              <w:rPr>
                <w:noProof/>
                <w:webHidden/>
              </w:rPr>
              <w:t>12</w:t>
            </w:r>
            <w:r>
              <w:rPr>
                <w:noProof/>
                <w:webHidden/>
              </w:rPr>
              <w:fldChar w:fldCharType="end"/>
            </w:r>
            <w:r w:rsidRPr="00035558">
              <w:rPr>
                <w:rStyle w:val="Hyperlink"/>
                <w:noProof/>
              </w:rPr>
              <w:fldChar w:fldCharType="end"/>
            </w:r>
          </w:ins>
        </w:p>
        <w:p w14:paraId="4879A791" w14:textId="4A85988E" w:rsidR="00D0476C" w:rsidRDefault="00D0476C">
          <w:pPr>
            <w:pStyle w:val="TOC2"/>
            <w:tabs>
              <w:tab w:val="left" w:pos="880"/>
              <w:tab w:val="right" w:leader="dot" w:pos="9016"/>
            </w:tabs>
            <w:rPr>
              <w:ins w:id="56" w:author="Kashif Umair" w:date="2025-02-10T18:04:00Z"/>
              <w:rFonts w:cstheme="minorBidi"/>
              <w:noProof/>
              <w:kern w:val="2"/>
              <w:szCs w:val="24"/>
              <w14:ligatures w14:val="standardContextual"/>
            </w:rPr>
          </w:pPr>
          <w:ins w:id="57" w:author="Kashif Umair" w:date="2025-02-10T18:04:00Z">
            <w:r w:rsidRPr="00035558">
              <w:rPr>
                <w:rStyle w:val="Hyperlink"/>
                <w:noProof/>
              </w:rPr>
              <w:fldChar w:fldCharType="begin"/>
            </w:r>
            <w:r w:rsidRPr="00035558">
              <w:rPr>
                <w:rStyle w:val="Hyperlink"/>
                <w:noProof/>
              </w:rPr>
              <w:instrText xml:space="preserve"> </w:instrText>
            </w:r>
            <w:r>
              <w:rPr>
                <w:noProof/>
              </w:rPr>
              <w:instrText>HYPERLINK \l "_Toc190103098"</w:instrText>
            </w:r>
            <w:r w:rsidRPr="00035558">
              <w:rPr>
                <w:rStyle w:val="Hyperlink"/>
                <w:noProof/>
              </w:rPr>
              <w:instrText xml:space="preserve"> </w:instrText>
            </w:r>
            <w:r w:rsidRPr="00035558">
              <w:rPr>
                <w:rStyle w:val="Hyperlink"/>
                <w:noProof/>
              </w:rPr>
            </w:r>
            <w:r w:rsidRPr="00035558">
              <w:rPr>
                <w:rStyle w:val="Hyperlink"/>
                <w:noProof/>
              </w:rPr>
              <w:fldChar w:fldCharType="separate"/>
            </w:r>
            <w:r w:rsidRPr="00035558">
              <w:rPr>
                <w:rStyle w:val="Hyperlink"/>
                <w:noProof/>
              </w:rPr>
              <w:t>4.6</w:t>
            </w:r>
            <w:r>
              <w:rPr>
                <w:rFonts w:cstheme="minorBidi"/>
                <w:noProof/>
                <w:kern w:val="2"/>
                <w:szCs w:val="24"/>
                <w14:ligatures w14:val="standardContextual"/>
              </w:rPr>
              <w:tab/>
            </w:r>
            <w:r w:rsidRPr="00035558">
              <w:rPr>
                <w:rStyle w:val="Hyperlink"/>
                <w:noProof/>
              </w:rPr>
              <w:t>Step 6: Transact GL Entries:</w:t>
            </w:r>
            <w:r>
              <w:rPr>
                <w:noProof/>
                <w:webHidden/>
              </w:rPr>
              <w:tab/>
            </w:r>
            <w:r>
              <w:rPr>
                <w:noProof/>
                <w:webHidden/>
              </w:rPr>
              <w:fldChar w:fldCharType="begin"/>
            </w:r>
            <w:r>
              <w:rPr>
                <w:noProof/>
                <w:webHidden/>
              </w:rPr>
              <w:instrText xml:space="preserve"> PAGEREF _Toc190103098 \h </w:instrText>
            </w:r>
          </w:ins>
          <w:r>
            <w:rPr>
              <w:noProof/>
              <w:webHidden/>
            </w:rPr>
          </w:r>
          <w:r>
            <w:rPr>
              <w:noProof/>
              <w:webHidden/>
            </w:rPr>
            <w:fldChar w:fldCharType="separate"/>
          </w:r>
          <w:ins w:id="58" w:author="Kashif Umair" w:date="2025-02-10T18:04:00Z">
            <w:r>
              <w:rPr>
                <w:noProof/>
                <w:webHidden/>
              </w:rPr>
              <w:t>12</w:t>
            </w:r>
            <w:r>
              <w:rPr>
                <w:noProof/>
                <w:webHidden/>
              </w:rPr>
              <w:fldChar w:fldCharType="end"/>
            </w:r>
            <w:r w:rsidRPr="00035558">
              <w:rPr>
                <w:rStyle w:val="Hyperlink"/>
                <w:noProof/>
              </w:rPr>
              <w:fldChar w:fldCharType="end"/>
            </w:r>
          </w:ins>
        </w:p>
        <w:p w14:paraId="7E1E38D8" w14:textId="5939D283" w:rsidR="00D0476C" w:rsidRDefault="00D0476C">
          <w:pPr>
            <w:pStyle w:val="TOC2"/>
            <w:tabs>
              <w:tab w:val="left" w:pos="880"/>
              <w:tab w:val="right" w:leader="dot" w:pos="9016"/>
            </w:tabs>
            <w:rPr>
              <w:ins w:id="59" w:author="Kashif Umair" w:date="2025-02-10T18:04:00Z"/>
              <w:rFonts w:cstheme="minorBidi"/>
              <w:noProof/>
              <w:kern w:val="2"/>
              <w:szCs w:val="24"/>
              <w14:ligatures w14:val="standardContextual"/>
            </w:rPr>
          </w:pPr>
          <w:ins w:id="60" w:author="Kashif Umair" w:date="2025-02-10T18:04:00Z">
            <w:r w:rsidRPr="00035558">
              <w:rPr>
                <w:rStyle w:val="Hyperlink"/>
                <w:noProof/>
              </w:rPr>
              <w:fldChar w:fldCharType="begin"/>
            </w:r>
            <w:r w:rsidRPr="00035558">
              <w:rPr>
                <w:rStyle w:val="Hyperlink"/>
                <w:noProof/>
              </w:rPr>
              <w:instrText xml:space="preserve"> </w:instrText>
            </w:r>
            <w:r>
              <w:rPr>
                <w:noProof/>
              </w:rPr>
              <w:instrText>HYPERLINK \l "_Toc190103099"</w:instrText>
            </w:r>
            <w:r w:rsidRPr="00035558">
              <w:rPr>
                <w:rStyle w:val="Hyperlink"/>
                <w:noProof/>
              </w:rPr>
              <w:instrText xml:space="preserve"> </w:instrText>
            </w:r>
            <w:r w:rsidRPr="00035558">
              <w:rPr>
                <w:rStyle w:val="Hyperlink"/>
                <w:noProof/>
              </w:rPr>
            </w:r>
            <w:r w:rsidRPr="00035558">
              <w:rPr>
                <w:rStyle w:val="Hyperlink"/>
                <w:noProof/>
              </w:rPr>
              <w:fldChar w:fldCharType="separate"/>
            </w:r>
            <w:r w:rsidRPr="00035558">
              <w:rPr>
                <w:rStyle w:val="Hyperlink"/>
                <w:noProof/>
              </w:rPr>
              <w:t>4.7</w:t>
            </w:r>
            <w:r>
              <w:rPr>
                <w:rFonts w:cstheme="minorBidi"/>
                <w:noProof/>
                <w:kern w:val="2"/>
                <w:szCs w:val="24"/>
                <w14:ligatures w14:val="standardContextual"/>
              </w:rPr>
              <w:tab/>
            </w:r>
            <w:r w:rsidRPr="00035558">
              <w:rPr>
                <w:rStyle w:val="Hyperlink"/>
                <w:noProof/>
              </w:rPr>
              <w:t>Step 7: Insurance &amp; Registration Details:</w:t>
            </w:r>
            <w:r>
              <w:rPr>
                <w:noProof/>
                <w:webHidden/>
              </w:rPr>
              <w:tab/>
            </w:r>
            <w:r>
              <w:rPr>
                <w:noProof/>
                <w:webHidden/>
              </w:rPr>
              <w:fldChar w:fldCharType="begin"/>
            </w:r>
            <w:r>
              <w:rPr>
                <w:noProof/>
                <w:webHidden/>
              </w:rPr>
              <w:instrText xml:space="preserve"> PAGEREF _Toc190103099 \h </w:instrText>
            </w:r>
          </w:ins>
          <w:r>
            <w:rPr>
              <w:noProof/>
              <w:webHidden/>
            </w:rPr>
          </w:r>
          <w:r>
            <w:rPr>
              <w:noProof/>
              <w:webHidden/>
            </w:rPr>
            <w:fldChar w:fldCharType="separate"/>
          </w:r>
          <w:ins w:id="61" w:author="Kashif Umair" w:date="2025-02-10T18:04:00Z">
            <w:r>
              <w:rPr>
                <w:noProof/>
                <w:webHidden/>
              </w:rPr>
              <w:t>12</w:t>
            </w:r>
            <w:r>
              <w:rPr>
                <w:noProof/>
                <w:webHidden/>
              </w:rPr>
              <w:fldChar w:fldCharType="end"/>
            </w:r>
            <w:r w:rsidRPr="00035558">
              <w:rPr>
                <w:rStyle w:val="Hyperlink"/>
                <w:noProof/>
              </w:rPr>
              <w:fldChar w:fldCharType="end"/>
            </w:r>
          </w:ins>
        </w:p>
        <w:p w14:paraId="6877A822" w14:textId="6A0F03DB" w:rsidR="00D0476C" w:rsidRDefault="00D0476C">
          <w:pPr>
            <w:pStyle w:val="TOC2"/>
            <w:tabs>
              <w:tab w:val="left" w:pos="880"/>
              <w:tab w:val="right" w:leader="dot" w:pos="9016"/>
            </w:tabs>
            <w:rPr>
              <w:ins w:id="62" w:author="Kashif Umair" w:date="2025-02-10T18:04:00Z"/>
              <w:rFonts w:cstheme="minorBidi"/>
              <w:noProof/>
              <w:kern w:val="2"/>
              <w:szCs w:val="24"/>
              <w14:ligatures w14:val="standardContextual"/>
            </w:rPr>
          </w:pPr>
          <w:ins w:id="63" w:author="Kashif Umair" w:date="2025-02-10T18:04:00Z">
            <w:r w:rsidRPr="00035558">
              <w:rPr>
                <w:rStyle w:val="Hyperlink"/>
                <w:noProof/>
              </w:rPr>
              <w:fldChar w:fldCharType="begin"/>
            </w:r>
            <w:r w:rsidRPr="00035558">
              <w:rPr>
                <w:rStyle w:val="Hyperlink"/>
                <w:noProof/>
              </w:rPr>
              <w:instrText xml:space="preserve"> </w:instrText>
            </w:r>
            <w:r>
              <w:rPr>
                <w:noProof/>
              </w:rPr>
              <w:instrText>HYPERLINK \l "_Toc190103100"</w:instrText>
            </w:r>
            <w:r w:rsidRPr="00035558">
              <w:rPr>
                <w:rStyle w:val="Hyperlink"/>
                <w:noProof/>
              </w:rPr>
              <w:instrText xml:space="preserve"> </w:instrText>
            </w:r>
            <w:r w:rsidRPr="00035558">
              <w:rPr>
                <w:rStyle w:val="Hyperlink"/>
                <w:noProof/>
              </w:rPr>
            </w:r>
            <w:r w:rsidRPr="00035558">
              <w:rPr>
                <w:rStyle w:val="Hyperlink"/>
                <w:noProof/>
              </w:rPr>
              <w:fldChar w:fldCharType="separate"/>
            </w:r>
            <w:r w:rsidRPr="00035558">
              <w:rPr>
                <w:rStyle w:val="Hyperlink"/>
                <w:noProof/>
              </w:rPr>
              <w:t>4.8</w:t>
            </w:r>
            <w:r>
              <w:rPr>
                <w:rFonts w:cstheme="minorBidi"/>
                <w:noProof/>
                <w:kern w:val="2"/>
                <w:szCs w:val="24"/>
                <w14:ligatures w14:val="standardContextual"/>
              </w:rPr>
              <w:tab/>
            </w:r>
            <w:r w:rsidRPr="00035558">
              <w:rPr>
                <w:rStyle w:val="Hyperlink"/>
                <w:noProof/>
              </w:rPr>
              <w:t>Step 8: Repayment Schedule &amp; Tawtheeq:</w:t>
            </w:r>
            <w:r>
              <w:rPr>
                <w:noProof/>
                <w:webHidden/>
              </w:rPr>
              <w:tab/>
            </w:r>
            <w:r>
              <w:rPr>
                <w:noProof/>
                <w:webHidden/>
              </w:rPr>
              <w:fldChar w:fldCharType="begin"/>
            </w:r>
            <w:r>
              <w:rPr>
                <w:noProof/>
                <w:webHidden/>
              </w:rPr>
              <w:instrText xml:space="preserve"> PAGEREF _Toc190103100 \h </w:instrText>
            </w:r>
          </w:ins>
          <w:r>
            <w:rPr>
              <w:noProof/>
              <w:webHidden/>
            </w:rPr>
          </w:r>
          <w:r>
            <w:rPr>
              <w:noProof/>
              <w:webHidden/>
            </w:rPr>
            <w:fldChar w:fldCharType="separate"/>
          </w:r>
          <w:ins w:id="64" w:author="Kashif Umair" w:date="2025-02-10T18:04:00Z">
            <w:r>
              <w:rPr>
                <w:noProof/>
                <w:webHidden/>
              </w:rPr>
              <w:t>12</w:t>
            </w:r>
            <w:r>
              <w:rPr>
                <w:noProof/>
                <w:webHidden/>
              </w:rPr>
              <w:fldChar w:fldCharType="end"/>
            </w:r>
            <w:r w:rsidRPr="00035558">
              <w:rPr>
                <w:rStyle w:val="Hyperlink"/>
                <w:noProof/>
              </w:rPr>
              <w:fldChar w:fldCharType="end"/>
            </w:r>
          </w:ins>
        </w:p>
        <w:p w14:paraId="517A0F52" w14:textId="0430CBFB" w:rsidR="00D0476C" w:rsidRDefault="00D0476C">
          <w:pPr>
            <w:pStyle w:val="TOC2"/>
            <w:tabs>
              <w:tab w:val="left" w:pos="880"/>
              <w:tab w:val="right" w:leader="dot" w:pos="9016"/>
            </w:tabs>
            <w:rPr>
              <w:ins w:id="65" w:author="Kashif Umair" w:date="2025-02-10T18:04:00Z"/>
              <w:rFonts w:cstheme="minorBidi"/>
              <w:noProof/>
              <w:kern w:val="2"/>
              <w:szCs w:val="24"/>
              <w14:ligatures w14:val="standardContextual"/>
            </w:rPr>
          </w:pPr>
          <w:ins w:id="66" w:author="Kashif Umair" w:date="2025-02-10T18:04:00Z">
            <w:r w:rsidRPr="00035558">
              <w:rPr>
                <w:rStyle w:val="Hyperlink"/>
                <w:noProof/>
              </w:rPr>
              <w:fldChar w:fldCharType="begin"/>
            </w:r>
            <w:r w:rsidRPr="00035558">
              <w:rPr>
                <w:rStyle w:val="Hyperlink"/>
                <w:noProof/>
              </w:rPr>
              <w:instrText xml:space="preserve"> </w:instrText>
            </w:r>
            <w:r>
              <w:rPr>
                <w:noProof/>
              </w:rPr>
              <w:instrText>HYPERLINK \l "_Toc190103101"</w:instrText>
            </w:r>
            <w:r w:rsidRPr="00035558">
              <w:rPr>
                <w:rStyle w:val="Hyperlink"/>
                <w:noProof/>
              </w:rPr>
              <w:instrText xml:space="preserve"> </w:instrText>
            </w:r>
            <w:r w:rsidRPr="00035558">
              <w:rPr>
                <w:rStyle w:val="Hyperlink"/>
                <w:noProof/>
              </w:rPr>
            </w:r>
            <w:r w:rsidRPr="00035558">
              <w:rPr>
                <w:rStyle w:val="Hyperlink"/>
                <w:noProof/>
              </w:rPr>
              <w:fldChar w:fldCharType="separate"/>
            </w:r>
            <w:r w:rsidRPr="00035558">
              <w:rPr>
                <w:rStyle w:val="Hyperlink"/>
                <w:noProof/>
              </w:rPr>
              <w:t>4.9</w:t>
            </w:r>
            <w:r>
              <w:rPr>
                <w:rFonts w:cstheme="minorBidi"/>
                <w:noProof/>
                <w:kern w:val="2"/>
                <w:szCs w:val="24"/>
                <w14:ligatures w14:val="standardContextual"/>
              </w:rPr>
              <w:tab/>
            </w:r>
            <w:r w:rsidRPr="00035558">
              <w:rPr>
                <w:rStyle w:val="Hyperlink"/>
                <w:noProof/>
              </w:rPr>
              <w:t>Cancellation During Cooling Period</w:t>
            </w:r>
            <w:r>
              <w:rPr>
                <w:noProof/>
                <w:webHidden/>
              </w:rPr>
              <w:tab/>
            </w:r>
            <w:r>
              <w:rPr>
                <w:noProof/>
                <w:webHidden/>
              </w:rPr>
              <w:fldChar w:fldCharType="begin"/>
            </w:r>
            <w:r>
              <w:rPr>
                <w:noProof/>
                <w:webHidden/>
              </w:rPr>
              <w:instrText xml:space="preserve"> PAGEREF _Toc190103101 \h </w:instrText>
            </w:r>
          </w:ins>
          <w:r>
            <w:rPr>
              <w:noProof/>
              <w:webHidden/>
            </w:rPr>
          </w:r>
          <w:r>
            <w:rPr>
              <w:noProof/>
              <w:webHidden/>
            </w:rPr>
            <w:fldChar w:fldCharType="separate"/>
          </w:r>
          <w:ins w:id="67" w:author="Kashif Umair" w:date="2025-02-10T18:04:00Z">
            <w:r>
              <w:rPr>
                <w:noProof/>
                <w:webHidden/>
              </w:rPr>
              <w:t>12</w:t>
            </w:r>
            <w:r>
              <w:rPr>
                <w:noProof/>
                <w:webHidden/>
              </w:rPr>
              <w:fldChar w:fldCharType="end"/>
            </w:r>
            <w:r w:rsidRPr="00035558">
              <w:rPr>
                <w:rStyle w:val="Hyperlink"/>
                <w:noProof/>
              </w:rPr>
              <w:fldChar w:fldCharType="end"/>
            </w:r>
          </w:ins>
        </w:p>
        <w:p w14:paraId="52AA9700" w14:textId="45B2EB85" w:rsidR="00D0476C" w:rsidRDefault="00D0476C">
          <w:pPr>
            <w:pStyle w:val="TOC1"/>
            <w:rPr>
              <w:ins w:id="68" w:author="Kashif Umair" w:date="2025-02-10T18:04:00Z"/>
              <w:rFonts w:cstheme="minorBidi"/>
              <w:kern w:val="2"/>
              <w:szCs w:val="24"/>
              <w14:ligatures w14:val="standardContextual"/>
            </w:rPr>
          </w:pPr>
          <w:ins w:id="69" w:author="Kashif Umair" w:date="2025-02-10T18:04:00Z">
            <w:r w:rsidRPr="00035558">
              <w:rPr>
                <w:rStyle w:val="Hyperlink"/>
              </w:rPr>
              <w:fldChar w:fldCharType="begin"/>
            </w:r>
            <w:r w:rsidRPr="00035558">
              <w:rPr>
                <w:rStyle w:val="Hyperlink"/>
              </w:rPr>
              <w:instrText xml:space="preserve"> </w:instrText>
            </w:r>
            <w:r>
              <w:instrText>HYPERLINK \l "_Toc190103102"</w:instrText>
            </w:r>
            <w:r w:rsidRPr="00035558">
              <w:rPr>
                <w:rStyle w:val="Hyperlink"/>
              </w:rPr>
              <w:instrText xml:space="preserve"> </w:instrText>
            </w:r>
            <w:r w:rsidRPr="00035558">
              <w:rPr>
                <w:rStyle w:val="Hyperlink"/>
              </w:rPr>
            </w:r>
            <w:r w:rsidRPr="00035558">
              <w:rPr>
                <w:rStyle w:val="Hyperlink"/>
              </w:rPr>
              <w:fldChar w:fldCharType="separate"/>
            </w:r>
            <w:r w:rsidRPr="00035558">
              <w:rPr>
                <w:rStyle w:val="Hyperlink"/>
              </w:rPr>
              <w:t>5.</w:t>
            </w:r>
            <w:r>
              <w:rPr>
                <w:rFonts w:cstheme="minorBidi"/>
                <w:kern w:val="2"/>
                <w:szCs w:val="24"/>
                <w14:ligatures w14:val="standardContextual"/>
              </w:rPr>
              <w:tab/>
            </w:r>
            <w:r w:rsidRPr="00035558">
              <w:rPr>
                <w:rStyle w:val="Hyperlink"/>
              </w:rPr>
              <w:t>Existing Functionalities</w:t>
            </w:r>
            <w:r>
              <w:rPr>
                <w:webHidden/>
              </w:rPr>
              <w:tab/>
            </w:r>
            <w:r>
              <w:rPr>
                <w:webHidden/>
              </w:rPr>
              <w:fldChar w:fldCharType="begin"/>
            </w:r>
            <w:r>
              <w:rPr>
                <w:webHidden/>
              </w:rPr>
              <w:instrText xml:space="preserve"> PAGEREF _Toc190103102 \h </w:instrText>
            </w:r>
          </w:ins>
          <w:r>
            <w:rPr>
              <w:webHidden/>
            </w:rPr>
          </w:r>
          <w:r>
            <w:rPr>
              <w:webHidden/>
            </w:rPr>
            <w:fldChar w:fldCharType="separate"/>
          </w:r>
          <w:ins w:id="70" w:author="Kashif Umair" w:date="2025-02-10T18:04:00Z">
            <w:r>
              <w:rPr>
                <w:webHidden/>
              </w:rPr>
              <w:t>13</w:t>
            </w:r>
            <w:r>
              <w:rPr>
                <w:webHidden/>
              </w:rPr>
              <w:fldChar w:fldCharType="end"/>
            </w:r>
            <w:r w:rsidRPr="00035558">
              <w:rPr>
                <w:rStyle w:val="Hyperlink"/>
              </w:rPr>
              <w:fldChar w:fldCharType="end"/>
            </w:r>
          </w:ins>
        </w:p>
        <w:p w14:paraId="756FCF83" w14:textId="35863C00" w:rsidR="00D0476C" w:rsidRDefault="00D0476C">
          <w:pPr>
            <w:pStyle w:val="TOC2"/>
            <w:tabs>
              <w:tab w:val="left" w:pos="880"/>
              <w:tab w:val="right" w:leader="dot" w:pos="9016"/>
            </w:tabs>
            <w:rPr>
              <w:ins w:id="71" w:author="Kashif Umair" w:date="2025-02-10T18:04:00Z"/>
              <w:rFonts w:cstheme="minorBidi"/>
              <w:noProof/>
              <w:kern w:val="2"/>
              <w:szCs w:val="24"/>
              <w14:ligatures w14:val="standardContextual"/>
            </w:rPr>
          </w:pPr>
          <w:ins w:id="72" w:author="Kashif Umair" w:date="2025-02-10T18:04:00Z">
            <w:r w:rsidRPr="00035558">
              <w:rPr>
                <w:rStyle w:val="Hyperlink"/>
                <w:noProof/>
              </w:rPr>
              <w:fldChar w:fldCharType="begin"/>
            </w:r>
            <w:r w:rsidRPr="00035558">
              <w:rPr>
                <w:rStyle w:val="Hyperlink"/>
                <w:noProof/>
              </w:rPr>
              <w:instrText xml:space="preserve"> </w:instrText>
            </w:r>
            <w:r>
              <w:rPr>
                <w:noProof/>
              </w:rPr>
              <w:instrText>HYPERLINK \l "_Toc190103103"</w:instrText>
            </w:r>
            <w:r w:rsidRPr="00035558">
              <w:rPr>
                <w:rStyle w:val="Hyperlink"/>
                <w:noProof/>
              </w:rPr>
              <w:instrText xml:space="preserve"> </w:instrText>
            </w:r>
            <w:r w:rsidRPr="00035558">
              <w:rPr>
                <w:rStyle w:val="Hyperlink"/>
                <w:noProof/>
              </w:rPr>
            </w:r>
            <w:r w:rsidRPr="00035558">
              <w:rPr>
                <w:rStyle w:val="Hyperlink"/>
                <w:noProof/>
              </w:rPr>
              <w:fldChar w:fldCharType="separate"/>
            </w:r>
            <w:r w:rsidRPr="00035558">
              <w:rPr>
                <w:rStyle w:val="Hyperlink"/>
                <w:noProof/>
              </w:rPr>
              <w:t>5.1</w:t>
            </w:r>
            <w:r>
              <w:rPr>
                <w:rFonts w:cstheme="minorBidi"/>
                <w:noProof/>
                <w:kern w:val="2"/>
                <w:szCs w:val="24"/>
                <w14:ligatures w14:val="standardContextual"/>
              </w:rPr>
              <w:tab/>
            </w:r>
            <w:r w:rsidRPr="00035558">
              <w:rPr>
                <w:rStyle w:val="Hyperlink"/>
                <w:noProof/>
              </w:rPr>
              <w:t>IS.PARAMETER (WS03-IJR-01)</w:t>
            </w:r>
            <w:r>
              <w:rPr>
                <w:noProof/>
                <w:webHidden/>
              </w:rPr>
              <w:tab/>
            </w:r>
            <w:r>
              <w:rPr>
                <w:noProof/>
                <w:webHidden/>
              </w:rPr>
              <w:fldChar w:fldCharType="begin"/>
            </w:r>
            <w:r>
              <w:rPr>
                <w:noProof/>
                <w:webHidden/>
              </w:rPr>
              <w:instrText xml:space="preserve"> PAGEREF _Toc190103103 \h </w:instrText>
            </w:r>
          </w:ins>
          <w:r>
            <w:rPr>
              <w:noProof/>
              <w:webHidden/>
            </w:rPr>
          </w:r>
          <w:r>
            <w:rPr>
              <w:noProof/>
              <w:webHidden/>
            </w:rPr>
            <w:fldChar w:fldCharType="separate"/>
          </w:r>
          <w:ins w:id="73" w:author="Kashif Umair" w:date="2025-02-10T18:04:00Z">
            <w:r>
              <w:rPr>
                <w:noProof/>
                <w:webHidden/>
              </w:rPr>
              <w:t>13</w:t>
            </w:r>
            <w:r>
              <w:rPr>
                <w:noProof/>
                <w:webHidden/>
              </w:rPr>
              <w:fldChar w:fldCharType="end"/>
            </w:r>
            <w:r w:rsidRPr="00035558">
              <w:rPr>
                <w:rStyle w:val="Hyperlink"/>
                <w:noProof/>
              </w:rPr>
              <w:fldChar w:fldCharType="end"/>
            </w:r>
          </w:ins>
        </w:p>
        <w:p w14:paraId="5D78BFBC" w14:textId="6F8DD644" w:rsidR="00D0476C" w:rsidRDefault="00D0476C">
          <w:pPr>
            <w:pStyle w:val="TOC2"/>
            <w:tabs>
              <w:tab w:val="left" w:pos="880"/>
              <w:tab w:val="right" w:leader="dot" w:pos="9016"/>
            </w:tabs>
            <w:rPr>
              <w:ins w:id="74" w:author="Kashif Umair" w:date="2025-02-10T18:04:00Z"/>
              <w:rFonts w:cstheme="minorBidi"/>
              <w:noProof/>
              <w:kern w:val="2"/>
              <w:szCs w:val="24"/>
              <w14:ligatures w14:val="standardContextual"/>
            </w:rPr>
          </w:pPr>
          <w:ins w:id="75" w:author="Kashif Umair" w:date="2025-02-10T18:04:00Z">
            <w:r w:rsidRPr="00035558">
              <w:rPr>
                <w:rStyle w:val="Hyperlink"/>
                <w:noProof/>
              </w:rPr>
              <w:fldChar w:fldCharType="begin"/>
            </w:r>
            <w:r w:rsidRPr="00035558">
              <w:rPr>
                <w:rStyle w:val="Hyperlink"/>
                <w:noProof/>
              </w:rPr>
              <w:instrText xml:space="preserve"> </w:instrText>
            </w:r>
            <w:r>
              <w:rPr>
                <w:noProof/>
              </w:rPr>
              <w:instrText>HYPERLINK \l "_Toc190103104"</w:instrText>
            </w:r>
            <w:r w:rsidRPr="00035558">
              <w:rPr>
                <w:rStyle w:val="Hyperlink"/>
                <w:noProof/>
              </w:rPr>
              <w:instrText xml:space="preserve"> </w:instrText>
            </w:r>
            <w:r w:rsidRPr="00035558">
              <w:rPr>
                <w:rStyle w:val="Hyperlink"/>
                <w:noProof/>
              </w:rPr>
            </w:r>
            <w:r w:rsidRPr="00035558">
              <w:rPr>
                <w:rStyle w:val="Hyperlink"/>
                <w:noProof/>
              </w:rPr>
              <w:fldChar w:fldCharType="separate"/>
            </w:r>
            <w:r w:rsidRPr="00035558">
              <w:rPr>
                <w:rStyle w:val="Hyperlink"/>
                <w:noProof/>
              </w:rPr>
              <w:t>5.2</w:t>
            </w:r>
            <w:r>
              <w:rPr>
                <w:rFonts w:cstheme="minorBidi"/>
                <w:noProof/>
                <w:kern w:val="2"/>
                <w:szCs w:val="24"/>
                <w14:ligatures w14:val="standardContextual"/>
              </w:rPr>
              <w:tab/>
            </w:r>
            <w:r w:rsidRPr="00035558">
              <w:rPr>
                <w:rStyle w:val="Hyperlink"/>
                <w:noProof/>
              </w:rPr>
              <w:t>Asset Capture (WS03-IJR-02)</w:t>
            </w:r>
            <w:r>
              <w:rPr>
                <w:noProof/>
                <w:webHidden/>
              </w:rPr>
              <w:tab/>
            </w:r>
            <w:r>
              <w:rPr>
                <w:noProof/>
                <w:webHidden/>
              </w:rPr>
              <w:fldChar w:fldCharType="begin"/>
            </w:r>
            <w:r>
              <w:rPr>
                <w:noProof/>
                <w:webHidden/>
              </w:rPr>
              <w:instrText xml:space="preserve"> PAGEREF _Toc190103104 \h </w:instrText>
            </w:r>
          </w:ins>
          <w:r>
            <w:rPr>
              <w:noProof/>
              <w:webHidden/>
            </w:rPr>
          </w:r>
          <w:r>
            <w:rPr>
              <w:noProof/>
              <w:webHidden/>
            </w:rPr>
            <w:fldChar w:fldCharType="separate"/>
          </w:r>
          <w:ins w:id="76" w:author="Kashif Umair" w:date="2025-02-10T18:04:00Z">
            <w:r>
              <w:rPr>
                <w:noProof/>
                <w:webHidden/>
              </w:rPr>
              <w:t>16</w:t>
            </w:r>
            <w:r>
              <w:rPr>
                <w:noProof/>
                <w:webHidden/>
              </w:rPr>
              <w:fldChar w:fldCharType="end"/>
            </w:r>
            <w:r w:rsidRPr="00035558">
              <w:rPr>
                <w:rStyle w:val="Hyperlink"/>
                <w:noProof/>
              </w:rPr>
              <w:fldChar w:fldCharType="end"/>
            </w:r>
          </w:ins>
        </w:p>
        <w:p w14:paraId="7C6085E8" w14:textId="5B3EB591" w:rsidR="00D0476C" w:rsidRDefault="00D0476C">
          <w:pPr>
            <w:pStyle w:val="TOC2"/>
            <w:tabs>
              <w:tab w:val="left" w:pos="880"/>
              <w:tab w:val="right" w:leader="dot" w:pos="9016"/>
            </w:tabs>
            <w:rPr>
              <w:ins w:id="77" w:author="Kashif Umair" w:date="2025-02-10T18:04:00Z"/>
              <w:rFonts w:cstheme="minorBidi"/>
              <w:noProof/>
              <w:kern w:val="2"/>
              <w:szCs w:val="24"/>
              <w14:ligatures w14:val="standardContextual"/>
            </w:rPr>
          </w:pPr>
          <w:ins w:id="78" w:author="Kashif Umair" w:date="2025-02-10T18:04:00Z">
            <w:r w:rsidRPr="00035558">
              <w:rPr>
                <w:rStyle w:val="Hyperlink"/>
                <w:noProof/>
              </w:rPr>
              <w:fldChar w:fldCharType="begin"/>
            </w:r>
            <w:r w:rsidRPr="00035558">
              <w:rPr>
                <w:rStyle w:val="Hyperlink"/>
                <w:noProof/>
              </w:rPr>
              <w:instrText xml:space="preserve"> </w:instrText>
            </w:r>
            <w:r>
              <w:rPr>
                <w:noProof/>
              </w:rPr>
              <w:instrText>HYPERLINK \l "_Toc190103105"</w:instrText>
            </w:r>
            <w:r w:rsidRPr="00035558">
              <w:rPr>
                <w:rStyle w:val="Hyperlink"/>
                <w:noProof/>
              </w:rPr>
              <w:instrText xml:space="preserve"> </w:instrText>
            </w:r>
            <w:r w:rsidRPr="00035558">
              <w:rPr>
                <w:rStyle w:val="Hyperlink"/>
                <w:noProof/>
              </w:rPr>
            </w:r>
            <w:r w:rsidRPr="00035558">
              <w:rPr>
                <w:rStyle w:val="Hyperlink"/>
                <w:noProof/>
              </w:rPr>
              <w:fldChar w:fldCharType="separate"/>
            </w:r>
            <w:r w:rsidRPr="00035558">
              <w:rPr>
                <w:rStyle w:val="Hyperlink"/>
                <w:noProof/>
              </w:rPr>
              <w:t>5.3</w:t>
            </w:r>
            <w:r>
              <w:rPr>
                <w:rFonts w:cstheme="minorBidi"/>
                <w:noProof/>
                <w:kern w:val="2"/>
                <w:szCs w:val="24"/>
                <w14:ligatures w14:val="standardContextual"/>
              </w:rPr>
              <w:tab/>
            </w:r>
            <w:r w:rsidRPr="00035558">
              <w:rPr>
                <w:rStyle w:val="Hyperlink"/>
                <w:noProof/>
              </w:rPr>
              <w:t>IS Contract Booking (WS03-IJR-03)</w:t>
            </w:r>
            <w:r>
              <w:rPr>
                <w:noProof/>
                <w:webHidden/>
              </w:rPr>
              <w:tab/>
            </w:r>
            <w:r>
              <w:rPr>
                <w:noProof/>
                <w:webHidden/>
              </w:rPr>
              <w:fldChar w:fldCharType="begin"/>
            </w:r>
            <w:r>
              <w:rPr>
                <w:noProof/>
                <w:webHidden/>
              </w:rPr>
              <w:instrText xml:space="preserve"> PAGEREF _Toc190103105 \h </w:instrText>
            </w:r>
          </w:ins>
          <w:r>
            <w:rPr>
              <w:noProof/>
              <w:webHidden/>
            </w:rPr>
          </w:r>
          <w:r>
            <w:rPr>
              <w:noProof/>
              <w:webHidden/>
            </w:rPr>
            <w:fldChar w:fldCharType="separate"/>
          </w:r>
          <w:ins w:id="79" w:author="Kashif Umair" w:date="2025-02-10T18:04:00Z">
            <w:r>
              <w:rPr>
                <w:noProof/>
                <w:webHidden/>
              </w:rPr>
              <w:t>17</w:t>
            </w:r>
            <w:r>
              <w:rPr>
                <w:noProof/>
                <w:webHidden/>
              </w:rPr>
              <w:fldChar w:fldCharType="end"/>
            </w:r>
            <w:r w:rsidRPr="00035558">
              <w:rPr>
                <w:rStyle w:val="Hyperlink"/>
                <w:noProof/>
              </w:rPr>
              <w:fldChar w:fldCharType="end"/>
            </w:r>
          </w:ins>
        </w:p>
        <w:p w14:paraId="1DFE03BA" w14:textId="19CF107F" w:rsidR="00D0476C" w:rsidRDefault="00D0476C">
          <w:pPr>
            <w:pStyle w:val="TOC3"/>
            <w:tabs>
              <w:tab w:val="left" w:pos="1320"/>
              <w:tab w:val="right" w:leader="dot" w:pos="9016"/>
            </w:tabs>
            <w:rPr>
              <w:ins w:id="80" w:author="Kashif Umair" w:date="2025-02-10T18:04:00Z"/>
              <w:rFonts w:cstheme="minorBidi"/>
              <w:noProof/>
              <w:kern w:val="2"/>
              <w:szCs w:val="24"/>
              <w14:ligatures w14:val="standardContextual"/>
            </w:rPr>
          </w:pPr>
          <w:ins w:id="81" w:author="Kashif Umair" w:date="2025-02-10T18:04:00Z">
            <w:r w:rsidRPr="00035558">
              <w:rPr>
                <w:rStyle w:val="Hyperlink"/>
                <w:noProof/>
              </w:rPr>
              <w:fldChar w:fldCharType="begin"/>
            </w:r>
            <w:r w:rsidRPr="00035558">
              <w:rPr>
                <w:rStyle w:val="Hyperlink"/>
                <w:noProof/>
              </w:rPr>
              <w:instrText xml:space="preserve"> </w:instrText>
            </w:r>
            <w:r>
              <w:rPr>
                <w:noProof/>
              </w:rPr>
              <w:instrText>HYPERLINK \l "_Toc190103106"</w:instrText>
            </w:r>
            <w:r w:rsidRPr="00035558">
              <w:rPr>
                <w:rStyle w:val="Hyperlink"/>
                <w:noProof/>
              </w:rPr>
              <w:instrText xml:space="preserve"> </w:instrText>
            </w:r>
            <w:r w:rsidRPr="00035558">
              <w:rPr>
                <w:rStyle w:val="Hyperlink"/>
                <w:noProof/>
              </w:rPr>
            </w:r>
            <w:r w:rsidRPr="00035558">
              <w:rPr>
                <w:rStyle w:val="Hyperlink"/>
                <w:noProof/>
              </w:rPr>
              <w:fldChar w:fldCharType="separate"/>
            </w:r>
            <w:r w:rsidRPr="00035558">
              <w:rPr>
                <w:rStyle w:val="Hyperlink"/>
                <w:bCs/>
                <w:noProof/>
              </w:rPr>
              <w:t>5.3.1</w:t>
            </w:r>
            <w:r>
              <w:rPr>
                <w:rFonts w:cstheme="minorBidi"/>
                <w:noProof/>
                <w:kern w:val="2"/>
                <w:szCs w:val="24"/>
                <w14:ligatures w14:val="standardContextual"/>
              </w:rPr>
              <w:tab/>
            </w:r>
            <w:r w:rsidRPr="00035558">
              <w:rPr>
                <w:rStyle w:val="Hyperlink"/>
                <w:noProof/>
              </w:rPr>
              <w:t>Input New Contract</w:t>
            </w:r>
            <w:r>
              <w:rPr>
                <w:noProof/>
                <w:webHidden/>
              </w:rPr>
              <w:tab/>
            </w:r>
            <w:r>
              <w:rPr>
                <w:noProof/>
                <w:webHidden/>
              </w:rPr>
              <w:fldChar w:fldCharType="begin"/>
            </w:r>
            <w:r>
              <w:rPr>
                <w:noProof/>
                <w:webHidden/>
              </w:rPr>
              <w:instrText xml:space="preserve"> PAGEREF _Toc190103106 \h </w:instrText>
            </w:r>
          </w:ins>
          <w:r>
            <w:rPr>
              <w:noProof/>
              <w:webHidden/>
            </w:rPr>
          </w:r>
          <w:r>
            <w:rPr>
              <w:noProof/>
              <w:webHidden/>
            </w:rPr>
            <w:fldChar w:fldCharType="separate"/>
          </w:r>
          <w:ins w:id="82" w:author="Kashif Umair" w:date="2025-02-10T18:04:00Z">
            <w:r>
              <w:rPr>
                <w:noProof/>
                <w:webHidden/>
              </w:rPr>
              <w:t>18</w:t>
            </w:r>
            <w:r>
              <w:rPr>
                <w:noProof/>
                <w:webHidden/>
              </w:rPr>
              <w:fldChar w:fldCharType="end"/>
            </w:r>
            <w:r w:rsidRPr="00035558">
              <w:rPr>
                <w:rStyle w:val="Hyperlink"/>
                <w:noProof/>
              </w:rPr>
              <w:fldChar w:fldCharType="end"/>
            </w:r>
          </w:ins>
        </w:p>
        <w:p w14:paraId="34E1C685" w14:textId="24FAFDF4" w:rsidR="00D0476C" w:rsidRDefault="00D0476C">
          <w:pPr>
            <w:pStyle w:val="TOC3"/>
            <w:tabs>
              <w:tab w:val="left" w:pos="1320"/>
              <w:tab w:val="right" w:leader="dot" w:pos="9016"/>
            </w:tabs>
            <w:rPr>
              <w:ins w:id="83" w:author="Kashif Umair" w:date="2025-02-10T18:04:00Z"/>
              <w:rFonts w:cstheme="minorBidi"/>
              <w:noProof/>
              <w:kern w:val="2"/>
              <w:szCs w:val="24"/>
              <w14:ligatures w14:val="standardContextual"/>
            </w:rPr>
          </w:pPr>
          <w:ins w:id="84" w:author="Kashif Umair" w:date="2025-02-10T18:04:00Z">
            <w:r w:rsidRPr="00035558">
              <w:rPr>
                <w:rStyle w:val="Hyperlink"/>
                <w:noProof/>
              </w:rPr>
              <w:fldChar w:fldCharType="begin"/>
            </w:r>
            <w:r w:rsidRPr="00035558">
              <w:rPr>
                <w:rStyle w:val="Hyperlink"/>
                <w:noProof/>
              </w:rPr>
              <w:instrText xml:space="preserve"> </w:instrText>
            </w:r>
            <w:r>
              <w:rPr>
                <w:noProof/>
              </w:rPr>
              <w:instrText>HYPERLINK \l "_Toc190103107"</w:instrText>
            </w:r>
            <w:r w:rsidRPr="00035558">
              <w:rPr>
                <w:rStyle w:val="Hyperlink"/>
                <w:noProof/>
              </w:rPr>
              <w:instrText xml:space="preserve"> </w:instrText>
            </w:r>
            <w:r w:rsidRPr="00035558">
              <w:rPr>
                <w:rStyle w:val="Hyperlink"/>
                <w:noProof/>
              </w:rPr>
            </w:r>
            <w:r w:rsidRPr="00035558">
              <w:rPr>
                <w:rStyle w:val="Hyperlink"/>
                <w:noProof/>
              </w:rPr>
              <w:fldChar w:fldCharType="separate"/>
            </w:r>
            <w:r w:rsidRPr="00035558">
              <w:rPr>
                <w:rStyle w:val="Hyperlink"/>
                <w:bCs/>
                <w:noProof/>
              </w:rPr>
              <w:t>5.3.2</w:t>
            </w:r>
            <w:r>
              <w:rPr>
                <w:rFonts w:cstheme="minorBidi"/>
                <w:noProof/>
                <w:kern w:val="2"/>
                <w:szCs w:val="24"/>
                <w14:ligatures w14:val="standardContextual"/>
              </w:rPr>
              <w:tab/>
            </w:r>
            <w:r w:rsidRPr="00035558">
              <w:rPr>
                <w:rStyle w:val="Hyperlink"/>
                <w:noProof/>
              </w:rPr>
              <w:t>Down Payment</w:t>
            </w:r>
            <w:r>
              <w:rPr>
                <w:noProof/>
                <w:webHidden/>
              </w:rPr>
              <w:tab/>
            </w:r>
            <w:r>
              <w:rPr>
                <w:noProof/>
                <w:webHidden/>
              </w:rPr>
              <w:fldChar w:fldCharType="begin"/>
            </w:r>
            <w:r>
              <w:rPr>
                <w:noProof/>
                <w:webHidden/>
              </w:rPr>
              <w:instrText xml:space="preserve"> PAGEREF _Toc190103107 \h </w:instrText>
            </w:r>
          </w:ins>
          <w:r>
            <w:rPr>
              <w:noProof/>
              <w:webHidden/>
            </w:rPr>
          </w:r>
          <w:r>
            <w:rPr>
              <w:noProof/>
              <w:webHidden/>
            </w:rPr>
            <w:fldChar w:fldCharType="separate"/>
          </w:r>
          <w:ins w:id="85" w:author="Kashif Umair" w:date="2025-02-10T18:04:00Z">
            <w:r>
              <w:rPr>
                <w:noProof/>
                <w:webHidden/>
              </w:rPr>
              <w:t>18</w:t>
            </w:r>
            <w:r>
              <w:rPr>
                <w:noProof/>
                <w:webHidden/>
              </w:rPr>
              <w:fldChar w:fldCharType="end"/>
            </w:r>
            <w:r w:rsidRPr="00035558">
              <w:rPr>
                <w:rStyle w:val="Hyperlink"/>
                <w:noProof/>
              </w:rPr>
              <w:fldChar w:fldCharType="end"/>
            </w:r>
          </w:ins>
        </w:p>
        <w:p w14:paraId="5489AEE3" w14:textId="57AB0362" w:rsidR="00D0476C" w:rsidRDefault="00D0476C">
          <w:pPr>
            <w:pStyle w:val="TOC3"/>
            <w:tabs>
              <w:tab w:val="left" w:pos="1320"/>
              <w:tab w:val="right" w:leader="dot" w:pos="9016"/>
            </w:tabs>
            <w:rPr>
              <w:ins w:id="86" w:author="Kashif Umair" w:date="2025-02-10T18:04:00Z"/>
              <w:rFonts w:cstheme="minorBidi"/>
              <w:noProof/>
              <w:kern w:val="2"/>
              <w:szCs w:val="24"/>
              <w14:ligatures w14:val="standardContextual"/>
            </w:rPr>
          </w:pPr>
          <w:ins w:id="87" w:author="Kashif Umair" w:date="2025-02-10T18:04:00Z">
            <w:r w:rsidRPr="00035558">
              <w:rPr>
                <w:rStyle w:val="Hyperlink"/>
                <w:noProof/>
              </w:rPr>
              <w:fldChar w:fldCharType="begin"/>
            </w:r>
            <w:r w:rsidRPr="00035558">
              <w:rPr>
                <w:rStyle w:val="Hyperlink"/>
                <w:noProof/>
              </w:rPr>
              <w:instrText xml:space="preserve"> </w:instrText>
            </w:r>
            <w:r>
              <w:rPr>
                <w:noProof/>
              </w:rPr>
              <w:instrText>HYPERLINK \l "_Toc190103108"</w:instrText>
            </w:r>
            <w:r w:rsidRPr="00035558">
              <w:rPr>
                <w:rStyle w:val="Hyperlink"/>
                <w:noProof/>
              </w:rPr>
              <w:instrText xml:space="preserve"> </w:instrText>
            </w:r>
            <w:r w:rsidRPr="00035558">
              <w:rPr>
                <w:rStyle w:val="Hyperlink"/>
                <w:noProof/>
              </w:rPr>
            </w:r>
            <w:r w:rsidRPr="00035558">
              <w:rPr>
                <w:rStyle w:val="Hyperlink"/>
                <w:noProof/>
              </w:rPr>
              <w:fldChar w:fldCharType="separate"/>
            </w:r>
            <w:r w:rsidRPr="00035558">
              <w:rPr>
                <w:rStyle w:val="Hyperlink"/>
                <w:bCs/>
                <w:noProof/>
              </w:rPr>
              <w:t>5.3.3</w:t>
            </w:r>
            <w:r>
              <w:rPr>
                <w:rFonts w:cstheme="minorBidi"/>
                <w:noProof/>
                <w:kern w:val="2"/>
                <w:szCs w:val="24"/>
                <w14:ligatures w14:val="standardContextual"/>
              </w:rPr>
              <w:tab/>
            </w:r>
            <w:r w:rsidRPr="00035558">
              <w:rPr>
                <w:rStyle w:val="Hyperlink"/>
                <w:noProof/>
              </w:rPr>
              <w:t>Cost</w:t>
            </w:r>
            <w:r>
              <w:rPr>
                <w:noProof/>
                <w:webHidden/>
              </w:rPr>
              <w:tab/>
            </w:r>
            <w:r>
              <w:rPr>
                <w:noProof/>
                <w:webHidden/>
              </w:rPr>
              <w:fldChar w:fldCharType="begin"/>
            </w:r>
            <w:r>
              <w:rPr>
                <w:noProof/>
                <w:webHidden/>
              </w:rPr>
              <w:instrText xml:space="preserve"> PAGEREF _Toc190103108 \h </w:instrText>
            </w:r>
          </w:ins>
          <w:r>
            <w:rPr>
              <w:noProof/>
              <w:webHidden/>
            </w:rPr>
          </w:r>
          <w:r>
            <w:rPr>
              <w:noProof/>
              <w:webHidden/>
            </w:rPr>
            <w:fldChar w:fldCharType="separate"/>
          </w:r>
          <w:ins w:id="88" w:author="Kashif Umair" w:date="2025-02-10T18:04:00Z">
            <w:r>
              <w:rPr>
                <w:noProof/>
                <w:webHidden/>
              </w:rPr>
              <w:t>19</w:t>
            </w:r>
            <w:r>
              <w:rPr>
                <w:noProof/>
                <w:webHidden/>
              </w:rPr>
              <w:fldChar w:fldCharType="end"/>
            </w:r>
            <w:r w:rsidRPr="00035558">
              <w:rPr>
                <w:rStyle w:val="Hyperlink"/>
                <w:noProof/>
              </w:rPr>
              <w:fldChar w:fldCharType="end"/>
            </w:r>
          </w:ins>
        </w:p>
        <w:p w14:paraId="41071ABF" w14:textId="3B99293F" w:rsidR="00D0476C" w:rsidRDefault="00D0476C">
          <w:pPr>
            <w:pStyle w:val="TOC3"/>
            <w:tabs>
              <w:tab w:val="left" w:pos="1320"/>
              <w:tab w:val="right" w:leader="dot" w:pos="9016"/>
            </w:tabs>
            <w:rPr>
              <w:ins w:id="89" w:author="Kashif Umair" w:date="2025-02-10T18:04:00Z"/>
              <w:rFonts w:cstheme="minorBidi"/>
              <w:noProof/>
              <w:kern w:val="2"/>
              <w:szCs w:val="24"/>
              <w14:ligatures w14:val="standardContextual"/>
            </w:rPr>
          </w:pPr>
          <w:ins w:id="90" w:author="Kashif Umair" w:date="2025-02-10T18:04:00Z">
            <w:r w:rsidRPr="00035558">
              <w:rPr>
                <w:rStyle w:val="Hyperlink"/>
                <w:noProof/>
              </w:rPr>
              <w:fldChar w:fldCharType="begin"/>
            </w:r>
            <w:r w:rsidRPr="00035558">
              <w:rPr>
                <w:rStyle w:val="Hyperlink"/>
                <w:noProof/>
              </w:rPr>
              <w:instrText xml:space="preserve"> </w:instrText>
            </w:r>
            <w:r>
              <w:rPr>
                <w:noProof/>
              </w:rPr>
              <w:instrText>HYPERLINK \l "_Toc190103109"</w:instrText>
            </w:r>
            <w:r w:rsidRPr="00035558">
              <w:rPr>
                <w:rStyle w:val="Hyperlink"/>
                <w:noProof/>
              </w:rPr>
              <w:instrText xml:space="preserve"> </w:instrText>
            </w:r>
            <w:r w:rsidRPr="00035558">
              <w:rPr>
                <w:rStyle w:val="Hyperlink"/>
                <w:noProof/>
              </w:rPr>
            </w:r>
            <w:r w:rsidRPr="00035558">
              <w:rPr>
                <w:rStyle w:val="Hyperlink"/>
                <w:noProof/>
              </w:rPr>
              <w:fldChar w:fldCharType="separate"/>
            </w:r>
            <w:r w:rsidRPr="00035558">
              <w:rPr>
                <w:rStyle w:val="Hyperlink"/>
                <w:bCs/>
                <w:noProof/>
              </w:rPr>
              <w:t>5.3.4</w:t>
            </w:r>
            <w:r>
              <w:rPr>
                <w:rFonts w:cstheme="minorBidi"/>
                <w:noProof/>
                <w:kern w:val="2"/>
                <w:szCs w:val="24"/>
                <w14:ligatures w14:val="standardContextual"/>
              </w:rPr>
              <w:tab/>
            </w:r>
            <w:r w:rsidRPr="00035558">
              <w:rPr>
                <w:rStyle w:val="Hyperlink"/>
                <w:noProof/>
              </w:rPr>
              <w:t>Accounting Entries – IS Contract</w:t>
            </w:r>
            <w:r>
              <w:rPr>
                <w:noProof/>
                <w:webHidden/>
              </w:rPr>
              <w:tab/>
            </w:r>
            <w:r>
              <w:rPr>
                <w:noProof/>
                <w:webHidden/>
              </w:rPr>
              <w:fldChar w:fldCharType="begin"/>
            </w:r>
            <w:r>
              <w:rPr>
                <w:noProof/>
                <w:webHidden/>
              </w:rPr>
              <w:instrText xml:space="preserve"> PAGEREF _Toc190103109 \h </w:instrText>
            </w:r>
          </w:ins>
          <w:r>
            <w:rPr>
              <w:noProof/>
              <w:webHidden/>
            </w:rPr>
          </w:r>
          <w:r>
            <w:rPr>
              <w:noProof/>
              <w:webHidden/>
            </w:rPr>
            <w:fldChar w:fldCharType="separate"/>
          </w:r>
          <w:ins w:id="91" w:author="Kashif Umair" w:date="2025-02-10T18:04:00Z">
            <w:r>
              <w:rPr>
                <w:noProof/>
                <w:webHidden/>
              </w:rPr>
              <w:t>20</w:t>
            </w:r>
            <w:r>
              <w:rPr>
                <w:noProof/>
                <w:webHidden/>
              </w:rPr>
              <w:fldChar w:fldCharType="end"/>
            </w:r>
            <w:r w:rsidRPr="00035558">
              <w:rPr>
                <w:rStyle w:val="Hyperlink"/>
                <w:noProof/>
              </w:rPr>
              <w:fldChar w:fldCharType="end"/>
            </w:r>
          </w:ins>
        </w:p>
        <w:p w14:paraId="4899FAE3" w14:textId="6A6EBC0E" w:rsidR="00D0476C" w:rsidRDefault="00D0476C">
          <w:pPr>
            <w:pStyle w:val="TOC3"/>
            <w:tabs>
              <w:tab w:val="left" w:pos="1540"/>
              <w:tab w:val="right" w:leader="dot" w:pos="9016"/>
            </w:tabs>
            <w:rPr>
              <w:ins w:id="92" w:author="Kashif Umair" w:date="2025-02-10T18:04:00Z"/>
              <w:rFonts w:cstheme="minorBidi"/>
              <w:noProof/>
              <w:kern w:val="2"/>
              <w:szCs w:val="24"/>
              <w14:ligatures w14:val="standardContextual"/>
            </w:rPr>
          </w:pPr>
          <w:ins w:id="93" w:author="Kashif Umair" w:date="2025-02-10T18:04:00Z">
            <w:r w:rsidRPr="00035558">
              <w:rPr>
                <w:rStyle w:val="Hyperlink"/>
                <w:noProof/>
              </w:rPr>
              <w:fldChar w:fldCharType="begin"/>
            </w:r>
            <w:r w:rsidRPr="00035558">
              <w:rPr>
                <w:rStyle w:val="Hyperlink"/>
                <w:noProof/>
              </w:rPr>
              <w:instrText xml:space="preserve"> </w:instrText>
            </w:r>
            <w:r>
              <w:rPr>
                <w:noProof/>
              </w:rPr>
              <w:instrText>HYPERLINK \l "_Toc190103110"</w:instrText>
            </w:r>
            <w:r w:rsidRPr="00035558">
              <w:rPr>
                <w:rStyle w:val="Hyperlink"/>
                <w:noProof/>
              </w:rPr>
              <w:instrText xml:space="preserve"> </w:instrText>
            </w:r>
            <w:r w:rsidRPr="00035558">
              <w:rPr>
                <w:rStyle w:val="Hyperlink"/>
                <w:noProof/>
              </w:rPr>
            </w:r>
            <w:r w:rsidRPr="00035558">
              <w:rPr>
                <w:rStyle w:val="Hyperlink"/>
                <w:noProof/>
              </w:rPr>
              <w:fldChar w:fldCharType="separate"/>
            </w:r>
            <w:r w:rsidRPr="00035558">
              <w:rPr>
                <w:rStyle w:val="Hyperlink"/>
                <w:noProof/>
              </w:rPr>
              <w:t>5.3.4.1</w:t>
            </w:r>
            <w:r>
              <w:rPr>
                <w:rFonts w:cstheme="minorBidi"/>
                <w:noProof/>
                <w:kern w:val="2"/>
                <w:szCs w:val="24"/>
                <w14:ligatures w14:val="standardContextual"/>
              </w:rPr>
              <w:tab/>
            </w:r>
            <w:r w:rsidRPr="00035558">
              <w:rPr>
                <w:rStyle w:val="Hyperlink"/>
                <w:noProof/>
              </w:rPr>
              <w:t>Approval Stage</w:t>
            </w:r>
            <w:r>
              <w:rPr>
                <w:noProof/>
                <w:webHidden/>
              </w:rPr>
              <w:tab/>
            </w:r>
            <w:r>
              <w:rPr>
                <w:noProof/>
                <w:webHidden/>
              </w:rPr>
              <w:fldChar w:fldCharType="begin"/>
            </w:r>
            <w:r>
              <w:rPr>
                <w:noProof/>
                <w:webHidden/>
              </w:rPr>
              <w:instrText xml:space="preserve"> PAGEREF _Toc190103110 \h </w:instrText>
            </w:r>
          </w:ins>
          <w:r>
            <w:rPr>
              <w:noProof/>
              <w:webHidden/>
            </w:rPr>
          </w:r>
          <w:r>
            <w:rPr>
              <w:noProof/>
              <w:webHidden/>
            </w:rPr>
            <w:fldChar w:fldCharType="separate"/>
          </w:r>
          <w:ins w:id="94" w:author="Kashif Umair" w:date="2025-02-10T18:04:00Z">
            <w:r>
              <w:rPr>
                <w:noProof/>
                <w:webHidden/>
              </w:rPr>
              <w:t>20</w:t>
            </w:r>
            <w:r>
              <w:rPr>
                <w:noProof/>
                <w:webHidden/>
              </w:rPr>
              <w:fldChar w:fldCharType="end"/>
            </w:r>
            <w:r w:rsidRPr="00035558">
              <w:rPr>
                <w:rStyle w:val="Hyperlink"/>
                <w:noProof/>
              </w:rPr>
              <w:fldChar w:fldCharType="end"/>
            </w:r>
          </w:ins>
        </w:p>
        <w:p w14:paraId="563AA6B6" w14:textId="3F1FE5B5" w:rsidR="00D0476C" w:rsidRDefault="00D0476C">
          <w:pPr>
            <w:pStyle w:val="TOC3"/>
            <w:tabs>
              <w:tab w:val="left" w:pos="1540"/>
              <w:tab w:val="right" w:leader="dot" w:pos="9016"/>
            </w:tabs>
            <w:rPr>
              <w:ins w:id="95" w:author="Kashif Umair" w:date="2025-02-10T18:04:00Z"/>
              <w:rFonts w:cstheme="minorBidi"/>
              <w:noProof/>
              <w:kern w:val="2"/>
              <w:szCs w:val="24"/>
              <w14:ligatures w14:val="standardContextual"/>
            </w:rPr>
          </w:pPr>
          <w:ins w:id="96" w:author="Kashif Umair" w:date="2025-02-10T18:04:00Z">
            <w:r w:rsidRPr="00035558">
              <w:rPr>
                <w:rStyle w:val="Hyperlink"/>
                <w:noProof/>
              </w:rPr>
              <w:fldChar w:fldCharType="begin"/>
            </w:r>
            <w:r w:rsidRPr="00035558">
              <w:rPr>
                <w:rStyle w:val="Hyperlink"/>
                <w:noProof/>
              </w:rPr>
              <w:instrText xml:space="preserve"> </w:instrText>
            </w:r>
            <w:r>
              <w:rPr>
                <w:noProof/>
              </w:rPr>
              <w:instrText>HYPERLINK \l "_Toc190103111"</w:instrText>
            </w:r>
            <w:r w:rsidRPr="00035558">
              <w:rPr>
                <w:rStyle w:val="Hyperlink"/>
                <w:noProof/>
              </w:rPr>
              <w:instrText xml:space="preserve"> </w:instrText>
            </w:r>
            <w:r w:rsidRPr="00035558">
              <w:rPr>
                <w:rStyle w:val="Hyperlink"/>
                <w:noProof/>
              </w:rPr>
            </w:r>
            <w:r w:rsidRPr="00035558">
              <w:rPr>
                <w:rStyle w:val="Hyperlink"/>
                <w:noProof/>
              </w:rPr>
              <w:fldChar w:fldCharType="separate"/>
            </w:r>
            <w:r w:rsidRPr="00035558">
              <w:rPr>
                <w:rStyle w:val="Hyperlink"/>
                <w:noProof/>
              </w:rPr>
              <w:t>5.3.4.2</w:t>
            </w:r>
            <w:r>
              <w:rPr>
                <w:rFonts w:cstheme="minorBidi"/>
                <w:noProof/>
                <w:kern w:val="2"/>
                <w:szCs w:val="24"/>
                <w14:ligatures w14:val="standardContextual"/>
              </w:rPr>
              <w:tab/>
            </w:r>
            <w:r w:rsidRPr="00035558">
              <w:rPr>
                <w:rStyle w:val="Hyperlink"/>
                <w:noProof/>
              </w:rPr>
              <w:t>Purchase Stage</w:t>
            </w:r>
            <w:r>
              <w:rPr>
                <w:noProof/>
                <w:webHidden/>
              </w:rPr>
              <w:tab/>
            </w:r>
            <w:r>
              <w:rPr>
                <w:noProof/>
                <w:webHidden/>
              </w:rPr>
              <w:fldChar w:fldCharType="begin"/>
            </w:r>
            <w:r>
              <w:rPr>
                <w:noProof/>
                <w:webHidden/>
              </w:rPr>
              <w:instrText xml:space="preserve"> PAGEREF _Toc190103111 \h </w:instrText>
            </w:r>
          </w:ins>
          <w:r>
            <w:rPr>
              <w:noProof/>
              <w:webHidden/>
            </w:rPr>
          </w:r>
          <w:r>
            <w:rPr>
              <w:noProof/>
              <w:webHidden/>
            </w:rPr>
            <w:fldChar w:fldCharType="separate"/>
          </w:r>
          <w:ins w:id="97" w:author="Kashif Umair" w:date="2025-02-10T18:04:00Z">
            <w:r>
              <w:rPr>
                <w:noProof/>
                <w:webHidden/>
              </w:rPr>
              <w:t>20</w:t>
            </w:r>
            <w:r>
              <w:rPr>
                <w:noProof/>
                <w:webHidden/>
              </w:rPr>
              <w:fldChar w:fldCharType="end"/>
            </w:r>
            <w:r w:rsidRPr="00035558">
              <w:rPr>
                <w:rStyle w:val="Hyperlink"/>
                <w:noProof/>
              </w:rPr>
              <w:fldChar w:fldCharType="end"/>
            </w:r>
          </w:ins>
        </w:p>
        <w:p w14:paraId="231A8290" w14:textId="5937CFD7" w:rsidR="00D0476C" w:rsidRDefault="00D0476C">
          <w:pPr>
            <w:pStyle w:val="TOC3"/>
            <w:tabs>
              <w:tab w:val="left" w:pos="1540"/>
              <w:tab w:val="right" w:leader="dot" w:pos="9016"/>
            </w:tabs>
            <w:rPr>
              <w:ins w:id="98" w:author="Kashif Umair" w:date="2025-02-10T18:04:00Z"/>
              <w:rFonts w:cstheme="minorBidi"/>
              <w:noProof/>
              <w:kern w:val="2"/>
              <w:szCs w:val="24"/>
              <w14:ligatures w14:val="standardContextual"/>
            </w:rPr>
          </w:pPr>
          <w:ins w:id="99" w:author="Kashif Umair" w:date="2025-02-10T18:04:00Z">
            <w:r w:rsidRPr="00035558">
              <w:rPr>
                <w:rStyle w:val="Hyperlink"/>
                <w:noProof/>
              </w:rPr>
              <w:fldChar w:fldCharType="begin"/>
            </w:r>
            <w:r w:rsidRPr="00035558">
              <w:rPr>
                <w:rStyle w:val="Hyperlink"/>
                <w:noProof/>
              </w:rPr>
              <w:instrText xml:space="preserve"> </w:instrText>
            </w:r>
            <w:r>
              <w:rPr>
                <w:noProof/>
              </w:rPr>
              <w:instrText>HYPERLINK \l "_Toc190103112"</w:instrText>
            </w:r>
            <w:r w:rsidRPr="00035558">
              <w:rPr>
                <w:rStyle w:val="Hyperlink"/>
                <w:noProof/>
              </w:rPr>
              <w:instrText xml:space="preserve"> </w:instrText>
            </w:r>
            <w:r w:rsidRPr="00035558">
              <w:rPr>
                <w:rStyle w:val="Hyperlink"/>
                <w:noProof/>
              </w:rPr>
            </w:r>
            <w:r w:rsidRPr="00035558">
              <w:rPr>
                <w:rStyle w:val="Hyperlink"/>
                <w:noProof/>
              </w:rPr>
              <w:fldChar w:fldCharType="separate"/>
            </w:r>
            <w:r w:rsidRPr="00035558">
              <w:rPr>
                <w:rStyle w:val="Hyperlink"/>
                <w:noProof/>
              </w:rPr>
              <w:t>5.3.4.3</w:t>
            </w:r>
            <w:r>
              <w:rPr>
                <w:rFonts w:cstheme="minorBidi"/>
                <w:noProof/>
                <w:kern w:val="2"/>
                <w:szCs w:val="24"/>
                <w14:ligatures w14:val="standardContextual"/>
              </w:rPr>
              <w:tab/>
            </w:r>
            <w:r w:rsidRPr="00035558">
              <w:rPr>
                <w:rStyle w:val="Hyperlink"/>
                <w:noProof/>
              </w:rPr>
              <w:t>End to End IS Contract Entries</w:t>
            </w:r>
            <w:r>
              <w:rPr>
                <w:noProof/>
                <w:webHidden/>
              </w:rPr>
              <w:tab/>
            </w:r>
            <w:r>
              <w:rPr>
                <w:noProof/>
                <w:webHidden/>
              </w:rPr>
              <w:fldChar w:fldCharType="begin"/>
            </w:r>
            <w:r>
              <w:rPr>
                <w:noProof/>
                <w:webHidden/>
              </w:rPr>
              <w:instrText xml:space="preserve"> PAGEREF _Toc190103112 \h </w:instrText>
            </w:r>
          </w:ins>
          <w:r>
            <w:rPr>
              <w:noProof/>
              <w:webHidden/>
            </w:rPr>
          </w:r>
          <w:r>
            <w:rPr>
              <w:noProof/>
              <w:webHidden/>
            </w:rPr>
            <w:fldChar w:fldCharType="separate"/>
          </w:r>
          <w:ins w:id="100" w:author="Kashif Umair" w:date="2025-02-10T18:04:00Z">
            <w:r>
              <w:rPr>
                <w:noProof/>
                <w:webHidden/>
              </w:rPr>
              <w:t>20</w:t>
            </w:r>
            <w:r>
              <w:rPr>
                <w:noProof/>
                <w:webHidden/>
              </w:rPr>
              <w:fldChar w:fldCharType="end"/>
            </w:r>
            <w:r w:rsidRPr="00035558">
              <w:rPr>
                <w:rStyle w:val="Hyperlink"/>
                <w:noProof/>
              </w:rPr>
              <w:fldChar w:fldCharType="end"/>
            </w:r>
          </w:ins>
        </w:p>
        <w:p w14:paraId="4B0F9E1C" w14:textId="440003F5" w:rsidR="00D0476C" w:rsidRDefault="00D0476C">
          <w:pPr>
            <w:pStyle w:val="TOC2"/>
            <w:tabs>
              <w:tab w:val="left" w:pos="880"/>
              <w:tab w:val="right" w:leader="dot" w:pos="9016"/>
            </w:tabs>
            <w:rPr>
              <w:ins w:id="101" w:author="Kashif Umair" w:date="2025-02-10T18:04:00Z"/>
              <w:rFonts w:cstheme="minorBidi"/>
              <w:noProof/>
              <w:kern w:val="2"/>
              <w:szCs w:val="24"/>
              <w14:ligatures w14:val="standardContextual"/>
            </w:rPr>
          </w:pPr>
          <w:ins w:id="102" w:author="Kashif Umair" w:date="2025-02-10T18:04:00Z">
            <w:r w:rsidRPr="00035558">
              <w:rPr>
                <w:rStyle w:val="Hyperlink"/>
                <w:noProof/>
              </w:rPr>
              <w:fldChar w:fldCharType="begin"/>
            </w:r>
            <w:r w:rsidRPr="00035558">
              <w:rPr>
                <w:rStyle w:val="Hyperlink"/>
                <w:noProof/>
              </w:rPr>
              <w:instrText xml:space="preserve"> </w:instrText>
            </w:r>
            <w:r>
              <w:rPr>
                <w:noProof/>
              </w:rPr>
              <w:instrText>HYPERLINK \l "_Toc190103113"</w:instrText>
            </w:r>
            <w:r w:rsidRPr="00035558">
              <w:rPr>
                <w:rStyle w:val="Hyperlink"/>
                <w:noProof/>
              </w:rPr>
              <w:instrText xml:space="preserve"> </w:instrText>
            </w:r>
            <w:r w:rsidRPr="00035558">
              <w:rPr>
                <w:rStyle w:val="Hyperlink"/>
                <w:noProof/>
              </w:rPr>
            </w:r>
            <w:r w:rsidRPr="00035558">
              <w:rPr>
                <w:rStyle w:val="Hyperlink"/>
                <w:noProof/>
              </w:rPr>
              <w:fldChar w:fldCharType="separate"/>
            </w:r>
            <w:r w:rsidRPr="00035558">
              <w:rPr>
                <w:rStyle w:val="Hyperlink"/>
                <w:noProof/>
              </w:rPr>
              <w:t>5.4</w:t>
            </w:r>
            <w:r>
              <w:rPr>
                <w:rFonts w:cstheme="minorBidi"/>
                <w:noProof/>
                <w:kern w:val="2"/>
                <w:szCs w:val="24"/>
                <w14:ligatures w14:val="standardContextual"/>
              </w:rPr>
              <w:tab/>
            </w:r>
            <w:r w:rsidRPr="00035558">
              <w:rPr>
                <w:rStyle w:val="Hyperlink"/>
                <w:noProof/>
              </w:rPr>
              <w:t>Down Payment Recovery (WS03-IJR-04)</w:t>
            </w:r>
            <w:r>
              <w:rPr>
                <w:noProof/>
                <w:webHidden/>
              </w:rPr>
              <w:tab/>
            </w:r>
            <w:r>
              <w:rPr>
                <w:noProof/>
                <w:webHidden/>
              </w:rPr>
              <w:fldChar w:fldCharType="begin"/>
            </w:r>
            <w:r>
              <w:rPr>
                <w:noProof/>
                <w:webHidden/>
              </w:rPr>
              <w:instrText xml:space="preserve"> PAGEREF _Toc190103113 \h </w:instrText>
            </w:r>
          </w:ins>
          <w:r>
            <w:rPr>
              <w:noProof/>
              <w:webHidden/>
            </w:rPr>
          </w:r>
          <w:r>
            <w:rPr>
              <w:noProof/>
              <w:webHidden/>
            </w:rPr>
            <w:fldChar w:fldCharType="separate"/>
          </w:r>
          <w:ins w:id="103" w:author="Kashif Umair" w:date="2025-02-10T18:04:00Z">
            <w:r>
              <w:rPr>
                <w:noProof/>
                <w:webHidden/>
              </w:rPr>
              <w:t>21</w:t>
            </w:r>
            <w:r>
              <w:rPr>
                <w:noProof/>
                <w:webHidden/>
              </w:rPr>
              <w:fldChar w:fldCharType="end"/>
            </w:r>
            <w:r w:rsidRPr="00035558">
              <w:rPr>
                <w:rStyle w:val="Hyperlink"/>
                <w:noProof/>
              </w:rPr>
              <w:fldChar w:fldCharType="end"/>
            </w:r>
          </w:ins>
        </w:p>
        <w:p w14:paraId="3131832C" w14:textId="643ACFCF" w:rsidR="00D0476C" w:rsidRDefault="00D0476C">
          <w:pPr>
            <w:pStyle w:val="TOC3"/>
            <w:tabs>
              <w:tab w:val="left" w:pos="1320"/>
              <w:tab w:val="right" w:leader="dot" w:pos="9016"/>
            </w:tabs>
            <w:rPr>
              <w:ins w:id="104" w:author="Kashif Umair" w:date="2025-02-10T18:04:00Z"/>
              <w:rFonts w:cstheme="minorBidi"/>
              <w:noProof/>
              <w:kern w:val="2"/>
              <w:szCs w:val="24"/>
              <w14:ligatures w14:val="standardContextual"/>
            </w:rPr>
          </w:pPr>
          <w:ins w:id="105" w:author="Kashif Umair" w:date="2025-02-10T18:04:00Z">
            <w:r w:rsidRPr="00035558">
              <w:rPr>
                <w:rStyle w:val="Hyperlink"/>
                <w:noProof/>
              </w:rPr>
              <w:fldChar w:fldCharType="begin"/>
            </w:r>
            <w:r w:rsidRPr="00035558">
              <w:rPr>
                <w:rStyle w:val="Hyperlink"/>
                <w:noProof/>
              </w:rPr>
              <w:instrText xml:space="preserve"> </w:instrText>
            </w:r>
            <w:r>
              <w:rPr>
                <w:noProof/>
              </w:rPr>
              <w:instrText>HYPERLINK \l "_Toc190103114"</w:instrText>
            </w:r>
            <w:r w:rsidRPr="00035558">
              <w:rPr>
                <w:rStyle w:val="Hyperlink"/>
                <w:noProof/>
              </w:rPr>
              <w:instrText xml:space="preserve"> </w:instrText>
            </w:r>
            <w:r w:rsidRPr="00035558">
              <w:rPr>
                <w:rStyle w:val="Hyperlink"/>
                <w:noProof/>
              </w:rPr>
            </w:r>
            <w:r w:rsidRPr="00035558">
              <w:rPr>
                <w:rStyle w:val="Hyperlink"/>
                <w:noProof/>
              </w:rPr>
              <w:fldChar w:fldCharType="separate"/>
            </w:r>
            <w:r w:rsidRPr="00035558">
              <w:rPr>
                <w:rStyle w:val="Hyperlink"/>
                <w:bCs/>
                <w:noProof/>
              </w:rPr>
              <w:t>5.4.1</w:t>
            </w:r>
            <w:r>
              <w:rPr>
                <w:rFonts w:cstheme="minorBidi"/>
                <w:noProof/>
                <w:kern w:val="2"/>
                <w:szCs w:val="24"/>
                <w14:ligatures w14:val="standardContextual"/>
              </w:rPr>
              <w:tab/>
            </w:r>
            <w:r w:rsidRPr="00035558">
              <w:rPr>
                <w:rStyle w:val="Hyperlink"/>
                <w:noProof/>
              </w:rPr>
              <w:t>Accounting Entries – Down Payment</w:t>
            </w:r>
            <w:r>
              <w:rPr>
                <w:noProof/>
                <w:webHidden/>
              </w:rPr>
              <w:tab/>
            </w:r>
            <w:r>
              <w:rPr>
                <w:noProof/>
                <w:webHidden/>
              </w:rPr>
              <w:fldChar w:fldCharType="begin"/>
            </w:r>
            <w:r>
              <w:rPr>
                <w:noProof/>
                <w:webHidden/>
              </w:rPr>
              <w:instrText xml:space="preserve"> PAGEREF _Toc190103114 \h </w:instrText>
            </w:r>
          </w:ins>
          <w:r>
            <w:rPr>
              <w:noProof/>
              <w:webHidden/>
            </w:rPr>
          </w:r>
          <w:r>
            <w:rPr>
              <w:noProof/>
              <w:webHidden/>
            </w:rPr>
            <w:fldChar w:fldCharType="separate"/>
          </w:r>
          <w:ins w:id="106" w:author="Kashif Umair" w:date="2025-02-10T18:04:00Z">
            <w:r>
              <w:rPr>
                <w:noProof/>
                <w:webHidden/>
              </w:rPr>
              <w:t>22</w:t>
            </w:r>
            <w:r>
              <w:rPr>
                <w:noProof/>
                <w:webHidden/>
              </w:rPr>
              <w:fldChar w:fldCharType="end"/>
            </w:r>
            <w:r w:rsidRPr="00035558">
              <w:rPr>
                <w:rStyle w:val="Hyperlink"/>
                <w:noProof/>
              </w:rPr>
              <w:fldChar w:fldCharType="end"/>
            </w:r>
          </w:ins>
        </w:p>
        <w:p w14:paraId="5381F125" w14:textId="77F9394A" w:rsidR="00D0476C" w:rsidRDefault="00D0476C">
          <w:pPr>
            <w:pStyle w:val="TOC2"/>
            <w:tabs>
              <w:tab w:val="left" w:pos="880"/>
              <w:tab w:val="right" w:leader="dot" w:pos="9016"/>
            </w:tabs>
            <w:rPr>
              <w:ins w:id="107" w:author="Kashif Umair" w:date="2025-02-10T18:04:00Z"/>
              <w:rFonts w:cstheme="minorBidi"/>
              <w:noProof/>
              <w:kern w:val="2"/>
              <w:szCs w:val="24"/>
              <w14:ligatures w14:val="standardContextual"/>
            </w:rPr>
          </w:pPr>
          <w:ins w:id="108" w:author="Kashif Umair" w:date="2025-02-10T18:04:00Z">
            <w:r w:rsidRPr="00035558">
              <w:rPr>
                <w:rStyle w:val="Hyperlink"/>
                <w:noProof/>
              </w:rPr>
              <w:fldChar w:fldCharType="begin"/>
            </w:r>
            <w:r w:rsidRPr="00035558">
              <w:rPr>
                <w:rStyle w:val="Hyperlink"/>
                <w:noProof/>
              </w:rPr>
              <w:instrText xml:space="preserve"> </w:instrText>
            </w:r>
            <w:r>
              <w:rPr>
                <w:noProof/>
              </w:rPr>
              <w:instrText>HYPERLINK \l "_Toc190103115"</w:instrText>
            </w:r>
            <w:r w:rsidRPr="00035558">
              <w:rPr>
                <w:rStyle w:val="Hyperlink"/>
                <w:noProof/>
              </w:rPr>
              <w:instrText xml:space="preserve"> </w:instrText>
            </w:r>
            <w:r w:rsidRPr="00035558">
              <w:rPr>
                <w:rStyle w:val="Hyperlink"/>
                <w:noProof/>
              </w:rPr>
            </w:r>
            <w:r w:rsidRPr="00035558">
              <w:rPr>
                <w:rStyle w:val="Hyperlink"/>
                <w:noProof/>
              </w:rPr>
              <w:fldChar w:fldCharType="separate"/>
            </w:r>
            <w:r w:rsidRPr="00035558">
              <w:rPr>
                <w:rStyle w:val="Hyperlink"/>
                <w:noProof/>
              </w:rPr>
              <w:t>5.5</w:t>
            </w:r>
            <w:r>
              <w:rPr>
                <w:rFonts w:cstheme="minorBidi"/>
                <w:noProof/>
                <w:kern w:val="2"/>
                <w:szCs w:val="24"/>
                <w14:ligatures w14:val="standardContextual"/>
              </w:rPr>
              <w:tab/>
            </w:r>
            <w:r w:rsidRPr="00035558">
              <w:rPr>
                <w:rStyle w:val="Hyperlink"/>
                <w:noProof/>
              </w:rPr>
              <w:t>Payment to Vendor (WS03-IJR-05)</w:t>
            </w:r>
            <w:r>
              <w:rPr>
                <w:noProof/>
                <w:webHidden/>
              </w:rPr>
              <w:tab/>
            </w:r>
            <w:r>
              <w:rPr>
                <w:noProof/>
                <w:webHidden/>
              </w:rPr>
              <w:fldChar w:fldCharType="begin"/>
            </w:r>
            <w:r>
              <w:rPr>
                <w:noProof/>
                <w:webHidden/>
              </w:rPr>
              <w:instrText xml:space="preserve"> PAGEREF _Toc190103115 \h </w:instrText>
            </w:r>
          </w:ins>
          <w:r>
            <w:rPr>
              <w:noProof/>
              <w:webHidden/>
            </w:rPr>
          </w:r>
          <w:r>
            <w:rPr>
              <w:noProof/>
              <w:webHidden/>
            </w:rPr>
            <w:fldChar w:fldCharType="separate"/>
          </w:r>
          <w:ins w:id="109" w:author="Kashif Umair" w:date="2025-02-10T18:04:00Z">
            <w:r>
              <w:rPr>
                <w:noProof/>
                <w:webHidden/>
              </w:rPr>
              <w:t>23</w:t>
            </w:r>
            <w:r>
              <w:rPr>
                <w:noProof/>
                <w:webHidden/>
              </w:rPr>
              <w:fldChar w:fldCharType="end"/>
            </w:r>
            <w:r w:rsidRPr="00035558">
              <w:rPr>
                <w:rStyle w:val="Hyperlink"/>
                <w:noProof/>
              </w:rPr>
              <w:fldChar w:fldCharType="end"/>
            </w:r>
          </w:ins>
        </w:p>
        <w:p w14:paraId="3B0D0131" w14:textId="37A8C5E7" w:rsidR="00D0476C" w:rsidRDefault="00D0476C">
          <w:pPr>
            <w:pStyle w:val="TOC3"/>
            <w:tabs>
              <w:tab w:val="left" w:pos="1320"/>
              <w:tab w:val="right" w:leader="dot" w:pos="9016"/>
            </w:tabs>
            <w:rPr>
              <w:ins w:id="110" w:author="Kashif Umair" w:date="2025-02-10T18:04:00Z"/>
              <w:rFonts w:cstheme="minorBidi"/>
              <w:noProof/>
              <w:kern w:val="2"/>
              <w:szCs w:val="24"/>
              <w14:ligatures w14:val="standardContextual"/>
            </w:rPr>
          </w:pPr>
          <w:ins w:id="111" w:author="Kashif Umair" w:date="2025-02-10T18:04:00Z">
            <w:r w:rsidRPr="00035558">
              <w:rPr>
                <w:rStyle w:val="Hyperlink"/>
                <w:noProof/>
              </w:rPr>
              <w:fldChar w:fldCharType="begin"/>
            </w:r>
            <w:r w:rsidRPr="00035558">
              <w:rPr>
                <w:rStyle w:val="Hyperlink"/>
                <w:noProof/>
              </w:rPr>
              <w:instrText xml:space="preserve"> </w:instrText>
            </w:r>
            <w:r>
              <w:rPr>
                <w:noProof/>
              </w:rPr>
              <w:instrText>HYPERLINK \l "_Toc190103116"</w:instrText>
            </w:r>
            <w:r w:rsidRPr="00035558">
              <w:rPr>
                <w:rStyle w:val="Hyperlink"/>
                <w:noProof/>
              </w:rPr>
              <w:instrText xml:space="preserve"> </w:instrText>
            </w:r>
            <w:r w:rsidRPr="00035558">
              <w:rPr>
                <w:rStyle w:val="Hyperlink"/>
                <w:noProof/>
              </w:rPr>
            </w:r>
            <w:r w:rsidRPr="00035558">
              <w:rPr>
                <w:rStyle w:val="Hyperlink"/>
                <w:noProof/>
              </w:rPr>
              <w:fldChar w:fldCharType="separate"/>
            </w:r>
            <w:r w:rsidRPr="00035558">
              <w:rPr>
                <w:rStyle w:val="Hyperlink"/>
                <w:bCs/>
                <w:noProof/>
              </w:rPr>
              <w:t>5.5.1</w:t>
            </w:r>
            <w:r>
              <w:rPr>
                <w:rFonts w:cstheme="minorBidi"/>
                <w:noProof/>
                <w:kern w:val="2"/>
                <w:szCs w:val="24"/>
                <w14:ligatures w14:val="standardContextual"/>
              </w:rPr>
              <w:tab/>
            </w:r>
            <w:r w:rsidRPr="00035558">
              <w:rPr>
                <w:rStyle w:val="Hyperlink"/>
                <w:noProof/>
              </w:rPr>
              <w:t>Accounting Entry - Payment to Vendor</w:t>
            </w:r>
            <w:r>
              <w:rPr>
                <w:noProof/>
                <w:webHidden/>
              </w:rPr>
              <w:tab/>
            </w:r>
            <w:r>
              <w:rPr>
                <w:noProof/>
                <w:webHidden/>
              </w:rPr>
              <w:fldChar w:fldCharType="begin"/>
            </w:r>
            <w:r>
              <w:rPr>
                <w:noProof/>
                <w:webHidden/>
              </w:rPr>
              <w:instrText xml:space="preserve"> PAGEREF _Toc190103116 \h </w:instrText>
            </w:r>
          </w:ins>
          <w:r>
            <w:rPr>
              <w:noProof/>
              <w:webHidden/>
            </w:rPr>
          </w:r>
          <w:r>
            <w:rPr>
              <w:noProof/>
              <w:webHidden/>
            </w:rPr>
            <w:fldChar w:fldCharType="separate"/>
          </w:r>
          <w:ins w:id="112" w:author="Kashif Umair" w:date="2025-02-10T18:04:00Z">
            <w:r>
              <w:rPr>
                <w:noProof/>
                <w:webHidden/>
              </w:rPr>
              <w:t>25</w:t>
            </w:r>
            <w:r>
              <w:rPr>
                <w:noProof/>
                <w:webHidden/>
              </w:rPr>
              <w:fldChar w:fldCharType="end"/>
            </w:r>
            <w:r w:rsidRPr="00035558">
              <w:rPr>
                <w:rStyle w:val="Hyperlink"/>
                <w:noProof/>
              </w:rPr>
              <w:fldChar w:fldCharType="end"/>
            </w:r>
          </w:ins>
        </w:p>
        <w:p w14:paraId="7CF38C17" w14:textId="429896F7" w:rsidR="00D0476C" w:rsidRDefault="00D0476C">
          <w:pPr>
            <w:pStyle w:val="TOC1"/>
            <w:rPr>
              <w:ins w:id="113" w:author="Kashif Umair" w:date="2025-02-10T18:04:00Z"/>
              <w:rFonts w:cstheme="minorBidi"/>
              <w:kern w:val="2"/>
              <w:szCs w:val="24"/>
              <w14:ligatures w14:val="standardContextual"/>
            </w:rPr>
          </w:pPr>
          <w:ins w:id="114" w:author="Kashif Umair" w:date="2025-02-10T18:04:00Z">
            <w:r w:rsidRPr="00035558">
              <w:rPr>
                <w:rStyle w:val="Hyperlink"/>
              </w:rPr>
              <w:fldChar w:fldCharType="begin"/>
            </w:r>
            <w:r w:rsidRPr="00035558">
              <w:rPr>
                <w:rStyle w:val="Hyperlink"/>
              </w:rPr>
              <w:instrText xml:space="preserve"> </w:instrText>
            </w:r>
            <w:r>
              <w:instrText>HYPERLINK \l "_Toc190103117"</w:instrText>
            </w:r>
            <w:r w:rsidRPr="00035558">
              <w:rPr>
                <w:rStyle w:val="Hyperlink"/>
              </w:rPr>
              <w:instrText xml:space="preserve"> </w:instrText>
            </w:r>
            <w:r w:rsidRPr="00035558">
              <w:rPr>
                <w:rStyle w:val="Hyperlink"/>
              </w:rPr>
            </w:r>
            <w:r w:rsidRPr="00035558">
              <w:rPr>
                <w:rStyle w:val="Hyperlink"/>
              </w:rPr>
              <w:fldChar w:fldCharType="separate"/>
            </w:r>
            <w:r w:rsidRPr="00035558">
              <w:rPr>
                <w:rStyle w:val="Hyperlink"/>
              </w:rPr>
              <w:t>6.</w:t>
            </w:r>
            <w:r>
              <w:rPr>
                <w:rFonts w:cstheme="minorBidi"/>
                <w:kern w:val="2"/>
                <w:szCs w:val="24"/>
                <w14:ligatures w14:val="standardContextual"/>
              </w:rPr>
              <w:tab/>
            </w:r>
            <w:r w:rsidRPr="00035558">
              <w:rPr>
                <w:rStyle w:val="Hyperlink"/>
              </w:rPr>
              <w:t>Credit Arrangement</w:t>
            </w:r>
            <w:r>
              <w:rPr>
                <w:webHidden/>
              </w:rPr>
              <w:tab/>
            </w:r>
            <w:r>
              <w:rPr>
                <w:webHidden/>
              </w:rPr>
              <w:fldChar w:fldCharType="begin"/>
            </w:r>
            <w:r>
              <w:rPr>
                <w:webHidden/>
              </w:rPr>
              <w:instrText xml:space="preserve"> PAGEREF _Toc190103117 \h </w:instrText>
            </w:r>
          </w:ins>
          <w:r>
            <w:rPr>
              <w:webHidden/>
            </w:rPr>
          </w:r>
          <w:r>
            <w:rPr>
              <w:webHidden/>
            </w:rPr>
            <w:fldChar w:fldCharType="separate"/>
          </w:r>
          <w:ins w:id="115" w:author="Kashif Umair" w:date="2025-02-10T18:04:00Z">
            <w:r>
              <w:rPr>
                <w:webHidden/>
              </w:rPr>
              <w:t>26</w:t>
            </w:r>
            <w:r>
              <w:rPr>
                <w:webHidden/>
              </w:rPr>
              <w:fldChar w:fldCharType="end"/>
            </w:r>
            <w:r w:rsidRPr="00035558">
              <w:rPr>
                <w:rStyle w:val="Hyperlink"/>
              </w:rPr>
              <w:fldChar w:fldCharType="end"/>
            </w:r>
          </w:ins>
        </w:p>
        <w:p w14:paraId="26523FA6" w14:textId="1F312673" w:rsidR="00D0476C" w:rsidRDefault="00D0476C">
          <w:pPr>
            <w:pStyle w:val="TOC2"/>
            <w:tabs>
              <w:tab w:val="left" w:pos="880"/>
              <w:tab w:val="right" w:leader="dot" w:pos="9016"/>
            </w:tabs>
            <w:rPr>
              <w:ins w:id="116" w:author="Kashif Umair" w:date="2025-02-10T18:04:00Z"/>
              <w:rFonts w:cstheme="minorBidi"/>
              <w:noProof/>
              <w:kern w:val="2"/>
              <w:szCs w:val="24"/>
              <w14:ligatures w14:val="standardContextual"/>
            </w:rPr>
          </w:pPr>
          <w:ins w:id="117" w:author="Kashif Umair" w:date="2025-02-10T18:04:00Z">
            <w:r w:rsidRPr="00035558">
              <w:rPr>
                <w:rStyle w:val="Hyperlink"/>
                <w:noProof/>
              </w:rPr>
              <w:fldChar w:fldCharType="begin"/>
            </w:r>
            <w:r w:rsidRPr="00035558">
              <w:rPr>
                <w:rStyle w:val="Hyperlink"/>
                <w:noProof/>
              </w:rPr>
              <w:instrText xml:space="preserve"> </w:instrText>
            </w:r>
            <w:r>
              <w:rPr>
                <w:noProof/>
              </w:rPr>
              <w:instrText>HYPERLINK \l "_Toc190103118"</w:instrText>
            </w:r>
            <w:r w:rsidRPr="00035558">
              <w:rPr>
                <w:rStyle w:val="Hyperlink"/>
                <w:noProof/>
              </w:rPr>
              <w:instrText xml:space="preserve"> </w:instrText>
            </w:r>
            <w:r w:rsidRPr="00035558">
              <w:rPr>
                <w:rStyle w:val="Hyperlink"/>
                <w:noProof/>
              </w:rPr>
            </w:r>
            <w:r w:rsidRPr="00035558">
              <w:rPr>
                <w:rStyle w:val="Hyperlink"/>
                <w:noProof/>
              </w:rPr>
              <w:fldChar w:fldCharType="separate"/>
            </w:r>
            <w:r w:rsidRPr="00035558">
              <w:rPr>
                <w:rStyle w:val="Hyperlink"/>
                <w:noProof/>
              </w:rPr>
              <w:t>6.1</w:t>
            </w:r>
            <w:r>
              <w:rPr>
                <w:rFonts w:cstheme="minorBidi"/>
                <w:noProof/>
                <w:kern w:val="2"/>
                <w:szCs w:val="24"/>
                <w14:ligatures w14:val="standardContextual"/>
              </w:rPr>
              <w:tab/>
            </w:r>
            <w:r w:rsidRPr="00035558">
              <w:rPr>
                <w:rStyle w:val="Hyperlink"/>
                <w:noProof/>
              </w:rPr>
              <w:t>Arrangement Creation (WS03-IJR-06)</w:t>
            </w:r>
            <w:r>
              <w:rPr>
                <w:noProof/>
                <w:webHidden/>
              </w:rPr>
              <w:tab/>
            </w:r>
            <w:r>
              <w:rPr>
                <w:noProof/>
                <w:webHidden/>
              </w:rPr>
              <w:fldChar w:fldCharType="begin"/>
            </w:r>
            <w:r>
              <w:rPr>
                <w:noProof/>
                <w:webHidden/>
              </w:rPr>
              <w:instrText xml:space="preserve"> PAGEREF _Toc190103118 \h </w:instrText>
            </w:r>
          </w:ins>
          <w:r>
            <w:rPr>
              <w:noProof/>
              <w:webHidden/>
            </w:rPr>
          </w:r>
          <w:r>
            <w:rPr>
              <w:noProof/>
              <w:webHidden/>
            </w:rPr>
            <w:fldChar w:fldCharType="separate"/>
          </w:r>
          <w:ins w:id="118" w:author="Kashif Umair" w:date="2025-02-10T18:04:00Z">
            <w:r>
              <w:rPr>
                <w:noProof/>
                <w:webHidden/>
              </w:rPr>
              <w:t>26</w:t>
            </w:r>
            <w:r>
              <w:rPr>
                <w:noProof/>
                <w:webHidden/>
              </w:rPr>
              <w:fldChar w:fldCharType="end"/>
            </w:r>
            <w:r w:rsidRPr="00035558">
              <w:rPr>
                <w:rStyle w:val="Hyperlink"/>
                <w:noProof/>
              </w:rPr>
              <w:fldChar w:fldCharType="end"/>
            </w:r>
          </w:ins>
        </w:p>
        <w:p w14:paraId="3C608F5C" w14:textId="24E345FD" w:rsidR="00D0476C" w:rsidRDefault="00D0476C">
          <w:pPr>
            <w:pStyle w:val="TOC2"/>
            <w:tabs>
              <w:tab w:val="left" w:pos="880"/>
              <w:tab w:val="right" w:leader="dot" w:pos="9016"/>
            </w:tabs>
            <w:rPr>
              <w:ins w:id="119" w:author="Kashif Umair" w:date="2025-02-10T18:04:00Z"/>
              <w:rFonts w:cstheme="minorBidi"/>
              <w:noProof/>
              <w:kern w:val="2"/>
              <w:szCs w:val="24"/>
              <w14:ligatures w14:val="standardContextual"/>
            </w:rPr>
          </w:pPr>
          <w:ins w:id="120" w:author="Kashif Umair" w:date="2025-02-10T18:04:00Z">
            <w:r w:rsidRPr="00035558">
              <w:rPr>
                <w:rStyle w:val="Hyperlink"/>
                <w:noProof/>
              </w:rPr>
              <w:fldChar w:fldCharType="begin"/>
            </w:r>
            <w:r w:rsidRPr="00035558">
              <w:rPr>
                <w:rStyle w:val="Hyperlink"/>
                <w:noProof/>
              </w:rPr>
              <w:instrText xml:space="preserve"> </w:instrText>
            </w:r>
            <w:r>
              <w:rPr>
                <w:noProof/>
              </w:rPr>
              <w:instrText>HYPERLINK \l "_Toc190103119"</w:instrText>
            </w:r>
            <w:r w:rsidRPr="00035558">
              <w:rPr>
                <w:rStyle w:val="Hyperlink"/>
                <w:noProof/>
              </w:rPr>
              <w:instrText xml:space="preserve"> </w:instrText>
            </w:r>
            <w:r w:rsidRPr="00035558">
              <w:rPr>
                <w:rStyle w:val="Hyperlink"/>
                <w:noProof/>
              </w:rPr>
            </w:r>
            <w:r w:rsidRPr="00035558">
              <w:rPr>
                <w:rStyle w:val="Hyperlink"/>
                <w:noProof/>
              </w:rPr>
              <w:fldChar w:fldCharType="separate"/>
            </w:r>
            <w:r w:rsidRPr="00035558">
              <w:rPr>
                <w:rStyle w:val="Hyperlink"/>
                <w:noProof/>
              </w:rPr>
              <w:t>6.2</w:t>
            </w:r>
            <w:r>
              <w:rPr>
                <w:rFonts w:cstheme="minorBidi"/>
                <w:noProof/>
                <w:kern w:val="2"/>
                <w:szCs w:val="24"/>
                <w14:ligatures w14:val="standardContextual"/>
              </w:rPr>
              <w:tab/>
            </w:r>
            <w:r w:rsidRPr="00035558">
              <w:rPr>
                <w:rStyle w:val="Hyperlink"/>
                <w:noProof/>
              </w:rPr>
              <w:t>Payment Schedule</w:t>
            </w:r>
            <w:r>
              <w:rPr>
                <w:noProof/>
                <w:webHidden/>
              </w:rPr>
              <w:tab/>
            </w:r>
            <w:r>
              <w:rPr>
                <w:noProof/>
                <w:webHidden/>
              </w:rPr>
              <w:fldChar w:fldCharType="begin"/>
            </w:r>
            <w:r>
              <w:rPr>
                <w:noProof/>
                <w:webHidden/>
              </w:rPr>
              <w:instrText xml:space="preserve"> PAGEREF _Toc190103119 \h </w:instrText>
            </w:r>
          </w:ins>
          <w:r>
            <w:rPr>
              <w:noProof/>
              <w:webHidden/>
            </w:rPr>
          </w:r>
          <w:r>
            <w:rPr>
              <w:noProof/>
              <w:webHidden/>
            </w:rPr>
            <w:fldChar w:fldCharType="separate"/>
          </w:r>
          <w:ins w:id="121" w:author="Kashif Umair" w:date="2025-02-10T18:04:00Z">
            <w:r>
              <w:rPr>
                <w:noProof/>
                <w:webHidden/>
              </w:rPr>
              <w:t>28</w:t>
            </w:r>
            <w:r>
              <w:rPr>
                <w:noProof/>
                <w:webHidden/>
              </w:rPr>
              <w:fldChar w:fldCharType="end"/>
            </w:r>
            <w:r w:rsidRPr="00035558">
              <w:rPr>
                <w:rStyle w:val="Hyperlink"/>
                <w:noProof/>
              </w:rPr>
              <w:fldChar w:fldCharType="end"/>
            </w:r>
          </w:ins>
        </w:p>
        <w:p w14:paraId="5F687DE8" w14:textId="6C09EEF5" w:rsidR="00D0476C" w:rsidRDefault="00D0476C">
          <w:pPr>
            <w:pStyle w:val="TOC2"/>
            <w:tabs>
              <w:tab w:val="left" w:pos="880"/>
              <w:tab w:val="right" w:leader="dot" w:pos="9016"/>
            </w:tabs>
            <w:rPr>
              <w:ins w:id="122" w:author="Kashif Umair" w:date="2025-02-10T18:04:00Z"/>
              <w:rFonts w:cstheme="minorBidi"/>
              <w:noProof/>
              <w:kern w:val="2"/>
              <w:szCs w:val="24"/>
              <w14:ligatures w14:val="standardContextual"/>
            </w:rPr>
          </w:pPr>
          <w:ins w:id="123" w:author="Kashif Umair" w:date="2025-02-10T18:04:00Z">
            <w:r w:rsidRPr="00035558">
              <w:rPr>
                <w:rStyle w:val="Hyperlink"/>
                <w:noProof/>
              </w:rPr>
              <w:lastRenderedPageBreak/>
              <w:fldChar w:fldCharType="begin"/>
            </w:r>
            <w:r w:rsidRPr="00035558">
              <w:rPr>
                <w:rStyle w:val="Hyperlink"/>
                <w:noProof/>
              </w:rPr>
              <w:instrText xml:space="preserve"> </w:instrText>
            </w:r>
            <w:r>
              <w:rPr>
                <w:noProof/>
              </w:rPr>
              <w:instrText>HYPERLINK \l "_Toc190103120"</w:instrText>
            </w:r>
            <w:r w:rsidRPr="00035558">
              <w:rPr>
                <w:rStyle w:val="Hyperlink"/>
                <w:noProof/>
              </w:rPr>
              <w:instrText xml:space="preserve"> </w:instrText>
            </w:r>
            <w:r w:rsidRPr="00035558">
              <w:rPr>
                <w:rStyle w:val="Hyperlink"/>
                <w:noProof/>
              </w:rPr>
            </w:r>
            <w:r w:rsidRPr="00035558">
              <w:rPr>
                <w:rStyle w:val="Hyperlink"/>
                <w:noProof/>
              </w:rPr>
              <w:fldChar w:fldCharType="separate"/>
            </w:r>
            <w:r w:rsidRPr="00035558">
              <w:rPr>
                <w:rStyle w:val="Hyperlink"/>
                <w:noProof/>
              </w:rPr>
              <w:t>6.3</w:t>
            </w:r>
            <w:r>
              <w:rPr>
                <w:rFonts w:cstheme="minorBidi"/>
                <w:noProof/>
                <w:kern w:val="2"/>
                <w:szCs w:val="24"/>
                <w14:ligatures w14:val="standardContextual"/>
              </w:rPr>
              <w:tab/>
            </w:r>
            <w:r w:rsidRPr="00035558">
              <w:rPr>
                <w:rStyle w:val="Hyperlink"/>
                <w:noProof/>
              </w:rPr>
              <w:t>SAMA Payment Schedule (WS03-IJR-07)</w:t>
            </w:r>
            <w:r>
              <w:rPr>
                <w:noProof/>
                <w:webHidden/>
              </w:rPr>
              <w:tab/>
            </w:r>
            <w:r>
              <w:rPr>
                <w:noProof/>
                <w:webHidden/>
              </w:rPr>
              <w:fldChar w:fldCharType="begin"/>
            </w:r>
            <w:r>
              <w:rPr>
                <w:noProof/>
                <w:webHidden/>
              </w:rPr>
              <w:instrText xml:space="preserve"> PAGEREF _Toc190103120 \h </w:instrText>
            </w:r>
          </w:ins>
          <w:r>
            <w:rPr>
              <w:noProof/>
              <w:webHidden/>
            </w:rPr>
          </w:r>
          <w:r>
            <w:rPr>
              <w:noProof/>
              <w:webHidden/>
            </w:rPr>
            <w:fldChar w:fldCharType="separate"/>
          </w:r>
          <w:ins w:id="124" w:author="Kashif Umair" w:date="2025-02-10T18:04:00Z">
            <w:r>
              <w:rPr>
                <w:noProof/>
                <w:webHidden/>
              </w:rPr>
              <w:t>28</w:t>
            </w:r>
            <w:r>
              <w:rPr>
                <w:noProof/>
                <w:webHidden/>
              </w:rPr>
              <w:fldChar w:fldCharType="end"/>
            </w:r>
            <w:r w:rsidRPr="00035558">
              <w:rPr>
                <w:rStyle w:val="Hyperlink"/>
                <w:noProof/>
              </w:rPr>
              <w:fldChar w:fldCharType="end"/>
            </w:r>
          </w:ins>
        </w:p>
        <w:p w14:paraId="46B3240B" w14:textId="070653E4" w:rsidR="00D0476C" w:rsidRDefault="00D0476C">
          <w:pPr>
            <w:pStyle w:val="TOC2"/>
            <w:tabs>
              <w:tab w:val="left" w:pos="880"/>
              <w:tab w:val="right" w:leader="dot" w:pos="9016"/>
            </w:tabs>
            <w:rPr>
              <w:ins w:id="125" w:author="Kashif Umair" w:date="2025-02-10T18:04:00Z"/>
              <w:rFonts w:cstheme="minorBidi"/>
              <w:noProof/>
              <w:kern w:val="2"/>
              <w:szCs w:val="24"/>
              <w14:ligatures w14:val="standardContextual"/>
            </w:rPr>
          </w:pPr>
          <w:ins w:id="126" w:author="Kashif Umair" w:date="2025-02-10T18:04:00Z">
            <w:r w:rsidRPr="00035558">
              <w:rPr>
                <w:rStyle w:val="Hyperlink"/>
                <w:noProof/>
              </w:rPr>
              <w:fldChar w:fldCharType="begin"/>
            </w:r>
            <w:r w:rsidRPr="00035558">
              <w:rPr>
                <w:rStyle w:val="Hyperlink"/>
                <w:noProof/>
              </w:rPr>
              <w:instrText xml:space="preserve"> </w:instrText>
            </w:r>
            <w:r>
              <w:rPr>
                <w:noProof/>
              </w:rPr>
              <w:instrText>HYPERLINK \l "_Toc190103121"</w:instrText>
            </w:r>
            <w:r w:rsidRPr="00035558">
              <w:rPr>
                <w:rStyle w:val="Hyperlink"/>
                <w:noProof/>
              </w:rPr>
              <w:instrText xml:space="preserve"> </w:instrText>
            </w:r>
            <w:r w:rsidRPr="00035558">
              <w:rPr>
                <w:rStyle w:val="Hyperlink"/>
                <w:noProof/>
              </w:rPr>
            </w:r>
            <w:r w:rsidRPr="00035558">
              <w:rPr>
                <w:rStyle w:val="Hyperlink"/>
                <w:noProof/>
              </w:rPr>
              <w:fldChar w:fldCharType="separate"/>
            </w:r>
            <w:r w:rsidRPr="00035558">
              <w:rPr>
                <w:rStyle w:val="Hyperlink"/>
                <w:noProof/>
              </w:rPr>
              <w:t>6.4</w:t>
            </w:r>
            <w:r>
              <w:rPr>
                <w:rFonts w:cstheme="minorBidi"/>
                <w:noProof/>
                <w:kern w:val="2"/>
                <w:szCs w:val="24"/>
                <w14:ligatures w14:val="standardContextual"/>
              </w:rPr>
              <w:tab/>
            </w:r>
            <w:r w:rsidRPr="00035558">
              <w:rPr>
                <w:rStyle w:val="Hyperlink"/>
                <w:noProof/>
              </w:rPr>
              <w:t>Arrangement Overview</w:t>
            </w:r>
            <w:r>
              <w:rPr>
                <w:noProof/>
                <w:webHidden/>
              </w:rPr>
              <w:tab/>
            </w:r>
            <w:r>
              <w:rPr>
                <w:noProof/>
                <w:webHidden/>
              </w:rPr>
              <w:fldChar w:fldCharType="begin"/>
            </w:r>
            <w:r>
              <w:rPr>
                <w:noProof/>
                <w:webHidden/>
              </w:rPr>
              <w:instrText xml:space="preserve"> PAGEREF _Toc190103121 \h </w:instrText>
            </w:r>
          </w:ins>
          <w:r>
            <w:rPr>
              <w:noProof/>
              <w:webHidden/>
            </w:rPr>
          </w:r>
          <w:r>
            <w:rPr>
              <w:noProof/>
              <w:webHidden/>
            </w:rPr>
            <w:fldChar w:fldCharType="separate"/>
          </w:r>
          <w:ins w:id="127" w:author="Kashif Umair" w:date="2025-02-10T18:04:00Z">
            <w:r>
              <w:rPr>
                <w:noProof/>
                <w:webHidden/>
              </w:rPr>
              <w:t>29</w:t>
            </w:r>
            <w:r>
              <w:rPr>
                <w:noProof/>
                <w:webHidden/>
              </w:rPr>
              <w:fldChar w:fldCharType="end"/>
            </w:r>
            <w:r w:rsidRPr="00035558">
              <w:rPr>
                <w:rStyle w:val="Hyperlink"/>
                <w:noProof/>
              </w:rPr>
              <w:fldChar w:fldCharType="end"/>
            </w:r>
          </w:ins>
        </w:p>
        <w:p w14:paraId="617A9003" w14:textId="195BD675" w:rsidR="00D0476C" w:rsidRDefault="00D0476C">
          <w:pPr>
            <w:pStyle w:val="TOC2"/>
            <w:tabs>
              <w:tab w:val="left" w:pos="880"/>
              <w:tab w:val="right" w:leader="dot" w:pos="9016"/>
            </w:tabs>
            <w:rPr>
              <w:ins w:id="128" w:author="Kashif Umair" w:date="2025-02-10T18:04:00Z"/>
              <w:rFonts w:cstheme="minorBidi"/>
              <w:noProof/>
              <w:kern w:val="2"/>
              <w:szCs w:val="24"/>
              <w14:ligatures w14:val="standardContextual"/>
            </w:rPr>
          </w:pPr>
          <w:ins w:id="129" w:author="Kashif Umair" w:date="2025-02-10T18:04:00Z">
            <w:r w:rsidRPr="00035558">
              <w:rPr>
                <w:rStyle w:val="Hyperlink"/>
                <w:noProof/>
              </w:rPr>
              <w:fldChar w:fldCharType="begin"/>
            </w:r>
            <w:r w:rsidRPr="00035558">
              <w:rPr>
                <w:rStyle w:val="Hyperlink"/>
                <w:noProof/>
              </w:rPr>
              <w:instrText xml:space="preserve"> </w:instrText>
            </w:r>
            <w:r>
              <w:rPr>
                <w:noProof/>
              </w:rPr>
              <w:instrText>HYPERLINK \l "_Toc190103122"</w:instrText>
            </w:r>
            <w:r w:rsidRPr="00035558">
              <w:rPr>
                <w:rStyle w:val="Hyperlink"/>
                <w:noProof/>
              </w:rPr>
              <w:instrText xml:space="preserve"> </w:instrText>
            </w:r>
            <w:r w:rsidRPr="00035558">
              <w:rPr>
                <w:rStyle w:val="Hyperlink"/>
                <w:noProof/>
              </w:rPr>
            </w:r>
            <w:r w:rsidRPr="00035558">
              <w:rPr>
                <w:rStyle w:val="Hyperlink"/>
                <w:noProof/>
              </w:rPr>
              <w:fldChar w:fldCharType="separate"/>
            </w:r>
            <w:r w:rsidRPr="00035558">
              <w:rPr>
                <w:rStyle w:val="Hyperlink"/>
                <w:noProof/>
              </w:rPr>
              <w:t>6.5</w:t>
            </w:r>
            <w:r>
              <w:rPr>
                <w:rFonts w:cstheme="minorBidi"/>
                <w:noProof/>
                <w:kern w:val="2"/>
                <w:szCs w:val="24"/>
                <w14:ligatures w14:val="standardContextual"/>
              </w:rPr>
              <w:tab/>
            </w:r>
            <w:r w:rsidRPr="00035558">
              <w:rPr>
                <w:rStyle w:val="Hyperlink"/>
                <w:noProof/>
              </w:rPr>
              <w:t>Accounting Entries - AA Arrangement</w:t>
            </w:r>
            <w:r>
              <w:rPr>
                <w:noProof/>
                <w:webHidden/>
              </w:rPr>
              <w:tab/>
            </w:r>
            <w:r>
              <w:rPr>
                <w:noProof/>
                <w:webHidden/>
              </w:rPr>
              <w:fldChar w:fldCharType="begin"/>
            </w:r>
            <w:r>
              <w:rPr>
                <w:noProof/>
                <w:webHidden/>
              </w:rPr>
              <w:instrText xml:space="preserve"> PAGEREF _Toc190103122 \h </w:instrText>
            </w:r>
          </w:ins>
          <w:r>
            <w:rPr>
              <w:noProof/>
              <w:webHidden/>
            </w:rPr>
          </w:r>
          <w:r>
            <w:rPr>
              <w:noProof/>
              <w:webHidden/>
            </w:rPr>
            <w:fldChar w:fldCharType="separate"/>
          </w:r>
          <w:ins w:id="130" w:author="Kashif Umair" w:date="2025-02-10T18:04:00Z">
            <w:r>
              <w:rPr>
                <w:noProof/>
                <w:webHidden/>
              </w:rPr>
              <w:t>30</w:t>
            </w:r>
            <w:r>
              <w:rPr>
                <w:noProof/>
                <w:webHidden/>
              </w:rPr>
              <w:fldChar w:fldCharType="end"/>
            </w:r>
            <w:r w:rsidRPr="00035558">
              <w:rPr>
                <w:rStyle w:val="Hyperlink"/>
                <w:noProof/>
              </w:rPr>
              <w:fldChar w:fldCharType="end"/>
            </w:r>
          </w:ins>
        </w:p>
        <w:p w14:paraId="35F3B103" w14:textId="4B5743B4" w:rsidR="00D0476C" w:rsidRDefault="00D0476C">
          <w:pPr>
            <w:pStyle w:val="TOC2"/>
            <w:tabs>
              <w:tab w:val="left" w:pos="880"/>
              <w:tab w:val="right" w:leader="dot" w:pos="9016"/>
            </w:tabs>
            <w:rPr>
              <w:ins w:id="131" w:author="Kashif Umair" w:date="2025-02-10T18:04:00Z"/>
              <w:rFonts w:cstheme="minorBidi"/>
              <w:noProof/>
              <w:kern w:val="2"/>
              <w:szCs w:val="24"/>
              <w14:ligatures w14:val="standardContextual"/>
            </w:rPr>
          </w:pPr>
          <w:ins w:id="132" w:author="Kashif Umair" w:date="2025-02-10T18:04:00Z">
            <w:r w:rsidRPr="00035558">
              <w:rPr>
                <w:rStyle w:val="Hyperlink"/>
                <w:noProof/>
              </w:rPr>
              <w:fldChar w:fldCharType="begin"/>
            </w:r>
            <w:r w:rsidRPr="00035558">
              <w:rPr>
                <w:rStyle w:val="Hyperlink"/>
                <w:noProof/>
              </w:rPr>
              <w:instrText xml:space="preserve"> </w:instrText>
            </w:r>
            <w:r>
              <w:rPr>
                <w:noProof/>
              </w:rPr>
              <w:instrText>HYPERLINK \l "_Toc190103123"</w:instrText>
            </w:r>
            <w:r w:rsidRPr="00035558">
              <w:rPr>
                <w:rStyle w:val="Hyperlink"/>
                <w:noProof/>
              </w:rPr>
              <w:instrText xml:space="preserve"> </w:instrText>
            </w:r>
            <w:r w:rsidRPr="00035558">
              <w:rPr>
                <w:rStyle w:val="Hyperlink"/>
                <w:noProof/>
              </w:rPr>
            </w:r>
            <w:r w:rsidRPr="00035558">
              <w:rPr>
                <w:rStyle w:val="Hyperlink"/>
                <w:noProof/>
              </w:rPr>
              <w:fldChar w:fldCharType="separate"/>
            </w:r>
            <w:r w:rsidRPr="00035558">
              <w:rPr>
                <w:rStyle w:val="Hyperlink"/>
                <w:noProof/>
              </w:rPr>
              <w:t>6.6</w:t>
            </w:r>
            <w:r>
              <w:rPr>
                <w:rFonts w:cstheme="minorBidi"/>
                <w:noProof/>
                <w:kern w:val="2"/>
                <w:szCs w:val="24"/>
                <w14:ligatures w14:val="standardContextual"/>
              </w:rPr>
              <w:tab/>
            </w:r>
            <w:r w:rsidRPr="00035558">
              <w:rPr>
                <w:rStyle w:val="Hyperlink"/>
                <w:noProof/>
              </w:rPr>
              <w:t>Maintenance Activities</w:t>
            </w:r>
            <w:r>
              <w:rPr>
                <w:noProof/>
                <w:webHidden/>
              </w:rPr>
              <w:tab/>
            </w:r>
            <w:r>
              <w:rPr>
                <w:noProof/>
                <w:webHidden/>
              </w:rPr>
              <w:fldChar w:fldCharType="begin"/>
            </w:r>
            <w:r>
              <w:rPr>
                <w:noProof/>
                <w:webHidden/>
              </w:rPr>
              <w:instrText xml:space="preserve"> PAGEREF _Toc190103123 \h </w:instrText>
            </w:r>
          </w:ins>
          <w:r>
            <w:rPr>
              <w:noProof/>
              <w:webHidden/>
            </w:rPr>
          </w:r>
          <w:r>
            <w:rPr>
              <w:noProof/>
              <w:webHidden/>
            </w:rPr>
            <w:fldChar w:fldCharType="separate"/>
          </w:r>
          <w:ins w:id="133" w:author="Kashif Umair" w:date="2025-02-10T18:04:00Z">
            <w:r>
              <w:rPr>
                <w:noProof/>
                <w:webHidden/>
              </w:rPr>
              <w:t>31</w:t>
            </w:r>
            <w:r>
              <w:rPr>
                <w:noProof/>
                <w:webHidden/>
              </w:rPr>
              <w:fldChar w:fldCharType="end"/>
            </w:r>
            <w:r w:rsidRPr="00035558">
              <w:rPr>
                <w:rStyle w:val="Hyperlink"/>
                <w:noProof/>
              </w:rPr>
              <w:fldChar w:fldCharType="end"/>
            </w:r>
          </w:ins>
        </w:p>
        <w:p w14:paraId="60DA8579" w14:textId="3499B76C" w:rsidR="00D0476C" w:rsidRDefault="00D0476C">
          <w:pPr>
            <w:pStyle w:val="TOC3"/>
            <w:tabs>
              <w:tab w:val="left" w:pos="1320"/>
              <w:tab w:val="right" w:leader="dot" w:pos="9016"/>
            </w:tabs>
            <w:rPr>
              <w:ins w:id="134" w:author="Kashif Umair" w:date="2025-02-10T18:04:00Z"/>
              <w:rFonts w:cstheme="minorBidi"/>
              <w:noProof/>
              <w:kern w:val="2"/>
              <w:szCs w:val="24"/>
              <w14:ligatures w14:val="standardContextual"/>
            </w:rPr>
          </w:pPr>
          <w:ins w:id="135" w:author="Kashif Umair" w:date="2025-02-10T18:04:00Z">
            <w:r w:rsidRPr="00035558">
              <w:rPr>
                <w:rStyle w:val="Hyperlink"/>
                <w:noProof/>
              </w:rPr>
              <w:fldChar w:fldCharType="begin"/>
            </w:r>
            <w:r w:rsidRPr="00035558">
              <w:rPr>
                <w:rStyle w:val="Hyperlink"/>
                <w:noProof/>
              </w:rPr>
              <w:instrText xml:space="preserve"> </w:instrText>
            </w:r>
            <w:r>
              <w:rPr>
                <w:noProof/>
              </w:rPr>
              <w:instrText>HYPERLINK \l "_Toc190103124"</w:instrText>
            </w:r>
            <w:r w:rsidRPr="00035558">
              <w:rPr>
                <w:rStyle w:val="Hyperlink"/>
                <w:noProof/>
              </w:rPr>
              <w:instrText xml:space="preserve"> </w:instrText>
            </w:r>
            <w:r w:rsidRPr="00035558">
              <w:rPr>
                <w:rStyle w:val="Hyperlink"/>
                <w:noProof/>
              </w:rPr>
            </w:r>
            <w:r w:rsidRPr="00035558">
              <w:rPr>
                <w:rStyle w:val="Hyperlink"/>
                <w:noProof/>
              </w:rPr>
              <w:fldChar w:fldCharType="separate"/>
            </w:r>
            <w:r w:rsidRPr="00035558">
              <w:rPr>
                <w:rStyle w:val="Hyperlink"/>
                <w:bCs/>
                <w:noProof/>
              </w:rPr>
              <w:t>6.6.1</w:t>
            </w:r>
            <w:r>
              <w:rPr>
                <w:rFonts w:cstheme="minorBidi"/>
                <w:noProof/>
                <w:kern w:val="2"/>
                <w:szCs w:val="24"/>
                <w14:ligatures w14:val="standardContextual"/>
              </w:rPr>
              <w:tab/>
            </w:r>
            <w:r w:rsidRPr="00035558">
              <w:rPr>
                <w:rStyle w:val="Hyperlink"/>
                <w:noProof/>
              </w:rPr>
              <w:t>Cancellation within cooling period (WS01-IJR-08)</w:t>
            </w:r>
            <w:r>
              <w:rPr>
                <w:noProof/>
                <w:webHidden/>
              </w:rPr>
              <w:tab/>
            </w:r>
            <w:r>
              <w:rPr>
                <w:noProof/>
                <w:webHidden/>
              </w:rPr>
              <w:fldChar w:fldCharType="begin"/>
            </w:r>
            <w:r>
              <w:rPr>
                <w:noProof/>
                <w:webHidden/>
              </w:rPr>
              <w:instrText xml:space="preserve"> PAGEREF _Toc190103124 \h </w:instrText>
            </w:r>
          </w:ins>
          <w:r>
            <w:rPr>
              <w:noProof/>
              <w:webHidden/>
            </w:rPr>
          </w:r>
          <w:r>
            <w:rPr>
              <w:noProof/>
              <w:webHidden/>
            </w:rPr>
            <w:fldChar w:fldCharType="separate"/>
          </w:r>
          <w:ins w:id="136" w:author="Kashif Umair" w:date="2025-02-10T18:04:00Z">
            <w:r>
              <w:rPr>
                <w:noProof/>
                <w:webHidden/>
              </w:rPr>
              <w:t>31</w:t>
            </w:r>
            <w:r>
              <w:rPr>
                <w:noProof/>
                <w:webHidden/>
              </w:rPr>
              <w:fldChar w:fldCharType="end"/>
            </w:r>
            <w:r w:rsidRPr="00035558">
              <w:rPr>
                <w:rStyle w:val="Hyperlink"/>
                <w:noProof/>
              </w:rPr>
              <w:fldChar w:fldCharType="end"/>
            </w:r>
          </w:ins>
        </w:p>
        <w:p w14:paraId="3A3F5470" w14:textId="6B78BB2A" w:rsidR="00D0476C" w:rsidRDefault="00D0476C">
          <w:pPr>
            <w:pStyle w:val="TOC3"/>
            <w:tabs>
              <w:tab w:val="left" w:pos="1320"/>
              <w:tab w:val="right" w:leader="dot" w:pos="9016"/>
            </w:tabs>
            <w:rPr>
              <w:ins w:id="137" w:author="Kashif Umair" w:date="2025-02-10T18:04:00Z"/>
              <w:rFonts w:cstheme="minorBidi"/>
              <w:noProof/>
              <w:kern w:val="2"/>
              <w:szCs w:val="24"/>
              <w14:ligatures w14:val="standardContextual"/>
            </w:rPr>
          </w:pPr>
          <w:ins w:id="138" w:author="Kashif Umair" w:date="2025-02-10T18:04:00Z">
            <w:r w:rsidRPr="00035558">
              <w:rPr>
                <w:rStyle w:val="Hyperlink"/>
                <w:noProof/>
              </w:rPr>
              <w:fldChar w:fldCharType="begin"/>
            </w:r>
            <w:r w:rsidRPr="00035558">
              <w:rPr>
                <w:rStyle w:val="Hyperlink"/>
                <w:noProof/>
              </w:rPr>
              <w:instrText xml:space="preserve"> </w:instrText>
            </w:r>
            <w:r>
              <w:rPr>
                <w:noProof/>
              </w:rPr>
              <w:instrText>HYPERLINK \l "_Toc190103125"</w:instrText>
            </w:r>
            <w:r w:rsidRPr="00035558">
              <w:rPr>
                <w:rStyle w:val="Hyperlink"/>
                <w:noProof/>
              </w:rPr>
              <w:instrText xml:space="preserve"> </w:instrText>
            </w:r>
            <w:r w:rsidRPr="00035558">
              <w:rPr>
                <w:rStyle w:val="Hyperlink"/>
                <w:noProof/>
              </w:rPr>
            </w:r>
            <w:r w:rsidRPr="00035558">
              <w:rPr>
                <w:rStyle w:val="Hyperlink"/>
                <w:noProof/>
              </w:rPr>
              <w:fldChar w:fldCharType="separate"/>
            </w:r>
            <w:r w:rsidRPr="00035558">
              <w:rPr>
                <w:rStyle w:val="Hyperlink"/>
                <w:bCs/>
                <w:noProof/>
              </w:rPr>
              <w:t>6.6.2</w:t>
            </w:r>
            <w:r>
              <w:rPr>
                <w:rFonts w:cstheme="minorBidi"/>
                <w:noProof/>
                <w:kern w:val="2"/>
                <w:szCs w:val="24"/>
                <w14:ligatures w14:val="standardContextual"/>
              </w:rPr>
              <w:tab/>
            </w:r>
            <w:r w:rsidRPr="00035558">
              <w:rPr>
                <w:rStyle w:val="Hyperlink"/>
                <w:noProof/>
              </w:rPr>
              <w:t>Deferment of Instalments (WS01-IJR-09)</w:t>
            </w:r>
            <w:r>
              <w:rPr>
                <w:noProof/>
                <w:webHidden/>
              </w:rPr>
              <w:tab/>
            </w:r>
            <w:r>
              <w:rPr>
                <w:noProof/>
                <w:webHidden/>
              </w:rPr>
              <w:fldChar w:fldCharType="begin"/>
            </w:r>
            <w:r>
              <w:rPr>
                <w:noProof/>
                <w:webHidden/>
              </w:rPr>
              <w:instrText xml:space="preserve"> PAGEREF _Toc190103125 \h </w:instrText>
            </w:r>
          </w:ins>
          <w:r>
            <w:rPr>
              <w:noProof/>
              <w:webHidden/>
            </w:rPr>
          </w:r>
          <w:r>
            <w:rPr>
              <w:noProof/>
              <w:webHidden/>
            </w:rPr>
            <w:fldChar w:fldCharType="separate"/>
          </w:r>
          <w:ins w:id="139" w:author="Kashif Umair" w:date="2025-02-10T18:04:00Z">
            <w:r>
              <w:rPr>
                <w:noProof/>
                <w:webHidden/>
              </w:rPr>
              <w:t>38</w:t>
            </w:r>
            <w:r>
              <w:rPr>
                <w:noProof/>
                <w:webHidden/>
              </w:rPr>
              <w:fldChar w:fldCharType="end"/>
            </w:r>
            <w:r w:rsidRPr="00035558">
              <w:rPr>
                <w:rStyle w:val="Hyperlink"/>
                <w:noProof/>
              </w:rPr>
              <w:fldChar w:fldCharType="end"/>
            </w:r>
          </w:ins>
        </w:p>
        <w:p w14:paraId="2A973297" w14:textId="1289BA57" w:rsidR="00D0476C" w:rsidRDefault="00D0476C">
          <w:pPr>
            <w:pStyle w:val="TOC3"/>
            <w:tabs>
              <w:tab w:val="left" w:pos="1320"/>
              <w:tab w:val="right" w:leader="dot" w:pos="9016"/>
            </w:tabs>
            <w:rPr>
              <w:ins w:id="140" w:author="Kashif Umair" w:date="2025-02-10T18:04:00Z"/>
              <w:rFonts w:cstheme="minorBidi"/>
              <w:noProof/>
              <w:kern w:val="2"/>
              <w:szCs w:val="24"/>
              <w14:ligatures w14:val="standardContextual"/>
            </w:rPr>
          </w:pPr>
          <w:ins w:id="141" w:author="Kashif Umair" w:date="2025-02-10T18:04:00Z">
            <w:r w:rsidRPr="00035558">
              <w:rPr>
                <w:rStyle w:val="Hyperlink"/>
                <w:noProof/>
              </w:rPr>
              <w:fldChar w:fldCharType="begin"/>
            </w:r>
            <w:r w:rsidRPr="00035558">
              <w:rPr>
                <w:rStyle w:val="Hyperlink"/>
                <w:noProof/>
              </w:rPr>
              <w:instrText xml:space="preserve"> </w:instrText>
            </w:r>
            <w:r>
              <w:rPr>
                <w:noProof/>
              </w:rPr>
              <w:instrText>HYPERLINK \l "_Toc190103126"</w:instrText>
            </w:r>
            <w:r w:rsidRPr="00035558">
              <w:rPr>
                <w:rStyle w:val="Hyperlink"/>
                <w:noProof/>
              </w:rPr>
              <w:instrText xml:space="preserve"> </w:instrText>
            </w:r>
            <w:r w:rsidRPr="00035558">
              <w:rPr>
                <w:rStyle w:val="Hyperlink"/>
                <w:noProof/>
              </w:rPr>
            </w:r>
            <w:r w:rsidRPr="00035558">
              <w:rPr>
                <w:rStyle w:val="Hyperlink"/>
                <w:noProof/>
              </w:rPr>
              <w:fldChar w:fldCharType="separate"/>
            </w:r>
            <w:r w:rsidRPr="00035558">
              <w:rPr>
                <w:rStyle w:val="Hyperlink"/>
                <w:bCs/>
                <w:noProof/>
              </w:rPr>
              <w:t>6.6.3</w:t>
            </w:r>
            <w:r>
              <w:rPr>
                <w:rFonts w:cstheme="minorBidi"/>
                <w:noProof/>
                <w:kern w:val="2"/>
                <w:szCs w:val="24"/>
                <w14:ligatures w14:val="standardContextual"/>
              </w:rPr>
              <w:tab/>
            </w:r>
            <w:r w:rsidRPr="00035558">
              <w:rPr>
                <w:rStyle w:val="Hyperlink"/>
                <w:noProof/>
              </w:rPr>
              <w:t>Early Pay off (WS01-IJR-010)</w:t>
            </w:r>
            <w:r>
              <w:rPr>
                <w:noProof/>
                <w:webHidden/>
              </w:rPr>
              <w:tab/>
            </w:r>
            <w:r>
              <w:rPr>
                <w:noProof/>
                <w:webHidden/>
              </w:rPr>
              <w:fldChar w:fldCharType="begin"/>
            </w:r>
            <w:r>
              <w:rPr>
                <w:noProof/>
                <w:webHidden/>
              </w:rPr>
              <w:instrText xml:space="preserve"> PAGEREF _Toc190103126 \h </w:instrText>
            </w:r>
          </w:ins>
          <w:r>
            <w:rPr>
              <w:noProof/>
              <w:webHidden/>
            </w:rPr>
          </w:r>
          <w:r>
            <w:rPr>
              <w:noProof/>
              <w:webHidden/>
            </w:rPr>
            <w:fldChar w:fldCharType="separate"/>
          </w:r>
          <w:ins w:id="142" w:author="Kashif Umair" w:date="2025-02-10T18:04:00Z">
            <w:r>
              <w:rPr>
                <w:noProof/>
                <w:webHidden/>
              </w:rPr>
              <w:t>43</w:t>
            </w:r>
            <w:r>
              <w:rPr>
                <w:noProof/>
                <w:webHidden/>
              </w:rPr>
              <w:fldChar w:fldCharType="end"/>
            </w:r>
            <w:r w:rsidRPr="00035558">
              <w:rPr>
                <w:rStyle w:val="Hyperlink"/>
                <w:noProof/>
              </w:rPr>
              <w:fldChar w:fldCharType="end"/>
            </w:r>
          </w:ins>
        </w:p>
        <w:p w14:paraId="057CA5E6" w14:textId="31C2F476" w:rsidR="00D0476C" w:rsidRDefault="00D0476C">
          <w:pPr>
            <w:pStyle w:val="TOC3"/>
            <w:tabs>
              <w:tab w:val="left" w:pos="1320"/>
              <w:tab w:val="right" w:leader="dot" w:pos="9016"/>
            </w:tabs>
            <w:rPr>
              <w:ins w:id="143" w:author="Kashif Umair" w:date="2025-02-10T18:04:00Z"/>
              <w:rFonts w:cstheme="minorBidi"/>
              <w:noProof/>
              <w:kern w:val="2"/>
              <w:szCs w:val="24"/>
              <w14:ligatures w14:val="standardContextual"/>
            </w:rPr>
          </w:pPr>
          <w:ins w:id="144" w:author="Kashif Umair" w:date="2025-02-10T18:04:00Z">
            <w:r w:rsidRPr="00035558">
              <w:rPr>
                <w:rStyle w:val="Hyperlink"/>
                <w:noProof/>
              </w:rPr>
              <w:fldChar w:fldCharType="begin"/>
            </w:r>
            <w:r w:rsidRPr="00035558">
              <w:rPr>
                <w:rStyle w:val="Hyperlink"/>
                <w:noProof/>
              </w:rPr>
              <w:instrText xml:space="preserve"> </w:instrText>
            </w:r>
            <w:r>
              <w:rPr>
                <w:noProof/>
              </w:rPr>
              <w:instrText>HYPERLINK \l "_Toc190103127"</w:instrText>
            </w:r>
            <w:r w:rsidRPr="00035558">
              <w:rPr>
                <w:rStyle w:val="Hyperlink"/>
                <w:noProof/>
              </w:rPr>
              <w:instrText xml:space="preserve"> </w:instrText>
            </w:r>
            <w:r w:rsidRPr="00035558">
              <w:rPr>
                <w:rStyle w:val="Hyperlink"/>
                <w:noProof/>
              </w:rPr>
            </w:r>
            <w:r w:rsidRPr="00035558">
              <w:rPr>
                <w:rStyle w:val="Hyperlink"/>
                <w:noProof/>
              </w:rPr>
              <w:fldChar w:fldCharType="separate"/>
            </w:r>
            <w:r w:rsidRPr="00035558">
              <w:rPr>
                <w:rStyle w:val="Hyperlink"/>
                <w:bCs/>
                <w:noProof/>
              </w:rPr>
              <w:t>6.6.4</w:t>
            </w:r>
            <w:r>
              <w:rPr>
                <w:rFonts w:cstheme="minorBidi"/>
                <w:noProof/>
                <w:kern w:val="2"/>
                <w:szCs w:val="24"/>
                <w14:ligatures w14:val="standardContextual"/>
              </w:rPr>
              <w:tab/>
            </w:r>
            <w:r w:rsidRPr="00035558">
              <w:rPr>
                <w:rStyle w:val="Hyperlink"/>
                <w:noProof/>
              </w:rPr>
              <w:t>Write off (WS01-IJR-11)</w:t>
            </w:r>
            <w:r>
              <w:rPr>
                <w:noProof/>
                <w:webHidden/>
              </w:rPr>
              <w:tab/>
            </w:r>
            <w:r>
              <w:rPr>
                <w:noProof/>
                <w:webHidden/>
              </w:rPr>
              <w:fldChar w:fldCharType="begin"/>
            </w:r>
            <w:r>
              <w:rPr>
                <w:noProof/>
                <w:webHidden/>
              </w:rPr>
              <w:instrText xml:space="preserve"> PAGEREF _Toc190103127 \h </w:instrText>
            </w:r>
          </w:ins>
          <w:r>
            <w:rPr>
              <w:noProof/>
              <w:webHidden/>
            </w:rPr>
          </w:r>
          <w:r>
            <w:rPr>
              <w:noProof/>
              <w:webHidden/>
            </w:rPr>
            <w:fldChar w:fldCharType="separate"/>
          </w:r>
          <w:ins w:id="145" w:author="Kashif Umair" w:date="2025-02-10T18:04:00Z">
            <w:r>
              <w:rPr>
                <w:noProof/>
                <w:webHidden/>
              </w:rPr>
              <w:t>52</w:t>
            </w:r>
            <w:r>
              <w:rPr>
                <w:noProof/>
                <w:webHidden/>
              </w:rPr>
              <w:fldChar w:fldCharType="end"/>
            </w:r>
            <w:r w:rsidRPr="00035558">
              <w:rPr>
                <w:rStyle w:val="Hyperlink"/>
                <w:noProof/>
              </w:rPr>
              <w:fldChar w:fldCharType="end"/>
            </w:r>
          </w:ins>
        </w:p>
        <w:p w14:paraId="19F51045" w14:textId="6C076E67" w:rsidR="00D0476C" w:rsidRDefault="00D0476C">
          <w:pPr>
            <w:pStyle w:val="TOC3"/>
            <w:tabs>
              <w:tab w:val="left" w:pos="1320"/>
              <w:tab w:val="right" w:leader="dot" w:pos="9016"/>
            </w:tabs>
            <w:rPr>
              <w:ins w:id="146" w:author="Kashif Umair" w:date="2025-02-10T18:04:00Z"/>
              <w:rFonts w:cstheme="minorBidi"/>
              <w:noProof/>
              <w:kern w:val="2"/>
              <w:szCs w:val="24"/>
              <w14:ligatures w14:val="standardContextual"/>
            </w:rPr>
          </w:pPr>
          <w:ins w:id="147" w:author="Kashif Umair" w:date="2025-02-10T18:04:00Z">
            <w:r w:rsidRPr="00035558">
              <w:rPr>
                <w:rStyle w:val="Hyperlink"/>
                <w:noProof/>
              </w:rPr>
              <w:fldChar w:fldCharType="begin"/>
            </w:r>
            <w:r w:rsidRPr="00035558">
              <w:rPr>
                <w:rStyle w:val="Hyperlink"/>
                <w:noProof/>
              </w:rPr>
              <w:instrText xml:space="preserve"> </w:instrText>
            </w:r>
            <w:r>
              <w:rPr>
                <w:noProof/>
              </w:rPr>
              <w:instrText>HYPERLINK \l "_Toc190103128"</w:instrText>
            </w:r>
            <w:r w:rsidRPr="00035558">
              <w:rPr>
                <w:rStyle w:val="Hyperlink"/>
                <w:noProof/>
              </w:rPr>
              <w:instrText xml:space="preserve"> </w:instrText>
            </w:r>
            <w:r w:rsidRPr="00035558">
              <w:rPr>
                <w:rStyle w:val="Hyperlink"/>
                <w:noProof/>
              </w:rPr>
            </w:r>
            <w:r w:rsidRPr="00035558">
              <w:rPr>
                <w:rStyle w:val="Hyperlink"/>
                <w:noProof/>
              </w:rPr>
              <w:fldChar w:fldCharType="separate"/>
            </w:r>
            <w:r w:rsidRPr="00035558">
              <w:rPr>
                <w:rStyle w:val="Hyperlink"/>
                <w:bCs/>
                <w:noProof/>
              </w:rPr>
              <w:t>6.6.5</w:t>
            </w:r>
            <w:r>
              <w:rPr>
                <w:rFonts w:cstheme="minorBidi"/>
                <w:noProof/>
                <w:kern w:val="2"/>
                <w:szCs w:val="24"/>
                <w14:ligatures w14:val="standardContextual"/>
              </w:rPr>
              <w:tab/>
            </w:r>
            <w:r w:rsidRPr="00035558">
              <w:rPr>
                <w:rStyle w:val="Hyperlink"/>
                <w:noProof/>
              </w:rPr>
              <w:t>Partial Settlement (WS01-IJR-12)</w:t>
            </w:r>
            <w:r>
              <w:rPr>
                <w:noProof/>
                <w:webHidden/>
              </w:rPr>
              <w:tab/>
            </w:r>
            <w:r>
              <w:rPr>
                <w:noProof/>
                <w:webHidden/>
              </w:rPr>
              <w:fldChar w:fldCharType="begin"/>
            </w:r>
            <w:r>
              <w:rPr>
                <w:noProof/>
                <w:webHidden/>
              </w:rPr>
              <w:instrText xml:space="preserve"> PAGEREF _Toc190103128 \h </w:instrText>
            </w:r>
          </w:ins>
          <w:r>
            <w:rPr>
              <w:noProof/>
              <w:webHidden/>
            </w:rPr>
          </w:r>
          <w:r>
            <w:rPr>
              <w:noProof/>
              <w:webHidden/>
            </w:rPr>
            <w:fldChar w:fldCharType="separate"/>
          </w:r>
          <w:ins w:id="148" w:author="Kashif Umair" w:date="2025-02-10T18:04:00Z">
            <w:r>
              <w:rPr>
                <w:noProof/>
                <w:webHidden/>
              </w:rPr>
              <w:t>55</w:t>
            </w:r>
            <w:r>
              <w:rPr>
                <w:noProof/>
                <w:webHidden/>
              </w:rPr>
              <w:fldChar w:fldCharType="end"/>
            </w:r>
            <w:r w:rsidRPr="00035558">
              <w:rPr>
                <w:rStyle w:val="Hyperlink"/>
                <w:noProof/>
              </w:rPr>
              <w:fldChar w:fldCharType="end"/>
            </w:r>
          </w:ins>
        </w:p>
        <w:p w14:paraId="697DE4E1" w14:textId="049604BA" w:rsidR="00D0476C" w:rsidRDefault="00D0476C">
          <w:pPr>
            <w:pStyle w:val="TOC3"/>
            <w:tabs>
              <w:tab w:val="left" w:pos="1540"/>
              <w:tab w:val="right" w:leader="dot" w:pos="9016"/>
            </w:tabs>
            <w:rPr>
              <w:ins w:id="149" w:author="Kashif Umair" w:date="2025-02-10T18:04:00Z"/>
              <w:rFonts w:cstheme="minorBidi"/>
              <w:noProof/>
              <w:kern w:val="2"/>
              <w:szCs w:val="24"/>
              <w14:ligatures w14:val="standardContextual"/>
            </w:rPr>
          </w:pPr>
          <w:ins w:id="150" w:author="Kashif Umair" w:date="2025-02-10T18:04:00Z">
            <w:r w:rsidRPr="00035558">
              <w:rPr>
                <w:rStyle w:val="Hyperlink"/>
                <w:noProof/>
              </w:rPr>
              <w:fldChar w:fldCharType="begin"/>
            </w:r>
            <w:r w:rsidRPr="00035558">
              <w:rPr>
                <w:rStyle w:val="Hyperlink"/>
                <w:noProof/>
              </w:rPr>
              <w:instrText xml:space="preserve"> </w:instrText>
            </w:r>
            <w:r>
              <w:rPr>
                <w:noProof/>
              </w:rPr>
              <w:instrText>HYPERLINK \l "_Toc190103129"</w:instrText>
            </w:r>
            <w:r w:rsidRPr="00035558">
              <w:rPr>
                <w:rStyle w:val="Hyperlink"/>
                <w:noProof/>
              </w:rPr>
              <w:instrText xml:space="preserve"> </w:instrText>
            </w:r>
            <w:r w:rsidRPr="00035558">
              <w:rPr>
                <w:rStyle w:val="Hyperlink"/>
                <w:noProof/>
              </w:rPr>
            </w:r>
            <w:r w:rsidRPr="00035558">
              <w:rPr>
                <w:rStyle w:val="Hyperlink"/>
                <w:noProof/>
              </w:rPr>
              <w:fldChar w:fldCharType="separate"/>
            </w:r>
            <w:r w:rsidRPr="00035558">
              <w:rPr>
                <w:rStyle w:val="Hyperlink"/>
                <w:noProof/>
              </w:rPr>
              <w:t>6.6.5.1</w:t>
            </w:r>
            <w:r>
              <w:rPr>
                <w:rFonts w:cstheme="minorBidi"/>
                <w:noProof/>
                <w:kern w:val="2"/>
                <w:szCs w:val="24"/>
                <w14:ligatures w14:val="standardContextual"/>
              </w:rPr>
              <w:tab/>
            </w:r>
            <w:r w:rsidRPr="00035558">
              <w:rPr>
                <w:rStyle w:val="Hyperlink"/>
                <w:noProof/>
              </w:rPr>
              <w:t>AA - Compression payment</w:t>
            </w:r>
            <w:r>
              <w:rPr>
                <w:noProof/>
                <w:webHidden/>
              </w:rPr>
              <w:tab/>
            </w:r>
            <w:r>
              <w:rPr>
                <w:noProof/>
                <w:webHidden/>
              </w:rPr>
              <w:fldChar w:fldCharType="begin"/>
            </w:r>
            <w:r>
              <w:rPr>
                <w:noProof/>
                <w:webHidden/>
              </w:rPr>
              <w:instrText xml:space="preserve"> PAGEREF _Toc190103129 \h </w:instrText>
            </w:r>
          </w:ins>
          <w:r>
            <w:rPr>
              <w:noProof/>
              <w:webHidden/>
            </w:rPr>
          </w:r>
          <w:r>
            <w:rPr>
              <w:noProof/>
              <w:webHidden/>
            </w:rPr>
            <w:fldChar w:fldCharType="separate"/>
          </w:r>
          <w:ins w:id="151" w:author="Kashif Umair" w:date="2025-02-10T18:04:00Z">
            <w:r>
              <w:rPr>
                <w:noProof/>
                <w:webHidden/>
              </w:rPr>
              <w:t>55</w:t>
            </w:r>
            <w:r>
              <w:rPr>
                <w:noProof/>
                <w:webHidden/>
              </w:rPr>
              <w:fldChar w:fldCharType="end"/>
            </w:r>
            <w:r w:rsidRPr="00035558">
              <w:rPr>
                <w:rStyle w:val="Hyperlink"/>
                <w:noProof/>
              </w:rPr>
              <w:fldChar w:fldCharType="end"/>
            </w:r>
          </w:ins>
        </w:p>
        <w:p w14:paraId="1DC28653" w14:textId="7091A365" w:rsidR="00D0476C" w:rsidRDefault="00D0476C">
          <w:pPr>
            <w:pStyle w:val="TOC3"/>
            <w:tabs>
              <w:tab w:val="left" w:pos="1540"/>
              <w:tab w:val="right" w:leader="dot" w:pos="9016"/>
            </w:tabs>
            <w:rPr>
              <w:ins w:id="152" w:author="Kashif Umair" w:date="2025-02-10T18:04:00Z"/>
              <w:rFonts w:cstheme="minorBidi"/>
              <w:noProof/>
              <w:kern w:val="2"/>
              <w:szCs w:val="24"/>
              <w14:ligatures w14:val="standardContextual"/>
            </w:rPr>
          </w:pPr>
          <w:ins w:id="153" w:author="Kashif Umair" w:date="2025-02-10T18:04:00Z">
            <w:r w:rsidRPr="00035558">
              <w:rPr>
                <w:rStyle w:val="Hyperlink"/>
                <w:noProof/>
              </w:rPr>
              <w:fldChar w:fldCharType="begin"/>
            </w:r>
            <w:r w:rsidRPr="00035558">
              <w:rPr>
                <w:rStyle w:val="Hyperlink"/>
                <w:noProof/>
              </w:rPr>
              <w:instrText xml:space="preserve"> </w:instrText>
            </w:r>
            <w:r>
              <w:rPr>
                <w:noProof/>
              </w:rPr>
              <w:instrText>HYPERLINK \l "_Toc190103130"</w:instrText>
            </w:r>
            <w:r w:rsidRPr="00035558">
              <w:rPr>
                <w:rStyle w:val="Hyperlink"/>
                <w:noProof/>
              </w:rPr>
              <w:instrText xml:space="preserve"> </w:instrText>
            </w:r>
            <w:r w:rsidRPr="00035558">
              <w:rPr>
                <w:rStyle w:val="Hyperlink"/>
                <w:noProof/>
              </w:rPr>
            </w:r>
            <w:r w:rsidRPr="00035558">
              <w:rPr>
                <w:rStyle w:val="Hyperlink"/>
                <w:noProof/>
              </w:rPr>
              <w:fldChar w:fldCharType="separate"/>
            </w:r>
            <w:r w:rsidRPr="00035558">
              <w:rPr>
                <w:rStyle w:val="Hyperlink"/>
                <w:noProof/>
              </w:rPr>
              <w:t>6.6.5.2</w:t>
            </w:r>
            <w:r>
              <w:rPr>
                <w:rFonts w:cstheme="minorBidi"/>
                <w:noProof/>
                <w:kern w:val="2"/>
                <w:szCs w:val="24"/>
                <w14:ligatures w14:val="standardContextual"/>
              </w:rPr>
              <w:tab/>
            </w:r>
            <w:r w:rsidRPr="00035558">
              <w:rPr>
                <w:rStyle w:val="Hyperlink"/>
                <w:noProof/>
              </w:rPr>
              <w:t>AA – Principal Decrease</w:t>
            </w:r>
            <w:r>
              <w:rPr>
                <w:noProof/>
                <w:webHidden/>
              </w:rPr>
              <w:tab/>
            </w:r>
            <w:r>
              <w:rPr>
                <w:noProof/>
                <w:webHidden/>
              </w:rPr>
              <w:fldChar w:fldCharType="begin"/>
            </w:r>
            <w:r>
              <w:rPr>
                <w:noProof/>
                <w:webHidden/>
              </w:rPr>
              <w:instrText xml:space="preserve"> PAGEREF _Toc190103130 \h </w:instrText>
            </w:r>
          </w:ins>
          <w:r>
            <w:rPr>
              <w:noProof/>
              <w:webHidden/>
            </w:rPr>
          </w:r>
          <w:r>
            <w:rPr>
              <w:noProof/>
              <w:webHidden/>
            </w:rPr>
            <w:fldChar w:fldCharType="separate"/>
          </w:r>
          <w:ins w:id="154" w:author="Kashif Umair" w:date="2025-02-10T18:04:00Z">
            <w:r>
              <w:rPr>
                <w:noProof/>
                <w:webHidden/>
              </w:rPr>
              <w:t>61</w:t>
            </w:r>
            <w:r>
              <w:rPr>
                <w:noProof/>
                <w:webHidden/>
              </w:rPr>
              <w:fldChar w:fldCharType="end"/>
            </w:r>
            <w:r w:rsidRPr="00035558">
              <w:rPr>
                <w:rStyle w:val="Hyperlink"/>
                <w:noProof/>
              </w:rPr>
              <w:fldChar w:fldCharType="end"/>
            </w:r>
          </w:ins>
        </w:p>
        <w:p w14:paraId="4AA7D7EC" w14:textId="07510008" w:rsidR="00D0476C" w:rsidRDefault="00D0476C">
          <w:pPr>
            <w:pStyle w:val="TOC2"/>
            <w:tabs>
              <w:tab w:val="left" w:pos="880"/>
              <w:tab w:val="right" w:leader="dot" w:pos="9016"/>
            </w:tabs>
            <w:rPr>
              <w:ins w:id="155" w:author="Kashif Umair" w:date="2025-02-10T18:04:00Z"/>
              <w:rFonts w:cstheme="minorBidi"/>
              <w:noProof/>
              <w:kern w:val="2"/>
              <w:szCs w:val="24"/>
              <w14:ligatures w14:val="standardContextual"/>
            </w:rPr>
          </w:pPr>
          <w:ins w:id="156" w:author="Kashif Umair" w:date="2025-02-10T18:04:00Z">
            <w:r w:rsidRPr="00035558">
              <w:rPr>
                <w:rStyle w:val="Hyperlink"/>
                <w:noProof/>
              </w:rPr>
              <w:fldChar w:fldCharType="begin"/>
            </w:r>
            <w:r w:rsidRPr="00035558">
              <w:rPr>
                <w:rStyle w:val="Hyperlink"/>
                <w:noProof/>
              </w:rPr>
              <w:instrText xml:space="preserve"> </w:instrText>
            </w:r>
            <w:r>
              <w:rPr>
                <w:noProof/>
              </w:rPr>
              <w:instrText>HYPERLINK \l "_Toc190103131"</w:instrText>
            </w:r>
            <w:r w:rsidRPr="00035558">
              <w:rPr>
                <w:rStyle w:val="Hyperlink"/>
                <w:noProof/>
              </w:rPr>
              <w:instrText xml:space="preserve"> </w:instrText>
            </w:r>
            <w:r w:rsidRPr="00035558">
              <w:rPr>
                <w:rStyle w:val="Hyperlink"/>
                <w:noProof/>
              </w:rPr>
            </w:r>
            <w:r w:rsidRPr="00035558">
              <w:rPr>
                <w:rStyle w:val="Hyperlink"/>
                <w:noProof/>
              </w:rPr>
              <w:fldChar w:fldCharType="separate"/>
            </w:r>
            <w:r w:rsidRPr="00035558">
              <w:rPr>
                <w:rStyle w:val="Hyperlink"/>
                <w:noProof/>
              </w:rPr>
              <w:t>6.7</w:t>
            </w:r>
            <w:r>
              <w:rPr>
                <w:rFonts w:cstheme="minorBidi"/>
                <w:noProof/>
                <w:kern w:val="2"/>
                <w:szCs w:val="24"/>
                <w14:ligatures w14:val="standardContextual"/>
              </w:rPr>
              <w:tab/>
            </w:r>
            <w:r w:rsidRPr="00035558">
              <w:rPr>
                <w:rStyle w:val="Hyperlink"/>
                <w:noProof/>
              </w:rPr>
              <w:t>Restructuring (WS03-IJR-13)</w:t>
            </w:r>
            <w:r>
              <w:rPr>
                <w:noProof/>
                <w:webHidden/>
              </w:rPr>
              <w:tab/>
            </w:r>
            <w:r>
              <w:rPr>
                <w:noProof/>
                <w:webHidden/>
              </w:rPr>
              <w:fldChar w:fldCharType="begin"/>
            </w:r>
            <w:r>
              <w:rPr>
                <w:noProof/>
                <w:webHidden/>
              </w:rPr>
              <w:instrText xml:space="preserve"> PAGEREF _Toc190103131 \h </w:instrText>
            </w:r>
          </w:ins>
          <w:r>
            <w:rPr>
              <w:noProof/>
              <w:webHidden/>
            </w:rPr>
          </w:r>
          <w:r>
            <w:rPr>
              <w:noProof/>
              <w:webHidden/>
            </w:rPr>
            <w:fldChar w:fldCharType="separate"/>
          </w:r>
          <w:ins w:id="157" w:author="Kashif Umair" w:date="2025-02-10T18:04:00Z">
            <w:r>
              <w:rPr>
                <w:noProof/>
                <w:webHidden/>
              </w:rPr>
              <w:t>68</w:t>
            </w:r>
            <w:r>
              <w:rPr>
                <w:noProof/>
                <w:webHidden/>
              </w:rPr>
              <w:fldChar w:fldCharType="end"/>
            </w:r>
            <w:r w:rsidRPr="00035558">
              <w:rPr>
                <w:rStyle w:val="Hyperlink"/>
                <w:noProof/>
              </w:rPr>
              <w:fldChar w:fldCharType="end"/>
            </w:r>
          </w:ins>
        </w:p>
        <w:p w14:paraId="2413544C" w14:textId="5ECB784C" w:rsidR="00D0476C" w:rsidRDefault="00D0476C">
          <w:pPr>
            <w:pStyle w:val="TOC3"/>
            <w:tabs>
              <w:tab w:val="left" w:pos="1320"/>
              <w:tab w:val="right" w:leader="dot" w:pos="9016"/>
            </w:tabs>
            <w:rPr>
              <w:ins w:id="158" w:author="Kashif Umair" w:date="2025-02-10T18:04:00Z"/>
              <w:rFonts w:cstheme="minorBidi"/>
              <w:noProof/>
              <w:kern w:val="2"/>
              <w:szCs w:val="24"/>
              <w14:ligatures w14:val="standardContextual"/>
            </w:rPr>
          </w:pPr>
          <w:ins w:id="159" w:author="Kashif Umair" w:date="2025-02-10T18:04:00Z">
            <w:r w:rsidRPr="00035558">
              <w:rPr>
                <w:rStyle w:val="Hyperlink"/>
                <w:noProof/>
              </w:rPr>
              <w:fldChar w:fldCharType="begin"/>
            </w:r>
            <w:r w:rsidRPr="00035558">
              <w:rPr>
                <w:rStyle w:val="Hyperlink"/>
                <w:noProof/>
              </w:rPr>
              <w:instrText xml:space="preserve"> </w:instrText>
            </w:r>
            <w:r>
              <w:rPr>
                <w:noProof/>
              </w:rPr>
              <w:instrText>HYPERLINK \l "_Toc190103132"</w:instrText>
            </w:r>
            <w:r w:rsidRPr="00035558">
              <w:rPr>
                <w:rStyle w:val="Hyperlink"/>
                <w:noProof/>
              </w:rPr>
              <w:instrText xml:space="preserve"> </w:instrText>
            </w:r>
            <w:r w:rsidRPr="00035558">
              <w:rPr>
                <w:rStyle w:val="Hyperlink"/>
                <w:noProof/>
              </w:rPr>
            </w:r>
            <w:r w:rsidRPr="00035558">
              <w:rPr>
                <w:rStyle w:val="Hyperlink"/>
                <w:noProof/>
              </w:rPr>
              <w:fldChar w:fldCharType="separate"/>
            </w:r>
            <w:r w:rsidRPr="00035558">
              <w:rPr>
                <w:rStyle w:val="Hyperlink"/>
                <w:bCs/>
                <w:noProof/>
              </w:rPr>
              <w:t>6.7.1</w:t>
            </w:r>
            <w:r>
              <w:rPr>
                <w:rFonts w:cstheme="minorBidi"/>
                <w:noProof/>
                <w:kern w:val="2"/>
                <w:szCs w:val="24"/>
                <w14:ligatures w14:val="standardContextual"/>
              </w:rPr>
              <w:tab/>
            </w:r>
            <w:r w:rsidRPr="00035558">
              <w:rPr>
                <w:rStyle w:val="Hyperlink"/>
                <w:noProof/>
              </w:rPr>
              <w:t>Request Stage</w:t>
            </w:r>
            <w:r>
              <w:rPr>
                <w:noProof/>
                <w:webHidden/>
              </w:rPr>
              <w:tab/>
            </w:r>
            <w:r>
              <w:rPr>
                <w:noProof/>
                <w:webHidden/>
              </w:rPr>
              <w:fldChar w:fldCharType="begin"/>
            </w:r>
            <w:r>
              <w:rPr>
                <w:noProof/>
                <w:webHidden/>
              </w:rPr>
              <w:instrText xml:space="preserve"> PAGEREF _Toc190103132 \h </w:instrText>
            </w:r>
          </w:ins>
          <w:r>
            <w:rPr>
              <w:noProof/>
              <w:webHidden/>
            </w:rPr>
          </w:r>
          <w:r>
            <w:rPr>
              <w:noProof/>
              <w:webHidden/>
            </w:rPr>
            <w:fldChar w:fldCharType="separate"/>
          </w:r>
          <w:ins w:id="160" w:author="Kashif Umair" w:date="2025-02-10T18:04:00Z">
            <w:r>
              <w:rPr>
                <w:noProof/>
                <w:webHidden/>
              </w:rPr>
              <w:t>68</w:t>
            </w:r>
            <w:r>
              <w:rPr>
                <w:noProof/>
                <w:webHidden/>
              </w:rPr>
              <w:fldChar w:fldCharType="end"/>
            </w:r>
            <w:r w:rsidRPr="00035558">
              <w:rPr>
                <w:rStyle w:val="Hyperlink"/>
                <w:noProof/>
              </w:rPr>
              <w:fldChar w:fldCharType="end"/>
            </w:r>
          </w:ins>
        </w:p>
        <w:p w14:paraId="1495C01A" w14:textId="79C9C678" w:rsidR="00D0476C" w:rsidRDefault="00D0476C">
          <w:pPr>
            <w:pStyle w:val="TOC3"/>
            <w:tabs>
              <w:tab w:val="left" w:pos="1320"/>
              <w:tab w:val="right" w:leader="dot" w:pos="9016"/>
            </w:tabs>
            <w:rPr>
              <w:ins w:id="161" w:author="Kashif Umair" w:date="2025-02-10T18:04:00Z"/>
              <w:rFonts w:cstheme="minorBidi"/>
              <w:noProof/>
              <w:kern w:val="2"/>
              <w:szCs w:val="24"/>
              <w14:ligatures w14:val="standardContextual"/>
            </w:rPr>
          </w:pPr>
          <w:ins w:id="162" w:author="Kashif Umair" w:date="2025-02-10T18:04:00Z">
            <w:r w:rsidRPr="00035558">
              <w:rPr>
                <w:rStyle w:val="Hyperlink"/>
                <w:noProof/>
              </w:rPr>
              <w:fldChar w:fldCharType="begin"/>
            </w:r>
            <w:r w:rsidRPr="00035558">
              <w:rPr>
                <w:rStyle w:val="Hyperlink"/>
                <w:noProof/>
              </w:rPr>
              <w:instrText xml:space="preserve"> </w:instrText>
            </w:r>
            <w:r>
              <w:rPr>
                <w:noProof/>
              </w:rPr>
              <w:instrText>HYPERLINK \l "_Toc190103133"</w:instrText>
            </w:r>
            <w:r w:rsidRPr="00035558">
              <w:rPr>
                <w:rStyle w:val="Hyperlink"/>
                <w:noProof/>
              </w:rPr>
              <w:instrText xml:space="preserve"> </w:instrText>
            </w:r>
            <w:r w:rsidRPr="00035558">
              <w:rPr>
                <w:rStyle w:val="Hyperlink"/>
                <w:noProof/>
              </w:rPr>
            </w:r>
            <w:r w:rsidRPr="00035558">
              <w:rPr>
                <w:rStyle w:val="Hyperlink"/>
                <w:noProof/>
              </w:rPr>
              <w:fldChar w:fldCharType="separate"/>
            </w:r>
            <w:r w:rsidRPr="00035558">
              <w:rPr>
                <w:rStyle w:val="Hyperlink"/>
                <w:bCs/>
                <w:noProof/>
              </w:rPr>
              <w:t>6.7.2</w:t>
            </w:r>
            <w:r>
              <w:rPr>
                <w:rFonts w:cstheme="minorBidi"/>
                <w:noProof/>
                <w:kern w:val="2"/>
                <w:szCs w:val="24"/>
                <w14:ligatures w14:val="standardContextual"/>
              </w:rPr>
              <w:tab/>
            </w:r>
            <w:r w:rsidRPr="00035558">
              <w:rPr>
                <w:rStyle w:val="Hyperlink"/>
                <w:noProof/>
              </w:rPr>
              <w:t>Approval Stage</w:t>
            </w:r>
            <w:r>
              <w:rPr>
                <w:noProof/>
                <w:webHidden/>
              </w:rPr>
              <w:tab/>
            </w:r>
            <w:r>
              <w:rPr>
                <w:noProof/>
                <w:webHidden/>
              </w:rPr>
              <w:fldChar w:fldCharType="begin"/>
            </w:r>
            <w:r>
              <w:rPr>
                <w:noProof/>
                <w:webHidden/>
              </w:rPr>
              <w:instrText xml:space="preserve"> PAGEREF _Toc190103133 \h </w:instrText>
            </w:r>
          </w:ins>
          <w:r>
            <w:rPr>
              <w:noProof/>
              <w:webHidden/>
            </w:rPr>
          </w:r>
          <w:r>
            <w:rPr>
              <w:noProof/>
              <w:webHidden/>
            </w:rPr>
            <w:fldChar w:fldCharType="separate"/>
          </w:r>
          <w:ins w:id="163" w:author="Kashif Umair" w:date="2025-02-10T18:04:00Z">
            <w:r>
              <w:rPr>
                <w:noProof/>
                <w:webHidden/>
              </w:rPr>
              <w:t>69</w:t>
            </w:r>
            <w:r>
              <w:rPr>
                <w:noProof/>
                <w:webHidden/>
              </w:rPr>
              <w:fldChar w:fldCharType="end"/>
            </w:r>
            <w:r w:rsidRPr="00035558">
              <w:rPr>
                <w:rStyle w:val="Hyperlink"/>
                <w:noProof/>
              </w:rPr>
              <w:fldChar w:fldCharType="end"/>
            </w:r>
          </w:ins>
        </w:p>
        <w:p w14:paraId="4FF76CC7" w14:textId="7EC79557" w:rsidR="00D0476C" w:rsidRDefault="00D0476C">
          <w:pPr>
            <w:pStyle w:val="TOC3"/>
            <w:tabs>
              <w:tab w:val="left" w:pos="1320"/>
              <w:tab w:val="right" w:leader="dot" w:pos="9016"/>
            </w:tabs>
            <w:rPr>
              <w:ins w:id="164" w:author="Kashif Umair" w:date="2025-02-10T18:04:00Z"/>
              <w:rFonts w:cstheme="minorBidi"/>
              <w:noProof/>
              <w:kern w:val="2"/>
              <w:szCs w:val="24"/>
              <w14:ligatures w14:val="standardContextual"/>
            </w:rPr>
          </w:pPr>
          <w:ins w:id="165" w:author="Kashif Umair" w:date="2025-02-10T18:04:00Z">
            <w:r w:rsidRPr="00035558">
              <w:rPr>
                <w:rStyle w:val="Hyperlink"/>
                <w:noProof/>
              </w:rPr>
              <w:fldChar w:fldCharType="begin"/>
            </w:r>
            <w:r w:rsidRPr="00035558">
              <w:rPr>
                <w:rStyle w:val="Hyperlink"/>
                <w:noProof/>
              </w:rPr>
              <w:instrText xml:space="preserve"> </w:instrText>
            </w:r>
            <w:r>
              <w:rPr>
                <w:noProof/>
              </w:rPr>
              <w:instrText>HYPERLINK \l "_Toc190103134"</w:instrText>
            </w:r>
            <w:r w:rsidRPr="00035558">
              <w:rPr>
                <w:rStyle w:val="Hyperlink"/>
                <w:noProof/>
              </w:rPr>
              <w:instrText xml:space="preserve"> </w:instrText>
            </w:r>
            <w:r w:rsidRPr="00035558">
              <w:rPr>
                <w:rStyle w:val="Hyperlink"/>
                <w:noProof/>
              </w:rPr>
            </w:r>
            <w:r w:rsidRPr="00035558">
              <w:rPr>
                <w:rStyle w:val="Hyperlink"/>
                <w:noProof/>
              </w:rPr>
              <w:fldChar w:fldCharType="separate"/>
            </w:r>
            <w:r w:rsidRPr="00035558">
              <w:rPr>
                <w:rStyle w:val="Hyperlink"/>
                <w:bCs/>
                <w:noProof/>
              </w:rPr>
              <w:t>6.7.3</w:t>
            </w:r>
            <w:r>
              <w:rPr>
                <w:rFonts w:cstheme="minorBidi"/>
                <w:noProof/>
                <w:kern w:val="2"/>
                <w:szCs w:val="24"/>
                <w14:ligatures w14:val="standardContextual"/>
              </w:rPr>
              <w:tab/>
            </w:r>
            <w:r w:rsidRPr="00035558">
              <w:rPr>
                <w:rStyle w:val="Hyperlink"/>
                <w:noProof/>
              </w:rPr>
              <w:t>Purchase Stage</w:t>
            </w:r>
            <w:r>
              <w:rPr>
                <w:noProof/>
                <w:webHidden/>
              </w:rPr>
              <w:tab/>
            </w:r>
            <w:r>
              <w:rPr>
                <w:noProof/>
                <w:webHidden/>
              </w:rPr>
              <w:fldChar w:fldCharType="begin"/>
            </w:r>
            <w:r>
              <w:rPr>
                <w:noProof/>
                <w:webHidden/>
              </w:rPr>
              <w:instrText xml:space="preserve"> PAGEREF _Toc190103134 \h </w:instrText>
            </w:r>
          </w:ins>
          <w:r>
            <w:rPr>
              <w:noProof/>
              <w:webHidden/>
            </w:rPr>
          </w:r>
          <w:r>
            <w:rPr>
              <w:noProof/>
              <w:webHidden/>
            </w:rPr>
            <w:fldChar w:fldCharType="separate"/>
          </w:r>
          <w:ins w:id="166" w:author="Kashif Umair" w:date="2025-02-10T18:04:00Z">
            <w:r>
              <w:rPr>
                <w:noProof/>
                <w:webHidden/>
              </w:rPr>
              <w:t>70</w:t>
            </w:r>
            <w:r>
              <w:rPr>
                <w:noProof/>
                <w:webHidden/>
              </w:rPr>
              <w:fldChar w:fldCharType="end"/>
            </w:r>
            <w:r w:rsidRPr="00035558">
              <w:rPr>
                <w:rStyle w:val="Hyperlink"/>
                <w:noProof/>
              </w:rPr>
              <w:fldChar w:fldCharType="end"/>
            </w:r>
          </w:ins>
        </w:p>
        <w:p w14:paraId="6214E522" w14:textId="4368406B" w:rsidR="00D0476C" w:rsidRDefault="00D0476C">
          <w:pPr>
            <w:pStyle w:val="TOC3"/>
            <w:tabs>
              <w:tab w:val="left" w:pos="1320"/>
              <w:tab w:val="right" w:leader="dot" w:pos="9016"/>
            </w:tabs>
            <w:rPr>
              <w:ins w:id="167" w:author="Kashif Umair" w:date="2025-02-10T18:04:00Z"/>
              <w:rFonts w:cstheme="minorBidi"/>
              <w:noProof/>
              <w:kern w:val="2"/>
              <w:szCs w:val="24"/>
              <w14:ligatures w14:val="standardContextual"/>
            </w:rPr>
          </w:pPr>
          <w:ins w:id="168" w:author="Kashif Umair" w:date="2025-02-10T18:04:00Z">
            <w:r w:rsidRPr="00035558">
              <w:rPr>
                <w:rStyle w:val="Hyperlink"/>
                <w:noProof/>
              </w:rPr>
              <w:fldChar w:fldCharType="begin"/>
            </w:r>
            <w:r w:rsidRPr="00035558">
              <w:rPr>
                <w:rStyle w:val="Hyperlink"/>
                <w:noProof/>
              </w:rPr>
              <w:instrText xml:space="preserve"> </w:instrText>
            </w:r>
            <w:r>
              <w:rPr>
                <w:noProof/>
              </w:rPr>
              <w:instrText>HYPERLINK \l "_Toc190103135"</w:instrText>
            </w:r>
            <w:r w:rsidRPr="00035558">
              <w:rPr>
                <w:rStyle w:val="Hyperlink"/>
                <w:noProof/>
              </w:rPr>
              <w:instrText xml:space="preserve"> </w:instrText>
            </w:r>
            <w:r w:rsidRPr="00035558">
              <w:rPr>
                <w:rStyle w:val="Hyperlink"/>
                <w:noProof/>
              </w:rPr>
            </w:r>
            <w:r w:rsidRPr="00035558">
              <w:rPr>
                <w:rStyle w:val="Hyperlink"/>
                <w:noProof/>
              </w:rPr>
              <w:fldChar w:fldCharType="separate"/>
            </w:r>
            <w:r w:rsidRPr="00035558">
              <w:rPr>
                <w:rStyle w:val="Hyperlink"/>
                <w:bCs/>
                <w:noProof/>
              </w:rPr>
              <w:t>6.7.4</w:t>
            </w:r>
            <w:r>
              <w:rPr>
                <w:rFonts w:cstheme="minorBidi"/>
                <w:noProof/>
                <w:kern w:val="2"/>
                <w:szCs w:val="24"/>
                <w14:ligatures w14:val="standardContextual"/>
              </w:rPr>
              <w:tab/>
            </w:r>
            <w:r w:rsidRPr="00035558">
              <w:rPr>
                <w:rStyle w:val="Hyperlink"/>
                <w:noProof/>
              </w:rPr>
              <w:t>Arrangement Booking</w:t>
            </w:r>
            <w:r>
              <w:rPr>
                <w:noProof/>
                <w:webHidden/>
              </w:rPr>
              <w:tab/>
            </w:r>
            <w:r>
              <w:rPr>
                <w:noProof/>
                <w:webHidden/>
              </w:rPr>
              <w:fldChar w:fldCharType="begin"/>
            </w:r>
            <w:r>
              <w:rPr>
                <w:noProof/>
                <w:webHidden/>
              </w:rPr>
              <w:instrText xml:space="preserve"> PAGEREF _Toc190103135 \h </w:instrText>
            </w:r>
          </w:ins>
          <w:r>
            <w:rPr>
              <w:noProof/>
              <w:webHidden/>
            </w:rPr>
          </w:r>
          <w:r>
            <w:rPr>
              <w:noProof/>
              <w:webHidden/>
            </w:rPr>
            <w:fldChar w:fldCharType="separate"/>
          </w:r>
          <w:ins w:id="169" w:author="Kashif Umair" w:date="2025-02-10T18:04:00Z">
            <w:r>
              <w:rPr>
                <w:noProof/>
                <w:webHidden/>
              </w:rPr>
              <w:t>71</w:t>
            </w:r>
            <w:r>
              <w:rPr>
                <w:noProof/>
                <w:webHidden/>
              </w:rPr>
              <w:fldChar w:fldCharType="end"/>
            </w:r>
            <w:r w:rsidRPr="00035558">
              <w:rPr>
                <w:rStyle w:val="Hyperlink"/>
                <w:noProof/>
              </w:rPr>
              <w:fldChar w:fldCharType="end"/>
            </w:r>
          </w:ins>
        </w:p>
        <w:p w14:paraId="56A73732" w14:textId="221A9B85" w:rsidR="00D0476C" w:rsidRDefault="00D0476C">
          <w:pPr>
            <w:pStyle w:val="TOC3"/>
            <w:tabs>
              <w:tab w:val="left" w:pos="1320"/>
              <w:tab w:val="right" w:leader="dot" w:pos="9016"/>
            </w:tabs>
            <w:rPr>
              <w:ins w:id="170" w:author="Kashif Umair" w:date="2025-02-10T18:04:00Z"/>
              <w:rFonts w:cstheme="minorBidi"/>
              <w:noProof/>
              <w:kern w:val="2"/>
              <w:szCs w:val="24"/>
              <w14:ligatures w14:val="standardContextual"/>
            </w:rPr>
          </w:pPr>
          <w:ins w:id="171" w:author="Kashif Umair" w:date="2025-02-10T18:04:00Z">
            <w:r w:rsidRPr="00035558">
              <w:rPr>
                <w:rStyle w:val="Hyperlink"/>
                <w:noProof/>
              </w:rPr>
              <w:fldChar w:fldCharType="begin"/>
            </w:r>
            <w:r w:rsidRPr="00035558">
              <w:rPr>
                <w:rStyle w:val="Hyperlink"/>
                <w:noProof/>
              </w:rPr>
              <w:instrText xml:space="preserve"> </w:instrText>
            </w:r>
            <w:r>
              <w:rPr>
                <w:noProof/>
              </w:rPr>
              <w:instrText>HYPERLINK \l "_Toc190103136"</w:instrText>
            </w:r>
            <w:r w:rsidRPr="00035558">
              <w:rPr>
                <w:rStyle w:val="Hyperlink"/>
                <w:noProof/>
              </w:rPr>
              <w:instrText xml:space="preserve"> </w:instrText>
            </w:r>
            <w:r w:rsidRPr="00035558">
              <w:rPr>
                <w:rStyle w:val="Hyperlink"/>
                <w:noProof/>
              </w:rPr>
            </w:r>
            <w:r w:rsidRPr="00035558">
              <w:rPr>
                <w:rStyle w:val="Hyperlink"/>
                <w:noProof/>
              </w:rPr>
              <w:fldChar w:fldCharType="separate"/>
            </w:r>
            <w:r w:rsidRPr="00035558">
              <w:rPr>
                <w:rStyle w:val="Hyperlink"/>
                <w:bCs/>
                <w:noProof/>
              </w:rPr>
              <w:t>6.7.5</w:t>
            </w:r>
            <w:r>
              <w:rPr>
                <w:rFonts w:cstheme="minorBidi"/>
                <w:noProof/>
                <w:kern w:val="2"/>
                <w:szCs w:val="24"/>
                <w14:ligatures w14:val="standardContextual"/>
              </w:rPr>
              <w:tab/>
            </w:r>
            <w:r w:rsidRPr="00035558">
              <w:rPr>
                <w:rStyle w:val="Hyperlink"/>
                <w:noProof/>
              </w:rPr>
              <w:t>Commodity Restructuring Stage</w:t>
            </w:r>
            <w:r>
              <w:rPr>
                <w:noProof/>
                <w:webHidden/>
              </w:rPr>
              <w:tab/>
            </w:r>
            <w:r>
              <w:rPr>
                <w:noProof/>
                <w:webHidden/>
              </w:rPr>
              <w:fldChar w:fldCharType="begin"/>
            </w:r>
            <w:r>
              <w:rPr>
                <w:noProof/>
                <w:webHidden/>
              </w:rPr>
              <w:instrText xml:space="preserve"> PAGEREF _Toc190103136 \h </w:instrText>
            </w:r>
          </w:ins>
          <w:r>
            <w:rPr>
              <w:noProof/>
              <w:webHidden/>
            </w:rPr>
          </w:r>
          <w:r>
            <w:rPr>
              <w:noProof/>
              <w:webHidden/>
            </w:rPr>
            <w:fldChar w:fldCharType="separate"/>
          </w:r>
          <w:ins w:id="172" w:author="Kashif Umair" w:date="2025-02-10T18:04:00Z">
            <w:r>
              <w:rPr>
                <w:noProof/>
                <w:webHidden/>
              </w:rPr>
              <w:t>72</w:t>
            </w:r>
            <w:r>
              <w:rPr>
                <w:noProof/>
                <w:webHidden/>
              </w:rPr>
              <w:fldChar w:fldCharType="end"/>
            </w:r>
            <w:r w:rsidRPr="00035558">
              <w:rPr>
                <w:rStyle w:val="Hyperlink"/>
                <w:noProof/>
              </w:rPr>
              <w:fldChar w:fldCharType="end"/>
            </w:r>
          </w:ins>
        </w:p>
        <w:p w14:paraId="67FD5DF1" w14:textId="4AF41D0B" w:rsidR="00D0476C" w:rsidRDefault="00D0476C">
          <w:pPr>
            <w:pStyle w:val="TOC3"/>
            <w:tabs>
              <w:tab w:val="left" w:pos="1320"/>
              <w:tab w:val="right" w:leader="dot" w:pos="9016"/>
            </w:tabs>
            <w:rPr>
              <w:ins w:id="173" w:author="Kashif Umair" w:date="2025-02-10T18:04:00Z"/>
              <w:rFonts w:cstheme="minorBidi"/>
              <w:noProof/>
              <w:kern w:val="2"/>
              <w:szCs w:val="24"/>
              <w14:ligatures w14:val="standardContextual"/>
            </w:rPr>
          </w:pPr>
          <w:ins w:id="174" w:author="Kashif Umair" w:date="2025-02-10T18:04:00Z">
            <w:r w:rsidRPr="00035558">
              <w:rPr>
                <w:rStyle w:val="Hyperlink"/>
                <w:noProof/>
              </w:rPr>
              <w:fldChar w:fldCharType="begin"/>
            </w:r>
            <w:r w:rsidRPr="00035558">
              <w:rPr>
                <w:rStyle w:val="Hyperlink"/>
                <w:noProof/>
              </w:rPr>
              <w:instrText xml:space="preserve"> </w:instrText>
            </w:r>
            <w:r>
              <w:rPr>
                <w:noProof/>
              </w:rPr>
              <w:instrText>HYPERLINK \l "_Toc190103137"</w:instrText>
            </w:r>
            <w:r w:rsidRPr="00035558">
              <w:rPr>
                <w:rStyle w:val="Hyperlink"/>
                <w:noProof/>
              </w:rPr>
              <w:instrText xml:space="preserve"> </w:instrText>
            </w:r>
            <w:r w:rsidRPr="00035558">
              <w:rPr>
                <w:rStyle w:val="Hyperlink"/>
                <w:noProof/>
              </w:rPr>
            </w:r>
            <w:r w:rsidRPr="00035558">
              <w:rPr>
                <w:rStyle w:val="Hyperlink"/>
                <w:noProof/>
              </w:rPr>
              <w:fldChar w:fldCharType="separate"/>
            </w:r>
            <w:r w:rsidRPr="00035558">
              <w:rPr>
                <w:rStyle w:val="Hyperlink"/>
                <w:bCs/>
                <w:noProof/>
              </w:rPr>
              <w:t>6.7.6</w:t>
            </w:r>
            <w:r>
              <w:rPr>
                <w:rFonts w:cstheme="minorBidi"/>
                <w:noProof/>
                <w:kern w:val="2"/>
                <w:szCs w:val="24"/>
                <w14:ligatures w14:val="standardContextual"/>
              </w:rPr>
              <w:tab/>
            </w:r>
            <w:r w:rsidRPr="00035558">
              <w:rPr>
                <w:rStyle w:val="Hyperlink"/>
                <w:noProof/>
              </w:rPr>
              <w:t>Financial Entries</w:t>
            </w:r>
            <w:r>
              <w:rPr>
                <w:noProof/>
                <w:webHidden/>
              </w:rPr>
              <w:tab/>
            </w:r>
            <w:r>
              <w:rPr>
                <w:noProof/>
                <w:webHidden/>
              </w:rPr>
              <w:fldChar w:fldCharType="begin"/>
            </w:r>
            <w:r>
              <w:rPr>
                <w:noProof/>
                <w:webHidden/>
              </w:rPr>
              <w:instrText xml:space="preserve"> PAGEREF _Toc190103137 \h </w:instrText>
            </w:r>
          </w:ins>
          <w:r>
            <w:rPr>
              <w:noProof/>
              <w:webHidden/>
            </w:rPr>
          </w:r>
          <w:r>
            <w:rPr>
              <w:noProof/>
              <w:webHidden/>
            </w:rPr>
            <w:fldChar w:fldCharType="separate"/>
          </w:r>
          <w:ins w:id="175" w:author="Kashif Umair" w:date="2025-02-10T18:04:00Z">
            <w:r>
              <w:rPr>
                <w:noProof/>
                <w:webHidden/>
              </w:rPr>
              <w:t>74</w:t>
            </w:r>
            <w:r>
              <w:rPr>
                <w:noProof/>
                <w:webHidden/>
              </w:rPr>
              <w:fldChar w:fldCharType="end"/>
            </w:r>
            <w:r w:rsidRPr="00035558">
              <w:rPr>
                <w:rStyle w:val="Hyperlink"/>
                <w:noProof/>
              </w:rPr>
              <w:fldChar w:fldCharType="end"/>
            </w:r>
          </w:ins>
        </w:p>
        <w:p w14:paraId="7E09CC26" w14:textId="14B73634" w:rsidR="00D0476C" w:rsidRDefault="00D0476C">
          <w:pPr>
            <w:pStyle w:val="TOC2"/>
            <w:tabs>
              <w:tab w:val="left" w:pos="880"/>
              <w:tab w:val="right" w:leader="dot" w:pos="9016"/>
            </w:tabs>
            <w:rPr>
              <w:ins w:id="176" w:author="Kashif Umair" w:date="2025-02-10T18:04:00Z"/>
              <w:rFonts w:cstheme="minorBidi"/>
              <w:noProof/>
              <w:kern w:val="2"/>
              <w:szCs w:val="24"/>
              <w14:ligatures w14:val="standardContextual"/>
            </w:rPr>
          </w:pPr>
          <w:ins w:id="177" w:author="Kashif Umair" w:date="2025-02-10T18:04:00Z">
            <w:r w:rsidRPr="00035558">
              <w:rPr>
                <w:rStyle w:val="Hyperlink"/>
                <w:noProof/>
              </w:rPr>
              <w:fldChar w:fldCharType="begin"/>
            </w:r>
            <w:r w:rsidRPr="00035558">
              <w:rPr>
                <w:rStyle w:val="Hyperlink"/>
                <w:noProof/>
              </w:rPr>
              <w:instrText xml:space="preserve"> </w:instrText>
            </w:r>
            <w:r>
              <w:rPr>
                <w:noProof/>
              </w:rPr>
              <w:instrText>HYPERLINK \l "_Toc190103138"</w:instrText>
            </w:r>
            <w:r w:rsidRPr="00035558">
              <w:rPr>
                <w:rStyle w:val="Hyperlink"/>
                <w:noProof/>
              </w:rPr>
              <w:instrText xml:space="preserve"> </w:instrText>
            </w:r>
            <w:r w:rsidRPr="00035558">
              <w:rPr>
                <w:rStyle w:val="Hyperlink"/>
                <w:noProof/>
              </w:rPr>
            </w:r>
            <w:r w:rsidRPr="00035558">
              <w:rPr>
                <w:rStyle w:val="Hyperlink"/>
                <w:noProof/>
              </w:rPr>
              <w:fldChar w:fldCharType="separate"/>
            </w:r>
            <w:r w:rsidRPr="00035558">
              <w:rPr>
                <w:rStyle w:val="Hyperlink"/>
                <w:noProof/>
              </w:rPr>
              <w:t>6.8</w:t>
            </w:r>
            <w:r>
              <w:rPr>
                <w:rFonts w:cstheme="minorBidi"/>
                <w:noProof/>
                <w:kern w:val="2"/>
                <w:szCs w:val="24"/>
                <w14:ligatures w14:val="standardContextual"/>
              </w:rPr>
              <w:tab/>
            </w:r>
            <w:r w:rsidRPr="00035558">
              <w:rPr>
                <w:rStyle w:val="Hyperlink"/>
                <w:noProof/>
              </w:rPr>
              <w:t>Enquiries (WS03-IJR-14)</w:t>
            </w:r>
            <w:r>
              <w:rPr>
                <w:noProof/>
                <w:webHidden/>
              </w:rPr>
              <w:tab/>
            </w:r>
            <w:r>
              <w:rPr>
                <w:noProof/>
                <w:webHidden/>
              </w:rPr>
              <w:fldChar w:fldCharType="begin"/>
            </w:r>
            <w:r>
              <w:rPr>
                <w:noProof/>
                <w:webHidden/>
              </w:rPr>
              <w:instrText xml:space="preserve"> PAGEREF _Toc190103138 \h </w:instrText>
            </w:r>
          </w:ins>
          <w:r>
            <w:rPr>
              <w:noProof/>
              <w:webHidden/>
            </w:rPr>
          </w:r>
          <w:r>
            <w:rPr>
              <w:noProof/>
              <w:webHidden/>
            </w:rPr>
            <w:fldChar w:fldCharType="separate"/>
          </w:r>
          <w:ins w:id="178" w:author="Kashif Umair" w:date="2025-02-10T18:04:00Z">
            <w:r>
              <w:rPr>
                <w:noProof/>
                <w:webHidden/>
              </w:rPr>
              <w:t>75</w:t>
            </w:r>
            <w:r>
              <w:rPr>
                <w:noProof/>
                <w:webHidden/>
              </w:rPr>
              <w:fldChar w:fldCharType="end"/>
            </w:r>
            <w:r w:rsidRPr="00035558">
              <w:rPr>
                <w:rStyle w:val="Hyperlink"/>
                <w:noProof/>
              </w:rPr>
              <w:fldChar w:fldCharType="end"/>
            </w:r>
          </w:ins>
        </w:p>
        <w:p w14:paraId="58E9D9B2" w14:textId="5FD2FC1F" w:rsidR="00D0476C" w:rsidRDefault="00D0476C">
          <w:pPr>
            <w:pStyle w:val="TOC1"/>
            <w:rPr>
              <w:ins w:id="179" w:author="Kashif Umair" w:date="2025-02-10T18:04:00Z"/>
              <w:rFonts w:cstheme="minorBidi"/>
              <w:kern w:val="2"/>
              <w:szCs w:val="24"/>
              <w14:ligatures w14:val="standardContextual"/>
            </w:rPr>
          </w:pPr>
          <w:ins w:id="180" w:author="Kashif Umair" w:date="2025-02-10T18:04:00Z">
            <w:r w:rsidRPr="00035558">
              <w:rPr>
                <w:rStyle w:val="Hyperlink"/>
              </w:rPr>
              <w:fldChar w:fldCharType="begin"/>
            </w:r>
            <w:r w:rsidRPr="00035558">
              <w:rPr>
                <w:rStyle w:val="Hyperlink"/>
              </w:rPr>
              <w:instrText xml:space="preserve"> </w:instrText>
            </w:r>
            <w:r>
              <w:instrText>HYPERLINK \l "_Toc190103139"</w:instrText>
            </w:r>
            <w:r w:rsidRPr="00035558">
              <w:rPr>
                <w:rStyle w:val="Hyperlink"/>
              </w:rPr>
              <w:instrText xml:space="preserve"> </w:instrText>
            </w:r>
            <w:r w:rsidRPr="00035558">
              <w:rPr>
                <w:rStyle w:val="Hyperlink"/>
              </w:rPr>
            </w:r>
            <w:r w:rsidRPr="00035558">
              <w:rPr>
                <w:rStyle w:val="Hyperlink"/>
              </w:rPr>
              <w:fldChar w:fldCharType="separate"/>
            </w:r>
            <w:r w:rsidRPr="00035558">
              <w:rPr>
                <w:rStyle w:val="Hyperlink"/>
              </w:rPr>
              <w:t>7.</w:t>
            </w:r>
            <w:r>
              <w:rPr>
                <w:rFonts w:cstheme="minorBidi"/>
                <w:kern w:val="2"/>
                <w:szCs w:val="24"/>
                <w14:ligatures w14:val="standardContextual"/>
              </w:rPr>
              <w:tab/>
            </w:r>
            <w:r w:rsidRPr="00035558">
              <w:rPr>
                <w:rStyle w:val="Hyperlink"/>
              </w:rPr>
              <w:t>Deltas</w:t>
            </w:r>
            <w:r>
              <w:rPr>
                <w:webHidden/>
              </w:rPr>
              <w:tab/>
            </w:r>
            <w:r>
              <w:rPr>
                <w:webHidden/>
              </w:rPr>
              <w:fldChar w:fldCharType="begin"/>
            </w:r>
            <w:r>
              <w:rPr>
                <w:webHidden/>
              </w:rPr>
              <w:instrText xml:space="preserve"> PAGEREF _Toc190103139 \h </w:instrText>
            </w:r>
          </w:ins>
          <w:r>
            <w:rPr>
              <w:webHidden/>
            </w:rPr>
          </w:r>
          <w:r>
            <w:rPr>
              <w:webHidden/>
            </w:rPr>
            <w:fldChar w:fldCharType="separate"/>
          </w:r>
          <w:ins w:id="181" w:author="Kashif Umair" w:date="2025-02-10T18:04:00Z">
            <w:r>
              <w:rPr>
                <w:webHidden/>
              </w:rPr>
              <w:t>78</w:t>
            </w:r>
            <w:r>
              <w:rPr>
                <w:webHidden/>
              </w:rPr>
              <w:fldChar w:fldCharType="end"/>
            </w:r>
            <w:r w:rsidRPr="00035558">
              <w:rPr>
                <w:rStyle w:val="Hyperlink"/>
              </w:rPr>
              <w:fldChar w:fldCharType="end"/>
            </w:r>
          </w:ins>
        </w:p>
        <w:p w14:paraId="1E51604D" w14:textId="58E36270" w:rsidR="00D0476C" w:rsidRDefault="00D0476C">
          <w:pPr>
            <w:pStyle w:val="TOC2"/>
            <w:tabs>
              <w:tab w:val="right" w:leader="dot" w:pos="9016"/>
            </w:tabs>
            <w:rPr>
              <w:ins w:id="182" w:author="Kashif Umair" w:date="2025-02-10T18:04:00Z"/>
              <w:rFonts w:cstheme="minorBidi"/>
              <w:noProof/>
              <w:kern w:val="2"/>
              <w:szCs w:val="24"/>
              <w14:ligatures w14:val="standardContextual"/>
            </w:rPr>
          </w:pPr>
          <w:ins w:id="183" w:author="Kashif Umair" w:date="2025-02-10T18:04:00Z">
            <w:r w:rsidRPr="00035558">
              <w:rPr>
                <w:rStyle w:val="Hyperlink"/>
                <w:noProof/>
              </w:rPr>
              <w:fldChar w:fldCharType="begin"/>
            </w:r>
            <w:r w:rsidRPr="00035558">
              <w:rPr>
                <w:rStyle w:val="Hyperlink"/>
                <w:noProof/>
              </w:rPr>
              <w:instrText xml:space="preserve"> </w:instrText>
            </w:r>
            <w:r>
              <w:rPr>
                <w:noProof/>
              </w:rPr>
              <w:instrText>HYPERLINK \l "_Toc190103140"</w:instrText>
            </w:r>
            <w:r w:rsidRPr="00035558">
              <w:rPr>
                <w:rStyle w:val="Hyperlink"/>
                <w:noProof/>
              </w:rPr>
              <w:instrText xml:space="preserve"> </w:instrText>
            </w:r>
            <w:r w:rsidRPr="00035558">
              <w:rPr>
                <w:rStyle w:val="Hyperlink"/>
                <w:noProof/>
              </w:rPr>
            </w:r>
            <w:r w:rsidRPr="00035558">
              <w:rPr>
                <w:rStyle w:val="Hyperlink"/>
                <w:noProof/>
              </w:rPr>
              <w:fldChar w:fldCharType="separate"/>
            </w:r>
            <w:r w:rsidRPr="00035558">
              <w:rPr>
                <w:rStyle w:val="Hyperlink"/>
                <w:rFonts w:ascii="Calibri" w:eastAsia="Calibri" w:hAnsi="Calibri" w:cs="Calibri"/>
                <w:noProof/>
              </w:rPr>
              <w:t>WS03-IJR-03-05</w:t>
            </w:r>
            <w:r>
              <w:rPr>
                <w:noProof/>
                <w:webHidden/>
              </w:rPr>
              <w:tab/>
            </w:r>
            <w:r>
              <w:rPr>
                <w:noProof/>
                <w:webHidden/>
              </w:rPr>
              <w:fldChar w:fldCharType="begin"/>
            </w:r>
            <w:r>
              <w:rPr>
                <w:noProof/>
                <w:webHidden/>
              </w:rPr>
              <w:instrText xml:space="preserve"> PAGEREF _Toc190103140 \h </w:instrText>
            </w:r>
          </w:ins>
          <w:r>
            <w:rPr>
              <w:noProof/>
              <w:webHidden/>
            </w:rPr>
          </w:r>
          <w:r>
            <w:rPr>
              <w:noProof/>
              <w:webHidden/>
            </w:rPr>
            <w:fldChar w:fldCharType="separate"/>
          </w:r>
          <w:ins w:id="184" w:author="Kashif Umair" w:date="2025-02-10T18:04:00Z">
            <w:r>
              <w:rPr>
                <w:noProof/>
                <w:webHidden/>
              </w:rPr>
              <w:t>79</w:t>
            </w:r>
            <w:r>
              <w:rPr>
                <w:noProof/>
                <w:webHidden/>
              </w:rPr>
              <w:fldChar w:fldCharType="end"/>
            </w:r>
            <w:r w:rsidRPr="00035558">
              <w:rPr>
                <w:rStyle w:val="Hyperlink"/>
                <w:noProof/>
              </w:rPr>
              <w:fldChar w:fldCharType="end"/>
            </w:r>
          </w:ins>
        </w:p>
        <w:p w14:paraId="32E82D42" w14:textId="2CF9AD89" w:rsidR="00D0476C" w:rsidRDefault="00D0476C">
          <w:pPr>
            <w:pStyle w:val="TOC1"/>
            <w:rPr>
              <w:ins w:id="185" w:author="Kashif Umair" w:date="2025-02-10T18:04:00Z"/>
              <w:rFonts w:cstheme="minorBidi"/>
              <w:kern w:val="2"/>
              <w:szCs w:val="24"/>
              <w14:ligatures w14:val="standardContextual"/>
            </w:rPr>
          </w:pPr>
          <w:ins w:id="186" w:author="Kashif Umair" w:date="2025-02-10T18:04:00Z">
            <w:r w:rsidRPr="00035558">
              <w:rPr>
                <w:rStyle w:val="Hyperlink"/>
              </w:rPr>
              <w:fldChar w:fldCharType="begin"/>
            </w:r>
            <w:r w:rsidRPr="00035558">
              <w:rPr>
                <w:rStyle w:val="Hyperlink"/>
              </w:rPr>
              <w:instrText xml:space="preserve"> </w:instrText>
            </w:r>
            <w:r>
              <w:instrText>HYPERLINK \l "_Toc190103141"</w:instrText>
            </w:r>
            <w:r w:rsidRPr="00035558">
              <w:rPr>
                <w:rStyle w:val="Hyperlink"/>
              </w:rPr>
              <w:instrText xml:space="preserve"> </w:instrText>
            </w:r>
            <w:r w:rsidRPr="00035558">
              <w:rPr>
                <w:rStyle w:val="Hyperlink"/>
              </w:rPr>
            </w:r>
            <w:r w:rsidRPr="00035558">
              <w:rPr>
                <w:rStyle w:val="Hyperlink"/>
              </w:rPr>
              <w:fldChar w:fldCharType="separate"/>
            </w:r>
            <w:r w:rsidRPr="00035558">
              <w:rPr>
                <w:rStyle w:val="Hyperlink"/>
              </w:rPr>
              <w:t>8.</w:t>
            </w:r>
            <w:r>
              <w:rPr>
                <w:rFonts w:cstheme="minorBidi"/>
                <w:kern w:val="2"/>
                <w:szCs w:val="24"/>
                <w14:ligatures w14:val="standardContextual"/>
              </w:rPr>
              <w:tab/>
            </w:r>
            <w:r w:rsidRPr="00035558">
              <w:rPr>
                <w:rStyle w:val="Hyperlink"/>
              </w:rPr>
              <w:t>Detailed Description of Deltas</w:t>
            </w:r>
            <w:r>
              <w:rPr>
                <w:webHidden/>
              </w:rPr>
              <w:tab/>
            </w:r>
            <w:r>
              <w:rPr>
                <w:webHidden/>
              </w:rPr>
              <w:fldChar w:fldCharType="begin"/>
            </w:r>
            <w:r>
              <w:rPr>
                <w:webHidden/>
              </w:rPr>
              <w:instrText xml:space="preserve"> PAGEREF _Toc190103141 \h </w:instrText>
            </w:r>
          </w:ins>
          <w:r>
            <w:rPr>
              <w:webHidden/>
            </w:rPr>
          </w:r>
          <w:r>
            <w:rPr>
              <w:webHidden/>
            </w:rPr>
            <w:fldChar w:fldCharType="separate"/>
          </w:r>
          <w:ins w:id="187" w:author="Kashif Umair" w:date="2025-02-10T18:04:00Z">
            <w:r>
              <w:rPr>
                <w:webHidden/>
              </w:rPr>
              <w:t>80</w:t>
            </w:r>
            <w:r>
              <w:rPr>
                <w:webHidden/>
              </w:rPr>
              <w:fldChar w:fldCharType="end"/>
            </w:r>
            <w:r w:rsidRPr="00035558">
              <w:rPr>
                <w:rStyle w:val="Hyperlink"/>
              </w:rPr>
              <w:fldChar w:fldCharType="end"/>
            </w:r>
          </w:ins>
        </w:p>
        <w:p w14:paraId="101D1B2A" w14:textId="6C09BE95" w:rsidR="00D0476C" w:rsidRDefault="00D0476C">
          <w:pPr>
            <w:pStyle w:val="TOC2"/>
            <w:tabs>
              <w:tab w:val="left" w:pos="880"/>
              <w:tab w:val="right" w:leader="dot" w:pos="9016"/>
            </w:tabs>
            <w:rPr>
              <w:ins w:id="188" w:author="Kashif Umair" w:date="2025-02-10T18:04:00Z"/>
              <w:rFonts w:cstheme="minorBidi"/>
              <w:noProof/>
              <w:kern w:val="2"/>
              <w:szCs w:val="24"/>
              <w14:ligatures w14:val="standardContextual"/>
            </w:rPr>
          </w:pPr>
          <w:ins w:id="189" w:author="Kashif Umair" w:date="2025-02-10T18:04:00Z">
            <w:r w:rsidRPr="00035558">
              <w:rPr>
                <w:rStyle w:val="Hyperlink"/>
                <w:noProof/>
              </w:rPr>
              <w:fldChar w:fldCharType="begin"/>
            </w:r>
            <w:r w:rsidRPr="00035558">
              <w:rPr>
                <w:rStyle w:val="Hyperlink"/>
                <w:noProof/>
              </w:rPr>
              <w:instrText xml:space="preserve"> </w:instrText>
            </w:r>
            <w:r>
              <w:rPr>
                <w:noProof/>
              </w:rPr>
              <w:instrText>HYPERLINK \l "_Toc190103142"</w:instrText>
            </w:r>
            <w:r w:rsidRPr="00035558">
              <w:rPr>
                <w:rStyle w:val="Hyperlink"/>
                <w:noProof/>
              </w:rPr>
              <w:instrText xml:space="preserve"> </w:instrText>
            </w:r>
            <w:r w:rsidRPr="00035558">
              <w:rPr>
                <w:rStyle w:val="Hyperlink"/>
                <w:noProof/>
              </w:rPr>
            </w:r>
            <w:r w:rsidRPr="00035558">
              <w:rPr>
                <w:rStyle w:val="Hyperlink"/>
                <w:noProof/>
              </w:rPr>
              <w:fldChar w:fldCharType="separate"/>
            </w:r>
            <w:r w:rsidRPr="00035558">
              <w:rPr>
                <w:rStyle w:val="Hyperlink"/>
                <w:noProof/>
              </w:rPr>
              <w:t>8.1</w:t>
            </w:r>
            <w:r>
              <w:rPr>
                <w:rFonts w:cstheme="minorBidi"/>
                <w:noProof/>
                <w:kern w:val="2"/>
                <w:szCs w:val="24"/>
                <w14:ligatures w14:val="standardContextual"/>
              </w:rPr>
              <w:tab/>
            </w:r>
            <w:r w:rsidRPr="00035558">
              <w:rPr>
                <w:rStyle w:val="Hyperlink"/>
                <w:noProof/>
              </w:rPr>
              <w:t>Amend IS Contract Stage - WS03-IJR-03-01</w:t>
            </w:r>
            <w:r>
              <w:rPr>
                <w:noProof/>
                <w:webHidden/>
              </w:rPr>
              <w:tab/>
            </w:r>
            <w:r>
              <w:rPr>
                <w:noProof/>
                <w:webHidden/>
              </w:rPr>
              <w:fldChar w:fldCharType="begin"/>
            </w:r>
            <w:r>
              <w:rPr>
                <w:noProof/>
                <w:webHidden/>
              </w:rPr>
              <w:instrText xml:space="preserve"> PAGEREF _Toc190103142 \h </w:instrText>
            </w:r>
          </w:ins>
          <w:r>
            <w:rPr>
              <w:noProof/>
              <w:webHidden/>
            </w:rPr>
          </w:r>
          <w:r>
            <w:rPr>
              <w:noProof/>
              <w:webHidden/>
            </w:rPr>
            <w:fldChar w:fldCharType="separate"/>
          </w:r>
          <w:ins w:id="190" w:author="Kashif Umair" w:date="2025-02-10T18:04:00Z">
            <w:r>
              <w:rPr>
                <w:noProof/>
                <w:webHidden/>
              </w:rPr>
              <w:t>80</w:t>
            </w:r>
            <w:r>
              <w:rPr>
                <w:noProof/>
                <w:webHidden/>
              </w:rPr>
              <w:fldChar w:fldCharType="end"/>
            </w:r>
            <w:r w:rsidRPr="00035558">
              <w:rPr>
                <w:rStyle w:val="Hyperlink"/>
                <w:noProof/>
              </w:rPr>
              <w:fldChar w:fldCharType="end"/>
            </w:r>
          </w:ins>
        </w:p>
        <w:p w14:paraId="47A7DA19" w14:textId="48B181BF" w:rsidR="00D0476C" w:rsidRDefault="00D0476C">
          <w:pPr>
            <w:pStyle w:val="TOC2"/>
            <w:tabs>
              <w:tab w:val="left" w:pos="880"/>
              <w:tab w:val="right" w:leader="dot" w:pos="9016"/>
            </w:tabs>
            <w:rPr>
              <w:ins w:id="191" w:author="Kashif Umair" w:date="2025-02-10T18:04:00Z"/>
              <w:rFonts w:cstheme="minorBidi"/>
              <w:noProof/>
              <w:kern w:val="2"/>
              <w:szCs w:val="24"/>
              <w14:ligatures w14:val="standardContextual"/>
            </w:rPr>
          </w:pPr>
          <w:ins w:id="192" w:author="Kashif Umair" w:date="2025-02-10T18:04:00Z">
            <w:r w:rsidRPr="00035558">
              <w:rPr>
                <w:rStyle w:val="Hyperlink"/>
                <w:noProof/>
              </w:rPr>
              <w:fldChar w:fldCharType="begin"/>
            </w:r>
            <w:r w:rsidRPr="00035558">
              <w:rPr>
                <w:rStyle w:val="Hyperlink"/>
                <w:noProof/>
              </w:rPr>
              <w:instrText xml:space="preserve"> </w:instrText>
            </w:r>
            <w:r>
              <w:rPr>
                <w:noProof/>
              </w:rPr>
              <w:instrText>HYPERLINK \l "_Toc190103143"</w:instrText>
            </w:r>
            <w:r w:rsidRPr="00035558">
              <w:rPr>
                <w:rStyle w:val="Hyperlink"/>
                <w:noProof/>
              </w:rPr>
              <w:instrText xml:space="preserve"> </w:instrText>
            </w:r>
            <w:r w:rsidRPr="00035558">
              <w:rPr>
                <w:rStyle w:val="Hyperlink"/>
                <w:noProof/>
              </w:rPr>
            </w:r>
            <w:r w:rsidRPr="00035558">
              <w:rPr>
                <w:rStyle w:val="Hyperlink"/>
                <w:noProof/>
              </w:rPr>
              <w:fldChar w:fldCharType="separate"/>
            </w:r>
            <w:r w:rsidRPr="00035558">
              <w:rPr>
                <w:rStyle w:val="Hyperlink"/>
                <w:noProof/>
              </w:rPr>
              <w:t>8.2</w:t>
            </w:r>
            <w:r>
              <w:rPr>
                <w:rFonts w:cstheme="minorBidi"/>
                <w:noProof/>
                <w:kern w:val="2"/>
                <w:szCs w:val="24"/>
                <w14:ligatures w14:val="standardContextual"/>
              </w:rPr>
              <w:tab/>
            </w:r>
            <w:r w:rsidRPr="00035558">
              <w:rPr>
                <w:rStyle w:val="Hyperlink"/>
                <w:noProof/>
              </w:rPr>
              <w:t>List of Vendors - WS03-IJR-02-01</w:t>
            </w:r>
            <w:r>
              <w:rPr>
                <w:noProof/>
                <w:webHidden/>
              </w:rPr>
              <w:tab/>
            </w:r>
            <w:r>
              <w:rPr>
                <w:noProof/>
                <w:webHidden/>
              </w:rPr>
              <w:fldChar w:fldCharType="begin"/>
            </w:r>
            <w:r>
              <w:rPr>
                <w:noProof/>
                <w:webHidden/>
              </w:rPr>
              <w:instrText xml:space="preserve"> PAGEREF _Toc190103143 \h </w:instrText>
            </w:r>
          </w:ins>
          <w:r>
            <w:rPr>
              <w:noProof/>
              <w:webHidden/>
            </w:rPr>
          </w:r>
          <w:r>
            <w:rPr>
              <w:noProof/>
              <w:webHidden/>
            </w:rPr>
            <w:fldChar w:fldCharType="separate"/>
          </w:r>
          <w:ins w:id="193" w:author="Kashif Umair" w:date="2025-02-10T18:04:00Z">
            <w:r>
              <w:rPr>
                <w:noProof/>
                <w:webHidden/>
              </w:rPr>
              <w:t>80</w:t>
            </w:r>
            <w:r>
              <w:rPr>
                <w:noProof/>
                <w:webHidden/>
              </w:rPr>
              <w:fldChar w:fldCharType="end"/>
            </w:r>
            <w:r w:rsidRPr="00035558">
              <w:rPr>
                <w:rStyle w:val="Hyperlink"/>
                <w:noProof/>
              </w:rPr>
              <w:fldChar w:fldCharType="end"/>
            </w:r>
          </w:ins>
        </w:p>
        <w:p w14:paraId="0D66C1A2" w14:textId="7CB5F1D8" w:rsidR="00D0476C" w:rsidRDefault="00D0476C">
          <w:pPr>
            <w:pStyle w:val="TOC2"/>
            <w:tabs>
              <w:tab w:val="left" w:pos="880"/>
              <w:tab w:val="right" w:leader="dot" w:pos="9016"/>
            </w:tabs>
            <w:rPr>
              <w:ins w:id="194" w:author="Kashif Umair" w:date="2025-02-10T18:04:00Z"/>
              <w:rFonts w:cstheme="minorBidi"/>
              <w:noProof/>
              <w:kern w:val="2"/>
              <w:szCs w:val="24"/>
              <w14:ligatures w14:val="standardContextual"/>
            </w:rPr>
          </w:pPr>
          <w:ins w:id="195" w:author="Kashif Umair" w:date="2025-02-10T18:04:00Z">
            <w:r w:rsidRPr="00035558">
              <w:rPr>
                <w:rStyle w:val="Hyperlink"/>
                <w:noProof/>
              </w:rPr>
              <w:fldChar w:fldCharType="begin"/>
            </w:r>
            <w:r w:rsidRPr="00035558">
              <w:rPr>
                <w:rStyle w:val="Hyperlink"/>
                <w:noProof/>
              </w:rPr>
              <w:instrText xml:space="preserve"> </w:instrText>
            </w:r>
            <w:r>
              <w:rPr>
                <w:noProof/>
              </w:rPr>
              <w:instrText>HYPERLINK \l "_Toc190103144"</w:instrText>
            </w:r>
            <w:r w:rsidRPr="00035558">
              <w:rPr>
                <w:rStyle w:val="Hyperlink"/>
                <w:noProof/>
              </w:rPr>
              <w:instrText xml:space="preserve"> </w:instrText>
            </w:r>
            <w:r w:rsidRPr="00035558">
              <w:rPr>
                <w:rStyle w:val="Hyperlink"/>
                <w:noProof/>
              </w:rPr>
            </w:r>
            <w:r w:rsidRPr="00035558">
              <w:rPr>
                <w:rStyle w:val="Hyperlink"/>
                <w:noProof/>
              </w:rPr>
              <w:fldChar w:fldCharType="separate"/>
            </w:r>
            <w:r w:rsidRPr="00035558">
              <w:rPr>
                <w:rStyle w:val="Hyperlink"/>
                <w:noProof/>
              </w:rPr>
              <w:t>8.3</w:t>
            </w:r>
            <w:r>
              <w:rPr>
                <w:rFonts w:cstheme="minorBidi"/>
                <w:noProof/>
                <w:kern w:val="2"/>
                <w:szCs w:val="24"/>
                <w14:ligatures w14:val="standardContextual"/>
              </w:rPr>
              <w:tab/>
            </w:r>
            <w:r w:rsidRPr="00035558">
              <w:rPr>
                <w:rStyle w:val="Hyperlink"/>
                <w:noProof/>
              </w:rPr>
              <w:t>Validation for sufficient funds - WS03-IJR-02-02</w:t>
            </w:r>
            <w:r>
              <w:rPr>
                <w:noProof/>
                <w:webHidden/>
              </w:rPr>
              <w:tab/>
            </w:r>
            <w:r>
              <w:rPr>
                <w:noProof/>
                <w:webHidden/>
              </w:rPr>
              <w:fldChar w:fldCharType="begin"/>
            </w:r>
            <w:r>
              <w:rPr>
                <w:noProof/>
                <w:webHidden/>
              </w:rPr>
              <w:instrText xml:space="preserve"> PAGEREF _Toc190103144 \h </w:instrText>
            </w:r>
          </w:ins>
          <w:r>
            <w:rPr>
              <w:noProof/>
              <w:webHidden/>
            </w:rPr>
          </w:r>
          <w:r>
            <w:rPr>
              <w:noProof/>
              <w:webHidden/>
            </w:rPr>
            <w:fldChar w:fldCharType="separate"/>
          </w:r>
          <w:ins w:id="196" w:author="Kashif Umair" w:date="2025-02-10T18:04:00Z">
            <w:r>
              <w:rPr>
                <w:noProof/>
                <w:webHidden/>
              </w:rPr>
              <w:t>80</w:t>
            </w:r>
            <w:r>
              <w:rPr>
                <w:noProof/>
                <w:webHidden/>
              </w:rPr>
              <w:fldChar w:fldCharType="end"/>
            </w:r>
            <w:r w:rsidRPr="00035558">
              <w:rPr>
                <w:rStyle w:val="Hyperlink"/>
                <w:noProof/>
              </w:rPr>
              <w:fldChar w:fldCharType="end"/>
            </w:r>
          </w:ins>
        </w:p>
        <w:p w14:paraId="3A1F2171" w14:textId="2178E4E7" w:rsidR="00D0476C" w:rsidRDefault="00D0476C">
          <w:pPr>
            <w:pStyle w:val="TOC2"/>
            <w:tabs>
              <w:tab w:val="left" w:pos="880"/>
              <w:tab w:val="right" w:leader="dot" w:pos="9016"/>
            </w:tabs>
            <w:rPr>
              <w:ins w:id="197" w:author="Kashif Umair" w:date="2025-02-10T18:04:00Z"/>
              <w:rFonts w:cstheme="minorBidi"/>
              <w:noProof/>
              <w:kern w:val="2"/>
              <w:szCs w:val="24"/>
              <w14:ligatures w14:val="standardContextual"/>
            </w:rPr>
          </w:pPr>
          <w:ins w:id="198" w:author="Kashif Umair" w:date="2025-02-10T18:04:00Z">
            <w:r w:rsidRPr="00035558">
              <w:rPr>
                <w:rStyle w:val="Hyperlink"/>
                <w:noProof/>
              </w:rPr>
              <w:fldChar w:fldCharType="begin"/>
            </w:r>
            <w:r w:rsidRPr="00035558">
              <w:rPr>
                <w:rStyle w:val="Hyperlink"/>
                <w:noProof/>
              </w:rPr>
              <w:instrText xml:space="preserve"> </w:instrText>
            </w:r>
            <w:r>
              <w:rPr>
                <w:noProof/>
              </w:rPr>
              <w:instrText>HYPERLINK \l "_Toc190103145"</w:instrText>
            </w:r>
            <w:r w:rsidRPr="00035558">
              <w:rPr>
                <w:rStyle w:val="Hyperlink"/>
                <w:noProof/>
              </w:rPr>
              <w:instrText xml:space="preserve"> </w:instrText>
            </w:r>
            <w:r w:rsidRPr="00035558">
              <w:rPr>
                <w:rStyle w:val="Hyperlink"/>
                <w:noProof/>
              </w:rPr>
            </w:r>
            <w:r w:rsidRPr="00035558">
              <w:rPr>
                <w:rStyle w:val="Hyperlink"/>
                <w:noProof/>
              </w:rPr>
              <w:fldChar w:fldCharType="separate"/>
            </w:r>
            <w:r w:rsidRPr="00035558">
              <w:rPr>
                <w:rStyle w:val="Hyperlink"/>
                <w:noProof/>
              </w:rPr>
              <w:t>8.4</w:t>
            </w:r>
            <w:r>
              <w:rPr>
                <w:rFonts w:cstheme="minorBidi"/>
                <w:noProof/>
                <w:kern w:val="2"/>
                <w:szCs w:val="24"/>
                <w14:ligatures w14:val="standardContextual"/>
              </w:rPr>
              <w:tab/>
            </w:r>
            <w:r w:rsidRPr="00035558">
              <w:rPr>
                <w:rStyle w:val="Hyperlink"/>
                <w:noProof/>
              </w:rPr>
              <w:t>E-Invoice for VAT - WS03-IJR-03-02</w:t>
            </w:r>
            <w:r>
              <w:rPr>
                <w:noProof/>
                <w:webHidden/>
              </w:rPr>
              <w:tab/>
            </w:r>
            <w:r>
              <w:rPr>
                <w:noProof/>
                <w:webHidden/>
              </w:rPr>
              <w:fldChar w:fldCharType="begin"/>
            </w:r>
            <w:r>
              <w:rPr>
                <w:noProof/>
                <w:webHidden/>
              </w:rPr>
              <w:instrText xml:space="preserve"> PAGEREF _Toc190103145 \h </w:instrText>
            </w:r>
          </w:ins>
          <w:r>
            <w:rPr>
              <w:noProof/>
              <w:webHidden/>
            </w:rPr>
          </w:r>
          <w:r>
            <w:rPr>
              <w:noProof/>
              <w:webHidden/>
            </w:rPr>
            <w:fldChar w:fldCharType="separate"/>
          </w:r>
          <w:ins w:id="199" w:author="Kashif Umair" w:date="2025-02-10T18:04:00Z">
            <w:r>
              <w:rPr>
                <w:noProof/>
                <w:webHidden/>
              </w:rPr>
              <w:t>80</w:t>
            </w:r>
            <w:r>
              <w:rPr>
                <w:noProof/>
                <w:webHidden/>
              </w:rPr>
              <w:fldChar w:fldCharType="end"/>
            </w:r>
            <w:r w:rsidRPr="00035558">
              <w:rPr>
                <w:rStyle w:val="Hyperlink"/>
                <w:noProof/>
              </w:rPr>
              <w:fldChar w:fldCharType="end"/>
            </w:r>
          </w:ins>
        </w:p>
        <w:p w14:paraId="5752D1BA" w14:textId="347D4F21" w:rsidR="00D0476C" w:rsidRDefault="00D0476C">
          <w:pPr>
            <w:pStyle w:val="TOC2"/>
            <w:tabs>
              <w:tab w:val="left" w:pos="880"/>
              <w:tab w:val="right" w:leader="dot" w:pos="9016"/>
            </w:tabs>
            <w:rPr>
              <w:ins w:id="200" w:author="Kashif Umair" w:date="2025-02-10T18:04:00Z"/>
              <w:rFonts w:cstheme="minorBidi"/>
              <w:noProof/>
              <w:kern w:val="2"/>
              <w:szCs w:val="24"/>
              <w14:ligatures w14:val="standardContextual"/>
            </w:rPr>
          </w:pPr>
          <w:ins w:id="201" w:author="Kashif Umair" w:date="2025-02-10T18:04:00Z">
            <w:r w:rsidRPr="00035558">
              <w:rPr>
                <w:rStyle w:val="Hyperlink"/>
                <w:noProof/>
              </w:rPr>
              <w:fldChar w:fldCharType="begin"/>
            </w:r>
            <w:r w:rsidRPr="00035558">
              <w:rPr>
                <w:rStyle w:val="Hyperlink"/>
                <w:noProof/>
              </w:rPr>
              <w:instrText xml:space="preserve"> </w:instrText>
            </w:r>
            <w:r>
              <w:rPr>
                <w:noProof/>
              </w:rPr>
              <w:instrText>HYPERLINK \l "_Toc190103146"</w:instrText>
            </w:r>
            <w:r w:rsidRPr="00035558">
              <w:rPr>
                <w:rStyle w:val="Hyperlink"/>
                <w:noProof/>
              </w:rPr>
              <w:instrText xml:space="preserve"> </w:instrText>
            </w:r>
            <w:r w:rsidRPr="00035558">
              <w:rPr>
                <w:rStyle w:val="Hyperlink"/>
                <w:noProof/>
              </w:rPr>
            </w:r>
            <w:r w:rsidRPr="00035558">
              <w:rPr>
                <w:rStyle w:val="Hyperlink"/>
                <w:noProof/>
              </w:rPr>
              <w:fldChar w:fldCharType="separate"/>
            </w:r>
            <w:r w:rsidRPr="00035558">
              <w:rPr>
                <w:rStyle w:val="Hyperlink"/>
                <w:noProof/>
              </w:rPr>
              <w:t>8.5</w:t>
            </w:r>
            <w:r>
              <w:rPr>
                <w:rFonts w:cstheme="minorBidi"/>
                <w:noProof/>
                <w:kern w:val="2"/>
                <w:szCs w:val="24"/>
                <w14:ligatures w14:val="standardContextual"/>
              </w:rPr>
              <w:tab/>
            </w:r>
            <w:r w:rsidRPr="00035558">
              <w:rPr>
                <w:rStyle w:val="Hyperlink"/>
                <w:noProof/>
              </w:rPr>
              <w:t>Routing Entry for VAT - WS03-IJR-06-01</w:t>
            </w:r>
            <w:r>
              <w:rPr>
                <w:noProof/>
                <w:webHidden/>
              </w:rPr>
              <w:tab/>
            </w:r>
            <w:r>
              <w:rPr>
                <w:noProof/>
                <w:webHidden/>
              </w:rPr>
              <w:fldChar w:fldCharType="begin"/>
            </w:r>
            <w:r>
              <w:rPr>
                <w:noProof/>
                <w:webHidden/>
              </w:rPr>
              <w:instrText xml:space="preserve"> PAGEREF _Toc190103146 \h </w:instrText>
            </w:r>
          </w:ins>
          <w:r>
            <w:rPr>
              <w:noProof/>
              <w:webHidden/>
            </w:rPr>
          </w:r>
          <w:r>
            <w:rPr>
              <w:noProof/>
              <w:webHidden/>
            </w:rPr>
            <w:fldChar w:fldCharType="separate"/>
          </w:r>
          <w:ins w:id="202" w:author="Kashif Umair" w:date="2025-02-10T18:04:00Z">
            <w:r>
              <w:rPr>
                <w:noProof/>
                <w:webHidden/>
              </w:rPr>
              <w:t>81</w:t>
            </w:r>
            <w:r>
              <w:rPr>
                <w:noProof/>
                <w:webHidden/>
              </w:rPr>
              <w:fldChar w:fldCharType="end"/>
            </w:r>
            <w:r w:rsidRPr="00035558">
              <w:rPr>
                <w:rStyle w:val="Hyperlink"/>
                <w:noProof/>
              </w:rPr>
              <w:fldChar w:fldCharType="end"/>
            </w:r>
          </w:ins>
        </w:p>
        <w:p w14:paraId="1F44B912" w14:textId="0EDBB10A" w:rsidR="00D0476C" w:rsidRDefault="00D0476C">
          <w:pPr>
            <w:pStyle w:val="TOC3"/>
            <w:tabs>
              <w:tab w:val="right" w:leader="dot" w:pos="9016"/>
            </w:tabs>
            <w:rPr>
              <w:ins w:id="203" w:author="Kashif Umair" w:date="2025-02-10T18:04:00Z"/>
              <w:rFonts w:cstheme="minorBidi"/>
              <w:noProof/>
              <w:kern w:val="2"/>
              <w:szCs w:val="24"/>
              <w14:ligatures w14:val="standardContextual"/>
            </w:rPr>
          </w:pPr>
          <w:ins w:id="204" w:author="Kashif Umair" w:date="2025-02-10T18:04:00Z">
            <w:r w:rsidRPr="00035558">
              <w:rPr>
                <w:rStyle w:val="Hyperlink"/>
                <w:noProof/>
              </w:rPr>
              <w:fldChar w:fldCharType="begin"/>
            </w:r>
            <w:r w:rsidRPr="00035558">
              <w:rPr>
                <w:rStyle w:val="Hyperlink"/>
                <w:noProof/>
              </w:rPr>
              <w:instrText xml:space="preserve"> </w:instrText>
            </w:r>
            <w:r>
              <w:rPr>
                <w:noProof/>
              </w:rPr>
              <w:instrText>HYPERLINK \l "_Toc190103147"</w:instrText>
            </w:r>
            <w:r w:rsidRPr="00035558">
              <w:rPr>
                <w:rStyle w:val="Hyperlink"/>
                <w:noProof/>
              </w:rPr>
              <w:instrText xml:space="preserve"> </w:instrText>
            </w:r>
            <w:r w:rsidRPr="00035558">
              <w:rPr>
                <w:rStyle w:val="Hyperlink"/>
                <w:noProof/>
              </w:rPr>
            </w:r>
            <w:r w:rsidRPr="00035558">
              <w:rPr>
                <w:rStyle w:val="Hyperlink"/>
                <w:noProof/>
              </w:rPr>
              <w:fldChar w:fldCharType="separate"/>
            </w:r>
            <w:r w:rsidRPr="00035558">
              <w:rPr>
                <w:rStyle w:val="Hyperlink"/>
                <w:noProof/>
              </w:rPr>
              <w:t>Worksheet details:</w:t>
            </w:r>
            <w:r>
              <w:rPr>
                <w:noProof/>
                <w:webHidden/>
              </w:rPr>
              <w:tab/>
            </w:r>
            <w:r>
              <w:rPr>
                <w:noProof/>
                <w:webHidden/>
              </w:rPr>
              <w:fldChar w:fldCharType="begin"/>
            </w:r>
            <w:r>
              <w:rPr>
                <w:noProof/>
                <w:webHidden/>
              </w:rPr>
              <w:instrText xml:space="preserve"> PAGEREF _Toc190103147 \h </w:instrText>
            </w:r>
          </w:ins>
          <w:r>
            <w:rPr>
              <w:noProof/>
              <w:webHidden/>
            </w:rPr>
          </w:r>
          <w:r>
            <w:rPr>
              <w:noProof/>
              <w:webHidden/>
            </w:rPr>
            <w:fldChar w:fldCharType="separate"/>
          </w:r>
          <w:ins w:id="205" w:author="Kashif Umair" w:date="2025-02-10T18:04:00Z">
            <w:r>
              <w:rPr>
                <w:noProof/>
                <w:webHidden/>
              </w:rPr>
              <w:t>81</w:t>
            </w:r>
            <w:r>
              <w:rPr>
                <w:noProof/>
                <w:webHidden/>
              </w:rPr>
              <w:fldChar w:fldCharType="end"/>
            </w:r>
            <w:r w:rsidRPr="00035558">
              <w:rPr>
                <w:rStyle w:val="Hyperlink"/>
                <w:noProof/>
              </w:rPr>
              <w:fldChar w:fldCharType="end"/>
            </w:r>
          </w:ins>
        </w:p>
        <w:p w14:paraId="2A7C9B9E" w14:textId="54324467" w:rsidR="00D0476C" w:rsidRDefault="00D0476C">
          <w:pPr>
            <w:pStyle w:val="TOC2"/>
            <w:tabs>
              <w:tab w:val="left" w:pos="880"/>
              <w:tab w:val="right" w:leader="dot" w:pos="9016"/>
            </w:tabs>
            <w:rPr>
              <w:ins w:id="206" w:author="Kashif Umair" w:date="2025-02-10T18:04:00Z"/>
              <w:rFonts w:cstheme="minorBidi"/>
              <w:noProof/>
              <w:kern w:val="2"/>
              <w:szCs w:val="24"/>
              <w14:ligatures w14:val="standardContextual"/>
            </w:rPr>
          </w:pPr>
          <w:ins w:id="207" w:author="Kashif Umair" w:date="2025-02-10T18:04:00Z">
            <w:r w:rsidRPr="00035558">
              <w:rPr>
                <w:rStyle w:val="Hyperlink"/>
                <w:noProof/>
              </w:rPr>
              <w:fldChar w:fldCharType="begin"/>
            </w:r>
            <w:r w:rsidRPr="00035558">
              <w:rPr>
                <w:rStyle w:val="Hyperlink"/>
                <w:noProof/>
              </w:rPr>
              <w:instrText xml:space="preserve"> </w:instrText>
            </w:r>
            <w:r>
              <w:rPr>
                <w:noProof/>
              </w:rPr>
              <w:instrText>HYPERLINK \l "_Toc190103148"</w:instrText>
            </w:r>
            <w:r w:rsidRPr="00035558">
              <w:rPr>
                <w:rStyle w:val="Hyperlink"/>
                <w:noProof/>
              </w:rPr>
              <w:instrText xml:space="preserve"> </w:instrText>
            </w:r>
            <w:r w:rsidRPr="00035558">
              <w:rPr>
                <w:rStyle w:val="Hyperlink"/>
                <w:noProof/>
              </w:rPr>
            </w:r>
            <w:r w:rsidRPr="00035558">
              <w:rPr>
                <w:rStyle w:val="Hyperlink"/>
                <w:noProof/>
              </w:rPr>
              <w:fldChar w:fldCharType="separate"/>
            </w:r>
            <w:r w:rsidRPr="00035558">
              <w:rPr>
                <w:rStyle w:val="Hyperlink"/>
                <w:noProof/>
              </w:rPr>
              <w:t>8.6</w:t>
            </w:r>
            <w:r>
              <w:rPr>
                <w:rFonts w:cstheme="minorBidi"/>
                <w:noProof/>
                <w:kern w:val="2"/>
                <w:szCs w:val="24"/>
                <w14:ligatures w14:val="standardContextual"/>
              </w:rPr>
              <w:tab/>
            </w:r>
            <w:r w:rsidRPr="00035558">
              <w:rPr>
                <w:rStyle w:val="Hyperlink"/>
                <w:noProof/>
              </w:rPr>
              <w:t>Calculate Insurance Balance - WS03-IJR-10-01</w:t>
            </w:r>
            <w:r>
              <w:rPr>
                <w:noProof/>
                <w:webHidden/>
              </w:rPr>
              <w:tab/>
            </w:r>
            <w:r>
              <w:rPr>
                <w:noProof/>
                <w:webHidden/>
              </w:rPr>
              <w:fldChar w:fldCharType="begin"/>
            </w:r>
            <w:r>
              <w:rPr>
                <w:noProof/>
                <w:webHidden/>
              </w:rPr>
              <w:instrText xml:space="preserve"> PAGEREF _Toc190103148 \h </w:instrText>
            </w:r>
          </w:ins>
          <w:r>
            <w:rPr>
              <w:noProof/>
              <w:webHidden/>
            </w:rPr>
          </w:r>
          <w:r>
            <w:rPr>
              <w:noProof/>
              <w:webHidden/>
            </w:rPr>
            <w:fldChar w:fldCharType="separate"/>
          </w:r>
          <w:ins w:id="208" w:author="Kashif Umair" w:date="2025-02-10T18:04:00Z">
            <w:r>
              <w:rPr>
                <w:noProof/>
                <w:webHidden/>
              </w:rPr>
              <w:t>81</w:t>
            </w:r>
            <w:r>
              <w:rPr>
                <w:noProof/>
                <w:webHidden/>
              </w:rPr>
              <w:fldChar w:fldCharType="end"/>
            </w:r>
            <w:r w:rsidRPr="00035558">
              <w:rPr>
                <w:rStyle w:val="Hyperlink"/>
                <w:noProof/>
              </w:rPr>
              <w:fldChar w:fldCharType="end"/>
            </w:r>
          </w:ins>
        </w:p>
        <w:p w14:paraId="096AB918" w14:textId="14C61663" w:rsidR="00D0476C" w:rsidRDefault="00D0476C">
          <w:pPr>
            <w:pStyle w:val="TOC3"/>
            <w:tabs>
              <w:tab w:val="left" w:pos="1320"/>
              <w:tab w:val="right" w:leader="dot" w:pos="9016"/>
            </w:tabs>
            <w:rPr>
              <w:ins w:id="209" w:author="Kashif Umair" w:date="2025-02-10T18:04:00Z"/>
              <w:rFonts w:cstheme="minorBidi"/>
              <w:noProof/>
              <w:kern w:val="2"/>
              <w:szCs w:val="24"/>
              <w14:ligatures w14:val="standardContextual"/>
            </w:rPr>
          </w:pPr>
          <w:ins w:id="210" w:author="Kashif Umair" w:date="2025-02-10T18:04:00Z">
            <w:r w:rsidRPr="00035558">
              <w:rPr>
                <w:rStyle w:val="Hyperlink"/>
                <w:noProof/>
              </w:rPr>
              <w:fldChar w:fldCharType="begin"/>
            </w:r>
            <w:r w:rsidRPr="00035558">
              <w:rPr>
                <w:rStyle w:val="Hyperlink"/>
                <w:noProof/>
              </w:rPr>
              <w:instrText xml:space="preserve"> </w:instrText>
            </w:r>
            <w:r>
              <w:rPr>
                <w:noProof/>
              </w:rPr>
              <w:instrText>HYPERLINK \l "_Toc190103149"</w:instrText>
            </w:r>
            <w:r w:rsidRPr="00035558">
              <w:rPr>
                <w:rStyle w:val="Hyperlink"/>
                <w:noProof/>
              </w:rPr>
              <w:instrText xml:space="preserve"> </w:instrText>
            </w:r>
            <w:r w:rsidRPr="00035558">
              <w:rPr>
                <w:rStyle w:val="Hyperlink"/>
                <w:noProof/>
              </w:rPr>
            </w:r>
            <w:r w:rsidRPr="00035558">
              <w:rPr>
                <w:rStyle w:val="Hyperlink"/>
                <w:noProof/>
              </w:rPr>
              <w:fldChar w:fldCharType="separate"/>
            </w:r>
            <w:r w:rsidRPr="00035558">
              <w:rPr>
                <w:rStyle w:val="Hyperlink"/>
                <w:bCs/>
                <w:noProof/>
              </w:rPr>
              <w:t>8.6.1</w:t>
            </w:r>
            <w:r>
              <w:rPr>
                <w:rFonts w:cstheme="minorBidi"/>
                <w:noProof/>
                <w:kern w:val="2"/>
                <w:szCs w:val="24"/>
                <w14:ligatures w14:val="standardContextual"/>
              </w:rPr>
              <w:tab/>
            </w:r>
            <w:r w:rsidRPr="00035558">
              <w:rPr>
                <w:rStyle w:val="Hyperlink"/>
                <w:noProof/>
              </w:rPr>
              <w:t>Worksheet details:</w:t>
            </w:r>
            <w:r>
              <w:rPr>
                <w:noProof/>
                <w:webHidden/>
              </w:rPr>
              <w:tab/>
            </w:r>
            <w:r>
              <w:rPr>
                <w:noProof/>
                <w:webHidden/>
              </w:rPr>
              <w:fldChar w:fldCharType="begin"/>
            </w:r>
            <w:r>
              <w:rPr>
                <w:noProof/>
                <w:webHidden/>
              </w:rPr>
              <w:instrText xml:space="preserve"> PAGEREF _Toc190103149 \h </w:instrText>
            </w:r>
          </w:ins>
          <w:r>
            <w:rPr>
              <w:noProof/>
              <w:webHidden/>
            </w:rPr>
          </w:r>
          <w:r>
            <w:rPr>
              <w:noProof/>
              <w:webHidden/>
            </w:rPr>
            <w:fldChar w:fldCharType="separate"/>
          </w:r>
          <w:ins w:id="211" w:author="Kashif Umair" w:date="2025-02-10T18:04:00Z">
            <w:r>
              <w:rPr>
                <w:noProof/>
                <w:webHidden/>
              </w:rPr>
              <w:t>81</w:t>
            </w:r>
            <w:r>
              <w:rPr>
                <w:noProof/>
                <w:webHidden/>
              </w:rPr>
              <w:fldChar w:fldCharType="end"/>
            </w:r>
            <w:r w:rsidRPr="00035558">
              <w:rPr>
                <w:rStyle w:val="Hyperlink"/>
                <w:noProof/>
              </w:rPr>
              <w:fldChar w:fldCharType="end"/>
            </w:r>
          </w:ins>
        </w:p>
        <w:p w14:paraId="5E4B8623" w14:textId="122805FD" w:rsidR="00D0476C" w:rsidRDefault="00D0476C">
          <w:pPr>
            <w:pStyle w:val="TOC2"/>
            <w:tabs>
              <w:tab w:val="left" w:pos="880"/>
              <w:tab w:val="right" w:leader="dot" w:pos="9016"/>
            </w:tabs>
            <w:rPr>
              <w:ins w:id="212" w:author="Kashif Umair" w:date="2025-02-10T18:04:00Z"/>
              <w:rFonts w:cstheme="minorBidi"/>
              <w:noProof/>
              <w:kern w:val="2"/>
              <w:szCs w:val="24"/>
              <w14:ligatures w14:val="standardContextual"/>
            </w:rPr>
          </w:pPr>
          <w:ins w:id="213" w:author="Kashif Umair" w:date="2025-02-10T18:04:00Z">
            <w:r w:rsidRPr="00035558">
              <w:rPr>
                <w:rStyle w:val="Hyperlink"/>
                <w:noProof/>
              </w:rPr>
              <w:fldChar w:fldCharType="begin"/>
            </w:r>
            <w:r w:rsidRPr="00035558">
              <w:rPr>
                <w:rStyle w:val="Hyperlink"/>
                <w:noProof/>
              </w:rPr>
              <w:instrText xml:space="preserve"> </w:instrText>
            </w:r>
            <w:r>
              <w:rPr>
                <w:noProof/>
              </w:rPr>
              <w:instrText>HYPERLINK \l "_Toc190103150"</w:instrText>
            </w:r>
            <w:r w:rsidRPr="00035558">
              <w:rPr>
                <w:rStyle w:val="Hyperlink"/>
                <w:noProof/>
              </w:rPr>
              <w:instrText xml:space="preserve"> </w:instrText>
            </w:r>
            <w:r w:rsidRPr="00035558">
              <w:rPr>
                <w:rStyle w:val="Hyperlink"/>
                <w:noProof/>
              </w:rPr>
            </w:r>
            <w:r w:rsidRPr="00035558">
              <w:rPr>
                <w:rStyle w:val="Hyperlink"/>
                <w:noProof/>
              </w:rPr>
              <w:fldChar w:fldCharType="separate"/>
            </w:r>
            <w:r w:rsidRPr="00035558">
              <w:rPr>
                <w:rStyle w:val="Hyperlink"/>
                <w:noProof/>
              </w:rPr>
              <w:t>8.7</w:t>
            </w:r>
            <w:r>
              <w:rPr>
                <w:rFonts w:cstheme="minorBidi"/>
                <w:noProof/>
                <w:kern w:val="2"/>
                <w:szCs w:val="24"/>
                <w14:ligatures w14:val="standardContextual"/>
              </w:rPr>
              <w:tab/>
            </w:r>
            <w:r w:rsidRPr="00035558">
              <w:rPr>
                <w:rStyle w:val="Hyperlink"/>
                <w:noProof/>
              </w:rPr>
              <w:t>Accident Stop Installment - WS03-IJR-06-02</w:t>
            </w:r>
            <w:r>
              <w:rPr>
                <w:noProof/>
                <w:webHidden/>
              </w:rPr>
              <w:tab/>
            </w:r>
            <w:r>
              <w:rPr>
                <w:noProof/>
                <w:webHidden/>
              </w:rPr>
              <w:fldChar w:fldCharType="begin"/>
            </w:r>
            <w:r>
              <w:rPr>
                <w:noProof/>
                <w:webHidden/>
              </w:rPr>
              <w:instrText xml:space="preserve"> PAGEREF _Toc190103150 \h </w:instrText>
            </w:r>
          </w:ins>
          <w:r>
            <w:rPr>
              <w:noProof/>
              <w:webHidden/>
            </w:rPr>
          </w:r>
          <w:r>
            <w:rPr>
              <w:noProof/>
              <w:webHidden/>
            </w:rPr>
            <w:fldChar w:fldCharType="separate"/>
          </w:r>
          <w:ins w:id="214" w:author="Kashif Umair" w:date="2025-02-10T18:04:00Z">
            <w:r>
              <w:rPr>
                <w:noProof/>
                <w:webHidden/>
              </w:rPr>
              <w:t>81</w:t>
            </w:r>
            <w:r>
              <w:rPr>
                <w:noProof/>
                <w:webHidden/>
              </w:rPr>
              <w:fldChar w:fldCharType="end"/>
            </w:r>
            <w:r w:rsidRPr="00035558">
              <w:rPr>
                <w:rStyle w:val="Hyperlink"/>
                <w:noProof/>
              </w:rPr>
              <w:fldChar w:fldCharType="end"/>
            </w:r>
          </w:ins>
        </w:p>
        <w:p w14:paraId="1265E44E" w14:textId="5595BCA7" w:rsidR="00D0476C" w:rsidRDefault="00D0476C">
          <w:pPr>
            <w:pStyle w:val="TOC2"/>
            <w:tabs>
              <w:tab w:val="left" w:pos="880"/>
              <w:tab w:val="right" w:leader="dot" w:pos="9016"/>
            </w:tabs>
            <w:rPr>
              <w:ins w:id="215" w:author="Kashif Umair" w:date="2025-02-10T18:04:00Z"/>
              <w:rFonts w:cstheme="minorBidi"/>
              <w:noProof/>
              <w:kern w:val="2"/>
              <w:szCs w:val="24"/>
              <w14:ligatures w14:val="standardContextual"/>
            </w:rPr>
          </w:pPr>
          <w:ins w:id="216" w:author="Kashif Umair" w:date="2025-02-10T18:04:00Z">
            <w:r w:rsidRPr="00035558">
              <w:rPr>
                <w:rStyle w:val="Hyperlink"/>
                <w:noProof/>
              </w:rPr>
              <w:fldChar w:fldCharType="begin"/>
            </w:r>
            <w:r w:rsidRPr="00035558">
              <w:rPr>
                <w:rStyle w:val="Hyperlink"/>
                <w:noProof/>
              </w:rPr>
              <w:instrText xml:space="preserve"> </w:instrText>
            </w:r>
            <w:r>
              <w:rPr>
                <w:noProof/>
              </w:rPr>
              <w:instrText>HYPERLINK \l "_Toc190103151"</w:instrText>
            </w:r>
            <w:r w:rsidRPr="00035558">
              <w:rPr>
                <w:rStyle w:val="Hyperlink"/>
                <w:noProof/>
              </w:rPr>
              <w:instrText xml:space="preserve"> </w:instrText>
            </w:r>
            <w:r w:rsidRPr="00035558">
              <w:rPr>
                <w:rStyle w:val="Hyperlink"/>
                <w:noProof/>
              </w:rPr>
            </w:r>
            <w:r w:rsidRPr="00035558">
              <w:rPr>
                <w:rStyle w:val="Hyperlink"/>
                <w:noProof/>
              </w:rPr>
              <w:fldChar w:fldCharType="separate"/>
            </w:r>
            <w:r w:rsidRPr="00035558">
              <w:rPr>
                <w:rStyle w:val="Hyperlink"/>
                <w:noProof/>
              </w:rPr>
              <w:t>8.8</w:t>
            </w:r>
            <w:r>
              <w:rPr>
                <w:rFonts w:cstheme="minorBidi"/>
                <w:noProof/>
                <w:kern w:val="2"/>
                <w:szCs w:val="24"/>
                <w14:ligatures w14:val="standardContextual"/>
              </w:rPr>
              <w:tab/>
            </w:r>
            <w:r w:rsidRPr="00035558">
              <w:rPr>
                <w:rStyle w:val="Hyperlink"/>
                <w:noProof/>
              </w:rPr>
              <w:t xml:space="preserve">Insurance configuration </w:t>
            </w:r>
            <w:r w:rsidRPr="00035558">
              <w:rPr>
                <w:rStyle w:val="Hyperlink"/>
                <w:bCs/>
                <w:noProof/>
              </w:rPr>
              <w:t>WS03-IJR-06-</w:t>
            </w:r>
            <w:r w:rsidRPr="00035558">
              <w:rPr>
                <w:rStyle w:val="Hyperlink"/>
                <w:noProof/>
              </w:rPr>
              <w:t>03 to WS03-IJR-06-07</w:t>
            </w:r>
            <w:r>
              <w:rPr>
                <w:noProof/>
                <w:webHidden/>
              </w:rPr>
              <w:tab/>
            </w:r>
            <w:r>
              <w:rPr>
                <w:noProof/>
                <w:webHidden/>
              </w:rPr>
              <w:fldChar w:fldCharType="begin"/>
            </w:r>
            <w:r>
              <w:rPr>
                <w:noProof/>
                <w:webHidden/>
              </w:rPr>
              <w:instrText xml:space="preserve"> PAGEREF _Toc190103151 \h </w:instrText>
            </w:r>
          </w:ins>
          <w:r>
            <w:rPr>
              <w:noProof/>
              <w:webHidden/>
            </w:rPr>
          </w:r>
          <w:r>
            <w:rPr>
              <w:noProof/>
              <w:webHidden/>
            </w:rPr>
            <w:fldChar w:fldCharType="separate"/>
          </w:r>
          <w:ins w:id="217" w:author="Kashif Umair" w:date="2025-02-10T18:04:00Z">
            <w:r>
              <w:rPr>
                <w:noProof/>
                <w:webHidden/>
              </w:rPr>
              <w:t>81</w:t>
            </w:r>
            <w:r>
              <w:rPr>
                <w:noProof/>
                <w:webHidden/>
              </w:rPr>
              <w:fldChar w:fldCharType="end"/>
            </w:r>
            <w:r w:rsidRPr="00035558">
              <w:rPr>
                <w:rStyle w:val="Hyperlink"/>
                <w:noProof/>
              </w:rPr>
              <w:fldChar w:fldCharType="end"/>
            </w:r>
          </w:ins>
        </w:p>
        <w:p w14:paraId="69F433EA" w14:textId="505BB6E7" w:rsidR="00D0476C" w:rsidRDefault="00D0476C">
          <w:pPr>
            <w:pStyle w:val="TOC3"/>
            <w:tabs>
              <w:tab w:val="left" w:pos="1320"/>
              <w:tab w:val="right" w:leader="dot" w:pos="9016"/>
            </w:tabs>
            <w:rPr>
              <w:ins w:id="218" w:author="Kashif Umair" w:date="2025-02-10T18:04:00Z"/>
              <w:rFonts w:cstheme="minorBidi"/>
              <w:noProof/>
              <w:kern w:val="2"/>
              <w:szCs w:val="24"/>
              <w14:ligatures w14:val="standardContextual"/>
            </w:rPr>
          </w:pPr>
          <w:ins w:id="219" w:author="Kashif Umair" w:date="2025-02-10T18:04:00Z">
            <w:r w:rsidRPr="00035558">
              <w:rPr>
                <w:rStyle w:val="Hyperlink"/>
                <w:noProof/>
              </w:rPr>
              <w:fldChar w:fldCharType="begin"/>
            </w:r>
            <w:r w:rsidRPr="00035558">
              <w:rPr>
                <w:rStyle w:val="Hyperlink"/>
                <w:noProof/>
              </w:rPr>
              <w:instrText xml:space="preserve"> </w:instrText>
            </w:r>
            <w:r>
              <w:rPr>
                <w:noProof/>
              </w:rPr>
              <w:instrText>HYPERLINK \l "_Toc190103152"</w:instrText>
            </w:r>
            <w:r w:rsidRPr="00035558">
              <w:rPr>
                <w:rStyle w:val="Hyperlink"/>
                <w:noProof/>
              </w:rPr>
              <w:instrText xml:space="preserve"> </w:instrText>
            </w:r>
            <w:r w:rsidRPr="00035558">
              <w:rPr>
                <w:rStyle w:val="Hyperlink"/>
                <w:noProof/>
              </w:rPr>
            </w:r>
            <w:r w:rsidRPr="00035558">
              <w:rPr>
                <w:rStyle w:val="Hyperlink"/>
                <w:noProof/>
              </w:rPr>
              <w:fldChar w:fldCharType="separate"/>
            </w:r>
            <w:r w:rsidRPr="00035558">
              <w:rPr>
                <w:rStyle w:val="Hyperlink"/>
                <w:bCs/>
                <w:noProof/>
              </w:rPr>
              <w:t>8.8.1</w:t>
            </w:r>
            <w:r>
              <w:rPr>
                <w:rFonts w:cstheme="minorBidi"/>
                <w:noProof/>
                <w:kern w:val="2"/>
                <w:szCs w:val="24"/>
                <w14:ligatures w14:val="standardContextual"/>
              </w:rPr>
              <w:tab/>
            </w:r>
            <w:r w:rsidRPr="00035558">
              <w:rPr>
                <w:rStyle w:val="Hyperlink"/>
                <w:noProof/>
              </w:rPr>
              <w:t>Worksheet details:</w:t>
            </w:r>
            <w:r>
              <w:rPr>
                <w:noProof/>
                <w:webHidden/>
              </w:rPr>
              <w:tab/>
            </w:r>
            <w:r>
              <w:rPr>
                <w:noProof/>
                <w:webHidden/>
              </w:rPr>
              <w:fldChar w:fldCharType="begin"/>
            </w:r>
            <w:r>
              <w:rPr>
                <w:noProof/>
                <w:webHidden/>
              </w:rPr>
              <w:instrText xml:space="preserve"> PAGEREF _Toc190103152 \h </w:instrText>
            </w:r>
          </w:ins>
          <w:r>
            <w:rPr>
              <w:noProof/>
              <w:webHidden/>
            </w:rPr>
          </w:r>
          <w:r>
            <w:rPr>
              <w:noProof/>
              <w:webHidden/>
            </w:rPr>
            <w:fldChar w:fldCharType="separate"/>
          </w:r>
          <w:ins w:id="220" w:author="Kashif Umair" w:date="2025-02-10T18:04:00Z">
            <w:r>
              <w:rPr>
                <w:noProof/>
                <w:webHidden/>
              </w:rPr>
              <w:t>81</w:t>
            </w:r>
            <w:r>
              <w:rPr>
                <w:noProof/>
                <w:webHidden/>
              </w:rPr>
              <w:fldChar w:fldCharType="end"/>
            </w:r>
            <w:r w:rsidRPr="00035558">
              <w:rPr>
                <w:rStyle w:val="Hyperlink"/>
                <w:noProof/>
              </w:rPr>
              <w:fldChar w:fldCharType="end"/>
            </w:r>
          </w:ins>
        </w:p>
        <w:p w14:paraId="58787EF5" w14:textId="0D5C908F" w:rsidR="00D0476C" w:rsidRDefault="00D0476C">
          <w:pPr>
            <w:pStyle w:val="TOC2"/>
            <w:tabs>
              <w:tab w:val="left" w:pos="880"/>
              <w:tab w:val="right" w:leader="dot" w:pos="9016"/>
            </w:tabs>
            <w:rPr>
              <w:ins w:id="221" w:author="Kashif Umair" w:date="2025-02-10T18:04:00Z"/>
              <w:rFonts w:cstheme="minorBidi"/>
              <w:noProof/>
              <w:kern w:val="2"/>
              <w:szCs w:val="24"/>
              <w14:ligatures w14:val="standardContextual"/>
            </w:rPr>
          </w:pPr>
          <w:ins w:id="222" w:author="Kashif Umair" w:date="2025-02-10T18:04:00Z">
            <w:r w:rsidRPr="00035558">
              <w:rPr>
                <w:rStyle w:val="Hyperlink"/>
                <w:noProof/>
              </w:rPr>
              <w:lastRenderedPageBreak/>
              <w:fldChar w:fldCharType="begin"/>
            </w:r>
            <w:r w:rsidRPr="00035558">
              <w:rPr>
                <w:rStyle w:val="Hyperlink"/>
                <w:noProof/>
              </w:rPr>
              <w:instrText xml:space="preserve"> </w:instrText>
            </w:r>
            <w:r>
              <w:rPr>
                <w:noProof/>
              </w:rPr>
              <w:instrText>HYPERLINK \l "_Toc190103153"</w:instrText>
            </w:r>
            <w:r w:rsidRPr="00035558">
              <w:rPr>
                <w:rStyle w:val="Hyperlink"/>
                <w:noProof/>
              </w:rPr>
              <w:instrText xml:space="preserve"> </w:instrText>
            </w:r>
            <w:r w:rsidRPr="00035558">
              <w:rPr>
                <w:rStyle w:val="Hyperlink"/>
                <w:noProof/>
              </w:rPr>
            </w:r>
            <w:r w:rsidRPr="00035558">
              <w:rPr>
                <w:rStyle w:val="Hyperlink"/>
                <w:noProof/>
              </w:rPr>
              <w:fldChar w:fldCharType="separate"/>
            </w:r>
            <w:r w:rsidRPr="00035558">
              <w:rPr>
                <w:rStyle w:val="Hyperlink"/>
                <w:noProof/>
              </w:rPr>
              <w:t>8.9</w:t>
            </w:r>
            <w:r>
              <w:rPr>
                <w:rFonts w:cstheme="minorBidi"/>
                <w:noProof/>
                <w:kern w:val="2"/>
                <w:szCs w:val="24"/>
                <w14:ligatures w14:val="standardContextual"/>
              </w:rPr>
              <w:tab/>
            </w:r>
            <w:r w:rsidRPr="00035558">
              <w:rPr>
                <w:rStyle w:val="Hyperlink"/>
                <w:noProof/>
              </w:rPr>
              <w:t>STMT Transaction - WS03-IJR-06-08</w:t>
            </w:r>
            <w:r>
              <w:rPr>
                <w:noProof/>
                <w:webHidden/>
              </w:rPr>
              <w:tab/>
            </w:r>
            <w:r>
              <w:rPr>
                <w:noProof/>
                <w:webHidden/>
              </w:rPr>
              <w:fldChar w:fldCharType="begin"/>
            </w:r>
            <w:r>
              <w:rPr>
                <w:noProof/>
                <w:webHidden/>
              </w:rPr>
              <w:instrText xml:space="preserve"> PAGEREF _Toc190103153 \h </w:instrText>
            </w:r>
          </w:ins>
          <w:r>
            <w:rPr>
              <w:noProof/>
              <w:webHidden/>
            </w:rPr>
          </w:r>
          <w:r>
            <w:rPr>
              <w:noProof/>
              <w:webHidden/>
            </w:rPr>
            <w:fldChar w:fldCharType="separate"/>
          </w:r>
          <w:ins w:id="223" w:author="Kashif Umair" w:date="2025-02-10T18:04:00Z">
            <w:r>
              <w:rPr>
                <w:noProof/>
                <w:webHidden/>
              </w:rPr>
              <w:t>81</w:t>
            </w:r>
            <w:r>
              <w:rPr>
                <w:noProof/>
                <w:webHidden/>
              </w:rPr>
              <w:fldChar w:fldCharType="end"/>
            </w:r>
            <w:r w:rsidRPr="00035558">
              <w:rPr>
                <w:rStyle w:val="Hyperlink"/>
                <w:noProof/>
              </w:rPr>
              <w:fldChar w:fldCharType="end"/>
            </w:r>
          </w:ins>
        </w:p>
        <w:p w14:paraId="21AB6CE0" w14:textId="34EEFD34" w:rsidR="00D0476C" w:rsidRDefault="00D0476C">
          <w:pPr>
            <w:pStyle w:val="TOC2"/>
            <w:tabs>
              <w:tab w:val="left" w:pos="1100"/>
              <w:tab w:val="right" w:leader="dot" w:pos="9016"/>
            </w:tabs>
            <w:rPr>
              <w:ins w:id="224" w:author="Kashif Umair" w:date="2025-02-10T18:04:00Z"/>
              <w:rFonts w:cstheme="minorBidi"/>
              <w:noProof/>
              <w:kern w:val="2"/>
              <w:szCs w:val="24"/>
              <w14:ligatures w14:val="standardContextual"/>
            </w:rPr>
          </w:pPr>
          <w:ins w:id="225" w:author="Kashif Umair" w:date="2025-02-10T18:04:00Z">
            <w:r w:rsidRPr="00035558">
              <w:rPr>
                <w:rStyle w:val="Hyperlink"/>
                <w:noProof/>
              </w:rPr>
              <w:fldChar w:fldCharType="begin"/>
            </w:r>
            <w:r w:rsidRPr="00035558">
              <w:rPr>
                <w:rStyle w:val="Hyperlink"/>
                <w:noProof/>
              </w:rPr>
              <w:instrText xml:space="preserve"> </w:instrText>
            </w:r>
            <w:r>
              <w:rPr>
                <w:noProof/>
              </w:rPr>
              <w:instrText>HYPERLINK \l "_Toc190103154"</w:instrText>
            </w:r>
            <w:r w:rsidRPr="00035558">
              <w:rPr>
                <w:rStyle w:val="Hyperlink"/>
                <w:noProof/>
              </w:rPr>
              <w:instrText xml:space="preserve"> </w:instrText>
            </w:r>
            <w:r w:rsidRPr="00035558">
              <w:rPr>
                <w:rStyle w:val="Hyperlink"/>
                <w:noProof/>
              </w:rPr>
            </w:r>
            <w:r w:rsidRPr="00035558">
              <w:rPr>
                <w:rStyle w:val="Hyperlink"/>
                <w:noProof/>
              </w:rPr>
              <w:fldChar w:fldCharType="separate"/>
            </w:r>
            <w:r w:rsidRPr="00035558">
              <w:rPr>
                <w:rStyle w:val="Hyperlink"/>
                <w:noProof/>
              </w:rPr>
              <w:t>8.10</w:t>
            </w:r>
            <w:r>
              <w:rPr>
                <w:rFonts w:cstheme="minorBidi"/>
                <w:noProof/>
                <w:kern w:val="2"/>
                <w:szCs w:val="24"/>
                <w14:ligatures w14:val="standardContextual"/>
              </w:rPr>
              <w:tab/>
            </w:r>
            <w:r w:rsidRPr="00035558">
              <w:rPr>
                <w:rStyle w:val="Hyperlink"/>
                <w:noProof/>
              </w:rPr>
              <w:t>Reversal for Asset Capture and IS Contract - WS03-IJR-03-03</w:t>
            </w:r>
            <w:r>
              <w:rPr>
                <w:noProof/>
                <w:webHidden/>
              </w:rPr>
              <w:tab/>
            </w:r>
            <w:r>
              <w:rPr>
                <w:noProof/>
                <w:webHidden/>
              </w:rPr>
              <w:fldChar w:fldCharType="begin"/>
            </w:r>
            <w:r>
              <w:rPr>
                <w:noProof/>
                <w:webHidden/>
              </w:rPr>
              <w:instrText xml:space="preserve"> PAGEREF _Toc190103154 \h </w:instrText>
            </w:r>
          </w:ins>
          <w:r>
            <w:rPr>
              <w:noProof/>
              <w:webHidden/>
            </w:rPr>
          </w:r>
          <w:r>
            <w:rPr>
              <w:noProof/>
              <w:webHidden/>
            </w:rPr>
            <w:fldChar w:fldCharType="separate"/>
          </w:r>
          <w:ins w:id="226" w:author="Kashif Umair" w:date="2025-02-10T18:04:00Z">
            <w:r>
              <w:rPr>
                <w:noProof/>
                <w:webHidden/>
              </w:rPr>
              <w:t>81</w:t>
            </w:r>
            <w:r>
              <w:rPr>
                <w:noProof/>
                <w:webHidden/>
              </w:rPr>
              <w:fldChar w:fldCharType="end"/>
            </w:r>
            <w:r w:rsidRPr="00035558">
              <w:rPr>
                <w:rStyle w:val="Hyperlink"/>
                <w:noProof/>
              </w:rPr>
              <w:fldChar w:fldCharType="end"/>
            </w:r>
          </w:ins>
        </w:p>
        <w:p w14:paraId="487C881E" w14:textId="24AC1A67" w:rsidR="00D0476C" w:rsidRDefault="00D0476C">
          <w:pPr>
            <w:pStyle w:val="TOC2"/>
            <w:tabs>
              <w:tab w:val="left" w:pos="1100"/>
              <w:tab w:val="right" w:leader="dot" w:pos="9016"/>
            </w:tabs>
            <w:rPr>
              <w:ins w:id="227" w:author="Kashif Umair" w:date="2025-02-10T18:04:00Z"/>
              <w:rFonts w:cstheme="minorBidi"/>
              <w:noProof/>
              <w:kern w:val="2"/>
              <w:szCs w:val="24"/>
              <w14:ligatures w14:val="standardContextual"/>
            </w:rPr>
          </w:pPr>
          <w:ins w:id="228" w:author="Kashif Umair" w:date="2025-02-10T18:04:00Z">
            <w:r w:rsidRPr="00035558">
              <w:rPr>
                <w:rStyle w:val="Hyperlink"/>
                <w:noProof/>
              </w:rPr>
              <w:fldChar w:fldCharType="begin"/>
            </w:r>
            <w:r w:rsidRPr="00035558">
              <w:rPr>
                <w:rStyle w:val="Hyperlink"/>
                <w:noProof/>
              </w:rPr>
              <w:instrText xml:space="preserve"> </w:instrText>
            </w:r>
            <w:r>
              <w:rPr>
                <w:noProof/>
              </w:rPr>
              <w:instrText>HYPERLINK \l "_Toc190103155"</w:instrText>
            </w:r>
            <w:r w:rsidRPr="00035558">
              <w:rPr>
                <w:rStyle w:val="Hyperlink"/>
                <w:noProof/>
              </w:rPr>
              <w:instrText xml:space="preserve"> </w:instrText>
            </w:r>
            <w:r w:rsidRPr="00035558">
              <w:rPr>
                <w:rStyle w:val="Hyperlink"/>
                <w:noProof/>
              </w:rPr>
            </w:r>
            <w:r w:rsidRPr="00035558">
              <w:rPr>
                <w:rStyle w:val="Hyperlink"/>
                <w:noProof/>
              </w:rPr>
              <w:fldChar w:fldCharType="separate"/>
            </w:r>
            <w:r w:rsidRPr="00035558">
              <w:rPr>
                <w:rStyle w:val="Hyperlink"/>
                <w:noProof/>
              </w:rPr>
              <w:t>8.11</w:t>
            </w:r>
            <w:r>
              <w:rPr>
                <w:rFonts w:cstheme="minorBidi"/>
                <w:noProof/>
                <w:kern w:val="2"/>
                <w:szCs w:val="24"/>
                <w14:ligatures w14:val="standardContextual"/>
              </w:rPr>
              <w:tab/>
            </w:r>
            <w:r w:rsidRPr="00035558">
              <w:rPr>
                <w:rStyle w:val="Hyperlink"/>
                <w:noProof/>
              </w:rPr>
              <w:t>Expiry of Repayment Schedule - WS03-IJR-02-03</w:t>
            </w:r>
            <w:r>
              <w:rPr>
                <w:noProof/>
                <w:webHidden/>
              </w:rPr>
              <w:tab/>
            </w:r>
            <w:r>
              <w:rPr>
                <w:noProof/>
                <w:webHidden/>
              </w:rPr>
              <w:fldChar w:fldCharType="begin"/>
            </w:r>
            <w:r>
              <w:rPr>
                <w:noProof/>
                <w:webHidden/>
              </w:rPr>
              <w:instrText xml:space="preserve"> PAGEREF _Toc190103155 \h </w:instrText>
            </w:r>
          </w:ins>
          <w:r>
            <w:rPr>
              <w:noProof/>
              <w:webHidden/>
            </w:rPr>
          </w:r>
          <w:r>
            <w:rPr>
              <w:noProof/>
              <w:webHidden/>
            </w:rPr>
            <w:fldChar w:fldCharType="separate"/>
          </w:r>
          <w:ins w:id="229" w:author="Kashif Umair" w:date="2025-02-10T18:04:00Z">
            <w:r>
              <w:rPr>
                <w:noProof/>
                <w:webHidden/>
              </w:rPr>
              <w:t>82</w:t>
            </w:r>
            <w:r>
              <w:rPr>
                <w:noProof/>
                <w:webHidden/>
              </w:rPr>
              <w:fldChar w:fldCharType="end"/>
            </w:r>
            <w:r w:rsidRPr="00035558">
              <w:rPr>
                <w:rStyle w:val="Hyperlink"/>
                <w:noProof/>
              </w:rPr>
              <w:fldChar w:fldCharType="end"/>
            </w:r>
          </w:ins>
        </w:p>
        <w:p w14:paraId="6C7ED052" w14:textId="2B454226" w:rsidR="00D0476C" w:rsidRDefault="00D0476C">
          <w:pPr>
            <w:pStyle w:val="TOC3"/>
            <w:tabs>
              <w:tab w:val="left" w:pos="1540"/>
              <w:tab w:val="right" w:leader="dot" w:pos="9016"/>
            </w:tabs>
            <w:rPr>
              <w:ins w:id="230" w:author="Kashif Umair" w:date="2025-02-10T18:04:00Z"/>
              <w:rFonts w:cstheme="minorBidi"/>
              <w:noProof/>
              <w:kern w:val="2"/>
              <w:szCs w:val="24"/>
              <w14:ligatures w14:val="standardContextual"/>
            </w:rPr>
          </w:pPr>
          <w:ins w:id="231" w:author="Kashif Umair" w:date="2025-02-10T18:04:00Z">
            <w:r w:rsidRPr="00035558">
              <w:rPr>
                <w:rStyle w:val="Hyperlink"/>
                <w:noProof/>
              </w:rPr>
              <w:fldChar w:fldCharType="begin"/>
            </w:r>
            <w:r w:rsidRPr="00035558">
              <w:rPr>
                <w:rStyle w:val="Hyperlink"/>
                <w:noProof/>
              </w:rPr>
              <w:instrText xml:space="preserve"> </w:instrText>
            </w:r>
            <w:r>
              <w:rPr>
                <w:noProof/>
              </w:rPr>
              <w:instrText>HYPERLINK \l "_Toc190103156"</w:instrText>
            </w:r>
            <w:r w:rsidRPr="00035558">
              <w:rPr>
                <w:rStyle w:val="Hyperlink"/>
                <w:noProof/>
              </w:rPr>
              <w:instrText xml:space="preserve"> </w:instrText>
            </w:r>
            <w:r w:rsidRPr="00035558">
              <w:rPr>
                <w:rStyle w:val="Hyperlink"/>
                <w:noProof/>
              </w:rPr>
            </w:r>
            <w:r w:rsidRPr="00035558">
              <w:rPr>
                <w:rStyle w:val="Hyperlink"/>
                <w:noProof/>
              </w:rPr>
              <w:fldChar w:fldCharType="separate"/>
            </w:r>
            <w:r w:rsidRPr="00035558">
              <w:rPr>
                <w:rStyle w:val="Hyperlink"/>
                <w:bCs/>
                <w:noProof/>
              </w:rPr>
              <w:t>8.11.1</w:t>
            </w:r>
            <w:r>
              <w:rPr>
                <w:rFonts w:cstheme="minorBidi"/>
                <w:noProof/>
                <w:kern w:val="2"/>
                <w:szCs w:val="24"/>
                <w14:ligatures w14:val="standardContextual"/>
              </w:rPr>
              <w:tab/>
            </w:r>
            <w:r w:rsidRPr="00035558">
              <w:rPr>
                <w:rStyle w:val="Hyperlink"/>
                <w:noProof/>
              </w:rPr>
              <w:t>Worksheet details:</w:t>
            </w:r>
            <w:r>
              <w:rPr>
                <w:noProof/>
                <w:webHidden/>
              </w:rPr>
              <w:tab/>
            </w:r>
            <w:r>
              <w:rPr>
                <w:noProof/>
                <w:webHidden/>
              </w:rPr>
              <w:fldChar w:fldCharType="begin"/>
            </w:r>
            <w:r>
              <w:rPr>
                <w:noProof/>
                <w:webHidden/>
              </w:rPr>
              <w:instrText xml:space="preserve"> PAGEREF _Toc190103156 \h </w:instrText>
            </w:r>
          </w:ins>
          <w:r>
            <w:rPr>
              <w:noProof/>
              <w:webHidden/>
            </w:rPr>
          </w:r>
          <w:r>
            <w:rPr>
              <w:noProof/>
              <w:webHidden/>
            </w:rPr>
            <w:fldChar w:fldCharType="separate"/>
          </w:r>
          <w:ins w:id="232" w:author="Kashif Umair" w:date="2025-02-10T18:04:00Z">
            <w:r>
              <w:rPr>
                <w:noProof/>
                <w:webHidden/>
              </w:rPr>
              <w:t>82</w:t>
            </w:r>
            <w:r>
              <w:rPr>
                <w:noProof/>
                <w:webHidden/>
              </w:rPr>
              <w:fldChar w:fldCharType="end"/>
            </w:r>
            <w:r w:rsidRPr="00035558">
              <w:rPr>
                <w:rStyle w:val="Hyperlink"/>
                <w:noProof/>
              </w:rPr>
              <w:fldChar w:fldCharType="end"/>
            </w:r>
          </w:ins>
        </w:p>
        <w:p w14:paraId="580AC96E" w14:textId="115615BA" w:rsidR="00D0476C" w:rsidRDefault="00D0476C">
          <w:pPr>
            <w:pStyle w:val="TOC2"/>
            <w:tabs>
              <w:tab w:val="left" w:pos="1100"/>
              <w:tab w:val="right" w:leader="dot" w:pos="9016"/>
            </w:tabs>
            <w:rPr>
              <w:ins w:id="233" w:author="Kashif Umair" w:date="2025-02-10T18:04:00Z"/>
              <w:rFonts w:cstheme="minorBidi"/>
              <w:noProof/>
              <w:kern w:val="2"/>
              <w:szCs w:val="24"/>
              <w14:ligatures w14:val="standardContextual"/>
            </w:rPr>
          </w:pPr>
          <w:ins w:id="234" w:author="Kashif Umair" w:date="2025-02-10T18:04:00Z">
            <w:r w:rsidRPr="00035558">
              <w:rPr>
                <w:rStyle w:val="Hyperlink"/>
                <w:noProof/>
              </w:rPr>
              <w:fldChar w:fldCharType="begin"/>
            </w:r>
            <w:r w:rsidRPr="00035558">
              <w:rPr>
                <w:rStyle w:val="Hyperlink"/>
                <w:noProof/>
              </w:rPr>
              <w:instrText xml:space="preserve"> </w:instrText>
            </w:r>
            <w:r>
              <w:rPr>
                <w:noProof/>
              </w:rPr>
              <w:instrText>HYPERLINK \l "_Toc190103157"</w:instrText>
            </w:r>
            <w:r w:rsidRPr="00035558">
              <w:rPr>
                <w:rStyle w:val="Hyperlink"/>
                <w:noProof/>
              </w:rPr>
              <w:instrText xml:space="preserve"> </w:instrText>
            </w:r>
            <w:r w:rsidRPr="00035558">
              <w:rPr>
                <w:rStyle w:val="Hyperlink"/>
                <w:noProof/>
              </w:rPr>
            </w:r>
            <w:r w:rsidRPr="00035558">
              <w:rPr>
                <w:rStyle w:val="Hyperlink"/>
                <w:noProof/>
              </w:rPr>
              <w:fldChar w:fldCharType="separate"/>
            </w:r>
            <w:r w:rsidRPr="00035558">
              <w:rPr>
                <w:rStyle w:val="Hyperlink"/>
                <w:noProof/>
              </w:rPr>
              <w:t>8.12</w:t>
            </w:r>
            <w:r>
              <w:rPr>
                <w:rFonts w:cstheme="minorBidi"/>
                <w:noProof/>
                <w:kern w:val="2"/>
                <w:szCs w:val="24"/>
                <w14:ligatures w14:val="standardContextual"/>
              </w:rPr>
              <w:tab/>
            </w:r>
            <w:r w:rsidRPr="00035558">
              <w:rPr>
                <w:rStyle w:val="Hyperlink"/>
                <w:noProof/>
              </w:rPr>
              <w:t>Document upload at Delivery Stage - WS03-IJR-06-09</w:t>
            </w:r>
            <w:r>
              <w:rPr>
                <w:noProof/>
                <w:webHidden/>
              </w:rPr>
              <w:tab/>
            </w:r>
            <w:r>
              <w:rPr>
                <w:noProof/>
                <w:webHidden/>
              </w:rPr>
              <w:fldChar w:fldCharType="begin"/>
            </w:r>
            <w:r>
              <w:rPr>
                <w:noProof/>
                <w:webHidden/>
              </w:rPr>
              <w:instrText xml:space="preserve"> PAGEREF _Toc190103157 \h </w:instrText>
            </w:r>
          </w:ins>
          <w:r>
            <w:rPr>
              <w:noProof/>
              <w:webHidden/>
            </w:rPr>
          </w:r>
          <w:r>
            <w:rPr>
              <w:noProof/>
              <w:webHidden/>
            </w:rPr>
            <w:fldChar w:fldCharType="separate"/>
          </w:r>
          <w:ins w:id="235" w:author="Kashif Umair" w:date="2025-02-10T18:04:00Z">
            <w:r>
              <w:rPr>
                <w:noProof/>
                <w:webHidden/>
              </w:rPr>
              <w:t>82</w:t>
            </w:r>
            <w:r>
              <w:rPr>
                <w:noProof/>
                <w:webHidden/>
              </w:rPr>
              <w:fldChar w:fldCharType="end"/>
            </w:r>
            <w:r w:rsidRPr="00035558">
              <w:rPr>
                <w:rStyle w:val="Hyperlink"/>
                <w:noProof/>
              </w:rPr>
              <w:fldChar w:fldCharType="end"/>
            </w:r>
          </w:ins>
        </w:p>
        <w:p w14:paraId="30DE73AD" w14:textId="4DCB17BC" w:rsidR="00D0476C" w:rsidRDefault="00D0476C">
          <w:pPr>
            <w:pStyle w:val="TOC2"/>
            <w:tabs>
              <w:tab w:val="left" w:pos="1100"/>
              <w:tab w:val="right" w:leader="dot" w:pos="9016"/>
            </w:tabs>
            <w:rPr>
              <w:ins w:id="236" w:author="Kashif Umair" w:date="2025-02-10T18:04:00Z"/>
              <w:rFonts w:cstheme="minorBidi"/>
              <w:noProof/>
              <w:kern w:val="2"/>
              <w:szCs w:val="24"/>
              <w14:ligatures w14:val="standardContextual"/>
            </w:rPr>
          </w:pPr>
          <w:ins w:id="237" w:author="Kashif Umair" w:date="2025-02-10T18:04:00Z">
            <w:r w:rsidRPr="00035558">
              <w:rPr>
                <w:rStyle w:val="Hyperlink"/>
                <w:noProof/>
              </w:rPr>
              <w:fldChar w:fldCharType="begin"/>
            </w:r>
            <w:r w:rsidRPr="00035558">
              <w:rPr>
                <w:rStyle w:val="Hyperlink"/>
                <w:noProof/>
              </w:rPr>
              <w:instrText xml:space="preserve"> </w:instrText>
            </w:r>
            <w:r>
              <w:rPr>
                <w:noProof/>
              </w:rPr>
              <w:instrText>HYPERLINK \l "_Toc190103158"</w:instrText>
            </w:r>
            <w:r w:rsidRPr="00035558">
              <w:rPr>
                <w:rStyle w:val="Hyperlink"/>
                <w:noProof/>
              </w:rPr>
              <w:instrText xml:space="preserve"> </w:instrText>
            </w:r>
            <w:r w:rsidRPr="00035558">
              <w:rPr>
                <w:rStyle w:val="Hyperlink"/>
                <w:noProof/>
              </w:rPr>
            </w:r>
            <w:r w:rsidRPr="00035558">
              <w:rPr>
                <w:rStyle w:val="Hyperlink"/>
                <w:noProof/>
              </w:rPr>
              <w:fldChar w:fldCharType="separate"/>
            </w:r>
            <w:r w:rsidRPr="00035558">
              <w:rPr>
                <w:rStyle w:val="Hyperlink"/>
                <w:noProof/>
              </w:rPr>
              <w:t>8.13</w:t>
            </w:r>
            <w:r>
              <w:rPr>
                <w:rFonts w:cstheme="minorBidi"/>
                <w:noProof/>
                <w:kern w:val="2"/>
                <w:szCs w:val="24"/>
                <w14:ligatures w14:val="standardContextual"/>
              </w:rPr>
              <w:tab/>
            </w:r>
            <w:r w:rsidRPr="00035558">
              <w:rPr>
                <w:rStyle w:val="Hyperlink"/>
                <w:noProof/>
              </w:rPr>
              <w:t>Validation on pre-paid charge - WS03-IJR-06-10</w:t>
            </w:r>
            <w:r>
              <w:rPr>
                <w:noProof/>
                <w:webHidden/>
              </w:rPr>
              <w:tab/>
            </w:r>
            <w:r>
              <w:rPr>
                <w:noProof/>
                <w:webHidden/>
              </w:rPr>
              <w:fldChar w:fldCharType="begin"/>
            </w:r>
            <w:r>
              <w:rPr>
                <w:noProof/>
                <w:webHidden/>
              </w:rPr>
              <w:instrText xml:space="preserve"> PAGEREF _Toc190103158 \h </w:instrText>
            </w:r>
          </w:ins>
          <w:r>
            <w:rPr>
              <w:noProof/>
              <w:webHidden/>
            </w:rPr>
          </w:r>
          <w:r>
            <w:rPr>
              <w:noProof/>
              <w:webHidden/>
            </w:rPr>
            <w:fldChar w:fldCharType="separate"/>
          </w:r>
          <w:ins w:id="238" w:author="Kashif Umair" w:date="2025-02-10T18:04:00Z">
            <w:r>
              <w:rPr>
                <w:noProof/>
                <w:webHidden/>
              </w:rPr>
              <w:t>82</w:t>
            </w:r>
            <w:r>
              <w:rPr>
                <w:noProof/>
                <w:webHidden/>
              </w:rPr>
              <w:fldChar w:fldCharType="end"/>
            </w:r>
            <w:r w:rsidRPr="00035558">
              <w:rPr>
                <w:rStyle w:val="Hyperlink"/>
                <w:noProof/>
              </w:rPr>
              <w:fldChar w:fldCharType="end"/>
            </w:r>
          </w:ins>
        </w:p>
        <w:p w14:paraId="61089135" w14:textId="4F80A280" w:rsidR="00D0476C" w:rsidRDefault="00D0476C">
          <w:pPr>
            <w:pStyle w:val="TOC3"/>
            <w:tabs>
              <w:tab w:val="right" w:leader="dot" w:pos="9016"/>
            </w:tabs>
            <w:rPr>
              <w:ins w:id="239" w:author="Kashif Umair" w:date="2025-02-10T18:04:00Z"/>
              <w:rFonts w:cstheme="minorBidi"/>
              <w:noProof/>
              <w:kern w:val="2"/>
              <w:szCs w:val="24"/>
              <w14:ligatures w14:val="standardContextual"/>
            </w:rPr>
          </w:pPr>
          <w:ins w:id="240" w:author="Kashif Umair" w:date="2025-02-10T18:04:00Z">
            <w:r w:rsidRPr="00035558">
              <w:rPr>
                <w:rStyle w:val="Hyperlink"/>
                <w:noProof/>
              </w:rPr>
              <w:fldChar w:fldCharType="begin"/>
            </w:r>
            <w:r w:rsidRPr="00035558">
              <w:rPr>
                <w:rStyle w:val="Hyperlink"/>
                <w:noProof/>
              </w:rPr>
              <w:instrText xml:space="preserve"> </w:instrText>
            </w:r>
            <w:r>
              <w:rPr>
                <w:noProof/>
              </w:rPr>
              <w:instrText>HYPERLINK \l "_Toc190103159"</w:instrText>
            </w:r>
            <w:r w:rsidRPr="00035558">
              <w:rPr>
                <w:rStyle w:val="Hyperlink"/>
                <w:noProof/>
              </w:rPr>
              <w:instrText xml:space="preserve"> </w:instrText>
            </w:r>
            <w:r w:rsidRPr="00035558">
              <w:rPr>
                <w:rStyle w:val="Hyperlink"/>
                <w:noProof/>
              </w:rPr>
            </w:r>
            <w:r w:rsidRPr="00035558">
              <w:rPr>
                <w:rStyle w:val="Hyperlink"/>
                <w:noProof/>
              </w:rPr>
              <w:fldChar w:fldCharType="separate"/>
            </w:r>
            <w:r w:rsidRPr="00035558">
              <w:rPr>
                <w:rStyle w:val="Hyperlink"/>
                <w:noProof/>
              </w:rPr>
              <w:t>8.14.1 Worksheet details:</w:t>
            </w:r>
            <w:r>
              <w:rPr>
                <w:noProof/>
                <w:webHidden/>
              </w:rPr>
              <w:tab/>
            </w:r>
            <w:r>
              <w:rPr>
                <w:noProof/>
                <w:webHidden/>
              </w:rPr>
              <w:fldChar w:fldCharType="begin"/>
            </w:r>
            <w:r>
              <w:rPr>
                <w:noProof/>
                <w:webHidden/>
              </w:rPr>
              <w:instrText xml:space="preserve"> PAGEREF _Toc190103159 \h </w:instrText>
            </w:r>
          </w:ins>
          <w:r>
            <w:rPr>
              <w:noProof/>
              <w:webHidden/>
            </w:rPr>
          </w:r>
          <w:r>
            <w:rPr>
              <w:noProof/>
              <w:webHidden/>
            </w:rPr>
            <w:fldChar w:fldCharType="separate"/>
          </w:r>
          <w:ins w:id="241" w:author="Kashif Umair" w:date="2025-02-10T18:04:00Z">
            <w:r>
              <w:rPr>
                <w:noProof/>
                <w:webHidden/>
              </w:rPr>
              <w:t>82</w:t>
            </w:r>
            <w:r>
              <w:rPr>
                <w:noProof/>
                <w:webHidden/>
              </w:rPr>
              <w:fldChar w:fldCharType="end"/>
            </w:r>
            <w:r w:rsidRPr="00035558">
              <w:rPr>
                <w:rStyle w:val="Hyperlink"/>
                <w:noProof/>
              </w:rPr>
              <w:fldChar w:fldCharType="end"/>
            </w:r>
          </w:ins>
        </w:p>
        <w:p w14:paraId="20B78489" w14:textId="42137BD7" w:rsidR="00D0476C" w:rsidRDefault="00D0476C">
          <w:pPr>
            <w:pStyle w:val="TOC2"/>
            <w:tabs>
              <w:tab w:val="left" w:pos="1100"/>
              <w:tab w:val="right" w:leader="dot" w:pos="9016"/>
            </w:tabs>
            <w:rPr>
              <w:ins w:id="242" w:author="Kashif Umair" w:date="2025-02-10T18:04:00Z"/>
              <w:rFonts w:cstheme="minorBidi"/>
              <w:noProof/>
              <w:kern w:val="2"/>
              <w:szCs w:val="24"/>
              <w14:ligatures w14:val="standardContextual"/>
            </w:rPr>
          </w:pPr>
          <w:ins w:id="243" w:author="Kashif Umair" w:date="2025-02-10T18:04:00Z">
            <w:r w:rsidRPr="00035558">
              <w:rPr>
                <w:rStyle w:val="Hyperlink"/>
                <w:noProof/>
              </w:rPr>
              <w:fldChar w:fldCharType="begin"/>
            </w:r>
            <w:r w:rsidRPr="00035558">
              <w:rPr>
                <w:rStyle w:val="Hyperlink"/>
                <w:noProof/>
              </w:rPr>
              <w:instrText xml:space="preserve"> </w:instrText>
            </w:r>
            <w:r>
              <w:rPr>
                <w:noProof/>
              </w:rPr>
              <w:instrText>HYPERLINK \l "_Toc190103160"</w:instrText>
            </w:r>
            <w:r w:rsidRPr="00035558">
              <w:rPr>
                <w:rStyle w:val="Hyperlink"/>
                <w:noProof/>
              </w:rPr>
              <w:instrText xml:space="preserve"> </w:instrText>
            </w:r>
            <w:r w:rsidRPr="00035558">
              <w:rPr>
                <w:rStyle w:val="Hyperlink"/>
                <w:noProof/>
              </w:rPr>
            </w:r>
            <w:r w:rsidRPr="00035558">
              <w:rPr>
                <w:rStyle w:val="Hyperlink"/>
                <w:noProof/>
              </w:rPr>
              <w:fldChar w:fldCharType="separate"/>
            </w:r>
            <w:r w:rsidRPr="00035558">
              <w:rPr>
                <w:rStyle w:val="Hyperlink"/>
                <w:noProof/>
              </w:rPr>
              <w:t>8.14</w:t>
            </w:r>
            <w:r>
              <w:rPr>
                <w:rFonts w:cstheme="minorBidi"/>
                <w:noProof/>
                <w:kern w:val="2"/>
                <w:szCs w:val="24"/>
                <w14:ligatures w14:val="standardContextual"/>
              </w:rPr>
              <w:tab/>
            </w:r>
            <w:r w:rsidRPr="00035558">
              <w:rPr>
                <w:rStyle w:val="Hyperlink"/>
                <w:noProof/>
              </w:rPr>
              <w:t>Traffic Violation / Renewal Fee - WS03-IJR-06-11</w:t>
            </w:r>
            <w:r>
              <w:rPr>
                <w:noProof/>
                <w:webHidden/>
              </w:rPr>
              <w:tab/>
            </w:r>
            <w:r>
              <w:rPr>
                <w:noProof/>
                <w:webHidden/>
              </w:rPr>
              <w:fldChar w:fldCharType="begin"/>
            </w:r>
            <w:r>
              <w:rPr>
                <w:noProof/>
                <w:webHidden/>
              </w:rPr>
              <w:instrText xml:space="preserve"> PAGEREF _Toc190103160 \h </w:instrText>
            </w:r>
          </w:ins>
          <w:r>
            <w:rPr>
              <w:noProof/>
              <w:webHidden/>
            </w:rPr>
          </w:r>
          <w:r>
            <w:rPr>
              <w:noProof/>
              <w:webHidden/>
            </w:rPr>
            <w:fldChar w:fldCharType="separate"/>
          </w:r>
          <w:ins w:id="244" w:author="Kashif Umair" w:date="2025-02-10T18:04:00Z">
            <w:r>
              <w:rPr>
                <w:noProof/>
                <w:webHidden/>
              </w:rPr>
              <w:t>82</w:t>
            </w:r>
            <w:r>
              <w:rPr>
                <w:noProof/>
                <w:webHidden/>
              </w:rPr>
              <w:fldChar w:fldCharType="end"/>
            </w:r>
            <w:r w:rsidRPr="00035558">
              <w:rPr>
                <w:rStyle w:val="Hyperlink"/>
                <w:noProof/>
              </w:rPr>
              <w:fldChar w:fldCharType="end"/>
            </w:r>
          </w:ins>
        </w:p>
        <w:p w14:paraId="3B642CEC" w14:textId="08E6F604" w:rsidR="00D0476C" w:rsidRDefault="00D0476C">
          <w:pPr>
            <w:pStyle w:val="TOC2"/>
            <w:tabs>
              <w:tab w:val="left" w:pos="1100"/>
              <w:tab w:val="right" w:leader="dot" w:pos="9016"/>
            </w:tabs>
            <w:rPr>
              <w:ins w:id="245" w:author="Kashif Umair" w:date="2025-02-10T18:04:00Z"/>
              <w:rFonts w:cstheme="minorBidi"/>
              <w:noProof/>
              <w:kern w:val="2"/>
              <w:szCs w:val="24"/>
              <w14:ligatures w14:val="standardContextual"/>
            </w:rPr>
          </w:pPr>
          <w:ins w:id="246" w:author="Kashif Umair" w:date="2025-02-10T18:04:00Z">
            <w:r w:rsidRPr="00035558">
              <w:rPr>
                <w:rStyle w:val="Hyperlink"/>
                <w:noProof/>
              </w:rPr>
              <w:fldChar w:fldCharType="begin"/>
            </w:r>
            <w:r w:rsidRPr="00035558">
              <w:rPr>
                <w:rStyle w:val="Hyperlink"/>
                <w:noProof/>
              </w:rPr>
              <w:instrText xml:space="preserve"> </w:instrText>
            </w:r>
            <w:r>
              <w:rPr>
                <w:noProof/>
              </w:rPr>
              <w:instrText>HYPERLINK \l "_Toc190103161"</w:instrText>
            </w:r>
            <w:r w:rsidRPr="00035558">
              <w:rPr>
                <w:rStyle w:val="Hyperlink"/>
                <w:noProof/>
              </w:rPr>
              <w:instrText xml:space="preserve"> </w:instrText>
            </w:r>
            <w:r w:rsidRPr="00035558">
              <w:rPr>
                <w:rStyle w:val="Hyperlink"/>
                <w:noProof/>
              </w:rPr>
            </w:r>
            <w:r w:rsidRPr="00035558">
              <w:rPr>
                <w:rStyle w:val="Hyperlink"/>
                <w:noProof/>
              </w:rPr>
              <w:fldChar w:fldCharType="separate"/>
            </w:r>
            <w:r w:rsidRPr="00035558">
              <w:rPr>
                <w:rStyle w:val="Hyperlink"/>
                <w:noProof/>
              </w:rPr>
              <w:t>8.15</w:t>
            </w:r>
            <w:r>
              <w:rPr>
                <w:rFonts w:cstheme="minorBidi"/>
                <w:noProof/>
                <w:kern w:val="2"/>
                <w:szCs w:val="24"/>
                <w14:ligatures w14:val="standardContextual"/>
              </w:rPr>
              <w:tab/>
            </w:r>
            <w:r w:rsidRPr="00035558">
              <w:rPr>
                <w:rStyle w:val="Hyperlink"/>
                <w:noProof/>
              </w:rPr>
              <w:t>Advance/Partial Payment - WS03-IJR-12-01</w:t>
            </w:r>
            <w:r>
              <w:rPr>
                <w:noProof/>
                <w:webHidden/>
              </w:rPr>
              <w:tab/>
            </w:r>
            <w:r>
              <w:rPr>
                <w:noProof/>
                <w:webHidden/>
              </w:rPr>
              <w:fldChar w:fldCharType="begin"/>
            </w:r>
            <w:r>
              <w:rPr>
                <w:noProof/>
                <w:webHidden/>
              </w:rPr>
              <w:instrText xml:space="preserve"> PAGEREF _Toc190103161 \h </w:instrText>
            </w:r>
          </w:ins>
          <w:r>
            <w:rPr>
              <w:noProof/>
              <w:webHidden/>
            </w:rPr>
          </w:r>
          <w:r>
            <w:rPr>
              <w:noProof/>
              <w:webHidden/>
            </w:rPr>
            <w:fldChar w:fldCharType="separate"/>
          </w:r>
          <w:ins w:id="247" w:author="Kashif Umair" w:date="2025-02-10T18:04:00Z">
            <w:r>
              <w:rPr>
                <w:noProof/>
                <w:webHidden/>
              </w:rPr>
              <w:t>82</w:t>
            </w:r>
            <w:r>
              <w:rPr>
                <w:noProof/>
                <w:webHidden/>
              </w:rPr>
              <w:fldChar w:fldCharType="end"/>
            </w:r>
            <w:r w:rsidRPr="00035558">
              <w:rPr>
                <w:rStyle w:val="Hyperlink"/>
                <w:noProof/>
              </w:rPr>
              <w:fldChar w:fldCharType="end"/>
            </w:r>
          </w:ins>
        </w:p>
        <w:p w14:paraId="0D1C3992" w14:textId="0822568A" w:rsidR="00D0476C" w:rsidRDefault="00D0476C">
          <w:pPr>
            <w:pStyle w:val="TOC3"/>
            <w:tabs>
              <w:tab w:val="right" w:leader="dot" w:pos="9016"/>
            </w:tabs>
            <w:rPr>
              <w:ins w:id="248" w:author="Kashif Umair" w:date="2025-02-10T18:04:00Z"/>
              <w:rFonts w:cstheme="minorBidi"/>
              <w:noProof/>
              <w:kern w:val="2"/>
              <w:szCs w:val="24"/>
              <w14:ligatures w14:val="standardContextual"/>
            </w:rPr>
          </w:pPr>
          <w:ins w:id="249" w:author="Kashif Umair" w:date="2025-02-10T18:04:00Z">
            <w:r w:rsidRPr="00035558">
              <w:rPr>
                <w:rStyle w:val="Hyperlink"/>
                <w:noProof/>
              </w:rPr>
              <w:fldChar w:fldCharType="begin"/>
            </w:r>
            <w:r w:rsidRPr="00035558">
              <w:rPr>
                <w:rStyle w:val="Hyperlink"/>
                <w:noProof/>
              </w:rPr>
              <w:instrText xml:space="preserve"> </w:instrText>
            </w:r>
            <w:r>
              <w:rPr>
                <w:noProof/>
              </w:rPr>
              <w:instrText>HYPERLINK \l "_Toc190103162"</w:instrText>
            </w:r>
            <w:r w:rsidRPr="00035558">
              <w:rPr>
                <w:rStyle w:val="Hyperlink"/>
                <w:noProof/>
              </w:rPr>
              <w:instrText xml:space="preserve"> </w:instrText>
            </w:r>
            <w:r w:rsidRPr="00035558">
              <w:rPr>
                <w:rStyle w:val="Hyperlink"/>
                <w:noProof/>
              </w:rPr>
            </w:r>
            <w:r w:rsidRPr="00035558">
              <w:rPr>
                <w:rStyle w:val="Hyperlink"/>
                <w:noProof/>
              </w:rPr>
              <w:fldChar w:fldCharType="separate"/>
            </w:r>
            <w:r w:rsidRPr="00035558">
              <w:rPr>
                <w:rStyle w:val="Hyperlink"/>
                <w:noProof/>
              </w:rPr>
              <w:t>8.16.1 Worksheet details:</w:t>
            </w:r>
            <w:r>
              <w:rPr>
                <w:noProof/>
                <w:webHidden/>
              </w:rPr>
              <w:tab/>
            </w:r>
            <w:r>
              <w:rPr>
                <w:noProof/>
                <w:webHidden/>
              </w:rPr>
              <w:fldChar w:fldCharType="begin"/>
            </w:r>
            <w:r>
              <w:rPr>
                <w:noProof/>
                <w:webHidden/>
              </w:rPr>
              <w:instrText xml:space="preserve"> PAGEREF _Toc190103162 \h </w:instrText>
            </w:r>
          </w:ins>
          <w:r>
            <w:rPr>
              <w:noProof/>
              <w:webHidden/>
            </w:rPr>
          </w:r>
          <w:r>
            <w:rPr>
              <w:noProof/>
              <w:webHidden/>
            </w:rPr>
            <w:fldChar w:fldCharType="separate"/>
          </w:r>
          <w:ins w:id="250" w:author="Kashif Umair" w:date="2025-02-10T18:04:00Z">
            <w:r>
              <w:rPr>
                <w:noProof/>
                <w:webHidden/>
              </w:rPr>
              <w:t>82</w:t>
            </w:r>
            <w:r>
              <w:rPr>
                <w:noProof/>
                <w:webHidden/>
              </w:rPr>
              <w:fldChar w:fldCharType="end"/>
            </w:r>
            <w:r w:rsidRPr="00035558">
              <w:rPr>
                <w:rStyle w:val="Hyperlink"/>
                <w:noProof/>
              </w:rPr>
              <w:fldChar w:fldCharType="end"/>
            </w:r>
          </w:ins>
        </w:p>
        <w:p w14:paraId="0ED955BB" w14:textId="0702B436" w:rsidR="00D0476C" w:rsidRDefault="00D0476C">
          <w:pPr>
            <w:pStyle w:val="TOC2"/>
            <w:tabs>
              <w:tab w:val="left" w:pos="1100"/>
              <w:tab w:val="right" w:leader="dot" w:pos="9016"/>
            </w:tabs>
            <w:rPr>
              <w:ins w:id="251" w:author="Kashif Umair" w:date="2025-02-10T18:04:00Z"/>
              <w:rFonts w:cstheme="minorBidi"/>
              <w:noProof/>
              <w:kern w:val="2"/>
              <w:szCs w:val="24"/>
              <w14:ligatures w14:val="standardContextual"/>
            </w:rPr>
          </w:pPr>
          <w:ins w:id="252" w:author="Kashif Umair" w:date="2025-02-10T18:04:00Z">
            <w:r w:rsidRPr="00035558">
              <w:rPr>
                <w:rStyle w:val="Hyperlink"/>
                <w:noProof/>
              </w:rPr>
              <w:fldChar w:fldCharType="begin"/>
            </w:r>
            <w:r w:rsidRPr="00035558">
              <w:rPr>
                <w:rStyle w:val="Hyperlink"/>
                <w:noProof/>
              </w:rPr>
              <w:instrText xml:space="preserve"> </w:instrText>
            </w:r>
            <w:r>
              <w:rPr>
                <w:noProof/>
              </w:rPr>
              <w:instrText>HYPERLINK \l "_Toc190103163"</w:instrText>
            </w:r>
            <w:r w:rsidRPr="00035558">
              <w:rPr>
                <w:rStyle w:val="Hyperlink"/>
                <w:noProof/>
              </w:rPr>
              <w:instrText xml:space="preserve"> </w:instrText>
            </w:r>
            <w:r w:rsidRPr="00035558">
              <w:rPr>
                <w:rStyle w:val="Hyperlink"/>
                <w:noProof/>
              </w:rPr>
            </w:r>
            <w:r w:rsidRPr="00035558">
              <w:rPr>
                <w:rStyle w:val="Hyperlink"/>
                <w:noProof/>
              </w:rPr>
              <w:fldChar w:fldCharType="separate"/>
            </w:r>
            <w:r w:rsidRPr="00035558">
              <w:rPr>
                <w:rStyle w:val="Hyperlink"/>
                <w:noProof/>
              </w:rPr>
              <w:t>8.16</w:t>
            </w:r>
            <w:r>
              <w:rPr>
                <w:rFonts w:cstheme="minorBidi"/>
                <w:noProof/>
                <w:kern w:val="2"/>
                <w:szCs w:val="24"/>
                <w14:ligatures w14:val="standardContextual"/>
              </w:rPr>
              <w:tab/>
            </w:r>
            <w:r w:rsidRPr="00035558">
              <w:rPr>
                <w:rStyle w:val="Hyperlink"/>
                <w:noProof/>
              </w:rPr>
              <w:t>Limit Attachment before Arrangement -WS03-IJR-06-12</w:t>
            </w:r>
            <w:r>
              <w:rPr>
                <w:noProof/>
                <w:webHidden/>
              </w:rPr>
              <w:tab/>
            </w:r>
            <w:r>
              <w:rPr>
                <w:noProof/>
                <w:webHidden/>
              </w:rPr>
              <w:fldChar w:fldCharType="begin"/>
            </w:r>
            <w:r>
              <w:rPr>
                <w:noProof/>
                <w:webHidden/>
              </w:rPr>
              <w:instrText xml:space="preserve"> PAGEREF _Toc190103163 \h </w:instrText>
            </w:r>
          </w:ins>
          <w:r>
            <w:rPr>
              <w:noProof/>
              <w:webHidden/>
            </w:rPr>
          </w:r>
          <w:r>
            <w:rPr>
              <w:noProof/>
              <w:webHidden/>
            </w:rPr>
            <w:fldChar w:fldCharType="separate"/>
          </w:r>
          <w:ins w:id="253" w:author="Kashif Umair" w:date="2025-02-10T18:04:00Z">
            <w:r>
              <w:rPr>
                <w:noProof/>
                <w:webHidden/>
              </w:rPr>
              <w:t>82</w:t>
            </w:r>
            <w:r>
              <w:rPr>
                <w:noProof/>
                <w:webHidden/>
              </w:rPr>
              <w:fldChar w:fldCharType="end"/>
            </w:r>
            <w:r w:rsidRPr="00035558">
              <w:rPr>
                <w:rStyle w:val="Hyperlink"/>
                <w:noProof/>
              </w:rPr>
              <w:fldChar w:fldCharType="end"/>
            </w:r>
          </w:ins>
        </w:p>
        <w:p w14:paraId="42BAA98C" w14:textId="4483AAE5" w:rsidR="00D0476C" w:rsidRDefault="00D0476C">
          <w:pPr>
            <w:pStyle w:val="TOC2"/>
            <w:tabs>
              <w:tab w:val="left" w:pos="1100"/>
              <w:tab w:val="right" w:leader="dot" w:pos="9016"/>
            </w:tabs>
            <w:rPr>
              <w:ins w:id="254" w:author="Kashif Umair" w:date="2025-02-10T18:04:00Z"/>
              <w:rFonts w:cstheme="minorBidi"/>
              <w:noProof/>
              <w:kern w:val="2"/>
              <w:szCs w:val="24"/>
              <w14:ligatures w14:val="standardContextual"/>
            </w:rPr>
          </w:pPr>
          <w:ins w:id="255" w:author="Kashif Umair" w:date="2025-02-10T18:04:00Z">
            <w:r w:rsidRPr="00035558">
              <w:rPr>
                <w:rStyle w:val="Hyperlink"/>
                <w:noProof/>
              </w:rPr>
              <w:fldChar w:fldCharType="begin"/>
            </w:r>
            <w:r w:rsidRPr="00035558">
              <w:rPr>
                <w:rStyle w:val="Hyperlink"/>
                <w:noProof/>
              </w:rPr>
              <w:instrText xml:space="preserve"> </w:instrText>
            </w:r>
            <w:r>
              <w:rPr>
                <w:noProof/>
              </w:rPr>
              <w:instrText>HYPERLINK \l "_Toc190103164"</w:instrText>
            </w:r>
            <w:r w:rsidRPr="00035558">
              <w:rPr>
                <w:rStyle w:val="Hyperlink"/>
                <w:noProof/>
              </w:rPr>
              <w:instrText xml:space="preserve"> </w:instrText>
            </w:r>
            <w:r w:rsidRPr="00035558">
              <w:rPr>
                <w:rStyle w:val="Hyperlink"/>
                <w:noProof/>
              </w:rPr>
            </w:r>
            <w:r w:rsidRPr="00035558">
              <w:rPr>
                <w:rStyle w:val="Hyperlink"/>
                <w:noProof/>
              </w:rPr>
              <w:fldChar w:fldCharType="separate"/>
            </w:r>
            <w:r w:rsidRPr="00035558">
              <w:rPr>
                <w:rStyle w:val="Hyperlink"/>
                <w:noProof/>
              </w:rPr>
              <w:t>8.17</w:t>
            </w:r>
            <w:r>
              <w:rPr>
                <w:rFonts w:cstheme="minorBidi"/>
                <w:noProof/>
                <w:kern w:val="2"/>
                <w:szCs w:val="24"/>
                <w14:ligatures w14:val="standardContextual"/>
              </w:rPr>
              <w:tab/>
            </w:r>
            <w:r w:rsidRPr="00035558">
              <w:rPr>
                <w:rStyle w:val="Hyperlink"/>
                <w:noProof/>
              </w:rPr>
              <w:t>Tawtheeq Integration - WS03-IJR-06-13</w:t>
            </w:r>
            <w:r>
              <w:rPr>
                <w:noProof/>
                <w:webHidden/>
              </w:rPr>
              <w:tab/>
            </w:r>
            <w:r>
              <w:rPr>
                <w:noProof/>
                <w:webHidden/>
              </w:rPr>
              <w:fldChar w:fldCharType="begin"/>
            </w:r>
            <w:r>
              <w:rPr>
                <w:noProof/>
                <w:webHidden/>
              </w:rPr>
              <w:instrText xml:space="preserve"> PAGEREF _Toc190103164 \h </w:instrText>
            </w:r>
          </w:ins>
          <w:r>
            <w:rPr>
              <w:noProof/>
              <w:webHidden/>
            </w:rPr>
          </w:r>
          <w:r>
            <w:rPr>
              <w:noProof/>
              <w:webHidden/>
            </w:rPr>
            <w:fldChar w:fldCharType="separate"/>
          </w:r>
          <w:ins w:id="256" w:author="Kashif Umair" w:date="2025-02-10T18:04:00Z">
            <w:r>
              <w:rPr>
                <w:noProof/>
                <w:webHidden/>
              </w:rPr>
              <w:t>83</w:t>
            </w:r>
            <w:r>
              <w:rPr>
                <w:noProof/>
                <w:webHidden/>
              </w:rPr>
              <w:fldChar w:fldCharType="end"/>
            </w:r>
            <w:r w:rsidRPr="00035558">
              <w:rPr>
                <w:rStyle w:val="Hyperlink"/>
                <w:noProof/>
              </w:rPr>
              <w:fldChar w:fldCharType="end"/>
            </w:r>
          </w:ins>
        </w:p>
        <w:p w14:paraId="0E0725B2" w14:textId="55B1C7F9" w:rsidR="00D0476C" w:rsidRDefault="00D0476C">
          <w:pPr>
            <w:pStyle w:val="TOC2"/>
            <w:tabs>
              <w:tab w:val="left" w:pos="1100"/>
              <w:tab w:val="right" w:leader="dot" w:pos="9016"/>
            </w:tabs>
            <w:rPr>
              <w:ins w:id="257" w:author="Kashif Umair" w:date="2025-02-10T18:04:00Z"/>
              <w:rFonts w:cstheme="minorBidi"/>
              <w:noProof/>
              <w:kern w:val="2"/>
              <w:szCs w:val="24"/>
              <w14:ligatures w14:val="standardContextual"/>
            </w:rPr>
          </w:pPr>
          <w:ins w:id="258" w:author="Kashif Umair" w:date="2025-02-10T18:04:00Z">
            <w:r w:rsidRPr="00035558">
              <w:rPr>
                <w:rStyle w:val="Hyperlink"/>
                <w:noProof/>
              </w:rPr>
              <w:fldChar w:fldCharType="begin"/>
            </w:r>
            <w:r w:rsidRPr="00035558">
              <w:rPr>
                <w:rStyle w:val="Hyperlink"/>
                <w:noProof/>
              </w:rPr>
              <w:instrText xml:space="preserve"> </w:instrText>
            </w:r>
            <w:r>
              <w:rPr>
                <w:noProof/>
              </w:rPr>
              <w:instrText>HYPERLINK \l "_Toc190103165"</w:instrText>
            </w:r>
            <w:r w:rsidRPr="00035558">
              <w:rPr>
                <w:rStyle w:val="Hyperlink"/>
                <w:noProof/>
              </w:rPr>
              <w:instrText xml:space="preserve"> </w:instrText>
            </w:r>
            <w:r w:rsidRPr="00035558">
              <w:rPr>
                <w:rStyle w:val="Hyperlink"/>
                <w:noProof/>
              </w:rPr>
            </w:r>
            <w:r w:rsidRPr="00035558">
              <w:rPr>
                <w:rStyle w:val="Hyperlink"/>
                <w:noProof/>
              </w:rPr>
              <w:fldChar w:fldCharType="separate"/>
            </w:r>
            <w:r w:rsidRPr="00035558">
              <w:rPr>
                <w:rStyle w:val="Hyperlink"/>
                <w:noProof/>
              </w:rPr>
              <w:t>8.18</w:t>
            </w:r>
            <w:r>
              <w:rPr>
                <w:rFonts w:cstheme="minorBidi"/>
                <w:noProof/>
                <w:kern w:val="2"/>
                <w:szCs w:val="24"/>
                <w14:ligatures w14:val="standardContextual"/>
              </w:rPr>
              <w:tab/>
            </w:r>
            <w:r w:rsidRPr="00035558">
              <w:rPr>
                <w:rStyle w:val="Hyperlink"/>
                <w:noProof/>
              </w:rPr>
              <w:t>Discount - WS03-IJR-06-14</w:t>
            </w:r>
            <w:r>
              <w:rPr>
                <w:noProof/>
                <w:webHidden/>
              </w:rPr>
              <w:tab/>
            </w:r>
            <w:r>
              <w:rPr>
                <w:noProof/>
                <w:webHidden/>
              </w:rPr>
              <w:fldChar w:fldCharType="begin"/>
            </w:r>
            <w:r>
              <w:rPr>
                <w:noProof/>
                <w:webHidden/>
              </w:rPr>
              <w:instrText xml:space="preserve"> PAGEREF _Toc190103165 \h </w:instrText>
            </w:r>
          </w:ins>
          <w:r>
            <w:rPr>
              <w:noProof/>
              <w:webHidden/>
            </w:rPr>
          </w:r>
          <w:r>
            <w:rPr>
              <w:noProof/>
              <w:webHidden/>
            </w:rPr>
            <w:fldChar w:fldCharType="separate"/>
          </w:r>
          <w:ins w:id="259" w:author="Kashif Umair" w:date="2025-02-10T18:04:00Z">
            <w:r>
              <w:rPr>
                <w:noProof/>
                <w:webHidden/>
              </w:rPr>
              <w:t>83</w:t>
            </w:r>
            <w:r>
              <w:rPr>
                <w:noProof/>
                <w:webHidden/>
              </w:rPr>
              <w:fldChar w:fldCharType="end"/>
            </w:r>
            <w:r w:rsidRPr="00035558">
              <w:rPr>
                <w:rStyle w:val="Hyperlink"/>
                <w:noProof/>
              </w:rPr>
              <w:fldChar w:fldCharType="end"/>
            </w:r>
          </w:ins>
        </w:p>
        <w:p w14:paraId="433DDC3B" w14:textId="4B2AF390" w:rsidR="00D0476C" w:rsidRDefault="00D0476C">
          <w:pPr>
            <w:pStyle w:val="TOC3"/>
            <w:tabs>
              <w:tab w:val="left" w:pos="1540"/>
              <w:tab w:val="right" w:leader="dot" w:pos="9016"/>
            </w:tabs>
            <w:rPr>
              <w:ins w:id="260" w:author="Kashif Umair" w:date="2025-02-10T18:04:00Z"/>
              <w:rFonts w:cstheme="minorBidi"/>
              <w:noProof/>
              <w:kern w:val="2"/>
              <w:szCs w:val="24"/>
              <w14:ligatures w14:val="standardContextual"/>
            </w:rPr>
          </w:pPr>
          <w:ins w:id="261" w:author="Kashif Umair" w:date="2025-02-10T18:04:00Z">
            <w:r w:rsidRPr="00035558">
              <w:rPr>
                <w:rStyle w:val="Hyperlink"/>
                <w:noProof/>
              </w:rPr>
              <w:fldChar w:fldCharType="begin"/>
            </w:r>
            <w:r w:rsidRPr="00035558">
              <w:rPr>
                <w:rStyle w:val="Hyperlink"/>
                <w:noProof/>
              </w:rPr>
              <w:instrText xml:space="preserve"> </w:instrText>
            </w:r>
            <w:r>
              <w:rPr>
                <w:noProof/>
              </w:rPr>
              <w:instrText>HYPERLINK \l "_Toc190103166"</w:instrText>
            </w:r>
            <w:r w:rsidRPr="00035558">
              <w:rPr>
                <w:rStyle w:val="Hyperlink"/>
                <w:noProof/>
              </w:rPr>
              <w:instrText xml:space="preserve"> </w:instrText>
            </w:r>
            <w:r w:rsidRPr="00035558">
              <w:rPr>
                <w:rStyle w:val="Hyperlink"/>
                <w:noProof/>
              </w:rPr>
            </w:r>
            <w:r w:rsidRPr="00035558">
              <w:rPr>
                <w:rStyle w:val="Hyperlink"/>
                <w:noProof/>
              </w:rPr>
              <w:fldChar w:fldCharType="separate"/>
            </w:r>
            <w:r w:rsidRPr="00035558">
              <w:rPr>
                <w:rStyle w:val="Hyperlink"/>
                <w:bCs/>
                <w:noProof/>
              </w:rPr>
              <w:t>8.18.1</w:t>
            </w:r>
            <w:r>
              <w:rPr>
                <w:rFonts w:cstheme="minorBidi"/>
                <w:noProof/>
                <w:kern w:val="2"/>
                <w:szCs w:val="24"/>
                <w14:ligatures w14:val="standardContextual"/>
              </w:rPr>
              <w:tab/>
            </w:r>
            <w:r w:rsidRPr="00035558">
              <w:rPr>
                <w:rStyle w:val="Hyperlink"/>
                <w:noProof/>
              </w:rPr>
              <w:t>Worksheet details:</w:t>
            </w:r>
            <w:r>
              <w:rPr>
                <w:noProof/>
                <w:webHidden/>
              </w:rPr>
              <w:tab/>
            </w:r>
            <w:r>
              <w:rPr>
                <w:noProof/>
                <w:webHidden/>
              </w:rPr>
              <w:fldChar w:fldCharType="begin"/>
            </w:r>
            <w:r>
              <w:rPr>
                <w:noProof/>
                <w:webHidden/>
              </w:rPr>
              <w:instrText xml:space="preserve"> PAGEREF _Toc190103166 \h </w:instrText>
            </w:r>
          </w:ins>
          <w:r>
            <w:rPr>
              <w:noProof/>
              <w:webHidden/>
            </w:rPr>
          </w:r>
          <w:r>
            <w:rPr>
              <w:noProof/>
              <w:webHidden/>
            </w:rPr>
            <w:fldChar w:fldCharType="separate"/>
          </w:r>
          <w:ins w:id="262" w:author="Kashif Umair" w:date="2025-02-10T18:04:00Z">
            <w:r>
              <w:rPr>
                <w:noProof/>
                <w:webHidden/>
              </w:rPr>
              <w:t>83</w:t>
            </w:r>
            <w:r>
              <w:rPr>
                <w:noProof/>
                <w:webHidden/>
              </w:rPr>
              <w:fldChar w:fldCharType="end"/>
            </w:r>
            <w:r w:rsidRPr="00035558">
              <w:rPr>
                <w:rStyle w:val="Hyperlink"/>
                <w:noProof/>
              </w:rPr>
              <w:fldChar w:fldCharType="end"/>
            </w:r>
          </w:ins>
        </w:p>
        <w:p w14:paraId="3736909C" w14:textId="22474451" w:rsidR="00D0476C" w:rsidRDefault="00D0476C">
          <w:pPr>
            <w:pStyle w:val="TOC2"/>
            <w:tabs>
              <w:tab w:val="left" w:pos="1100"/>
              <w:tab w:val="right" w:leader="dot" w:pos="9016"/>
            </w:tabs>
            <w:rPr>
              <w:ins w:id="263" w:author="Kashif Umair" w:date="2025-02-10T18:04:00Z"/>
              <w:rFonts w:cstheme="minorBidi"/>
              <w:noProof/>
              <w:kern w:val="2"/>
              <w:szCs w:val="24"/>
              <w14:ligatures w14:val="standardContextual"/>
            </w:rPr>
          </w:pPr>
          <w:ins w:id="264" w:author="Kashif Umair" w:date="2025-02-10T18:04:00Z">
            <w:r w:rsidRPr="00035558">
              <w:rPr>
                <w:rStyle w:val="Hyperlink"/>
                <w:noProof/>
              </w:rPr>
              <w:fldChar w:fldCharType="begin"/>
            </w:r>
            <w:r w:rsidRPr="00035558">
              <w:rPr>
                <w:rStyle w:val="Hyperlink"/>
                <w:noProof/>
              </w:rPr>
              <w:instrText xml:space="preserve"> </w:instrText>
            </w:r>
            <w:r>
              <w:rPr>
                <w:noProof/>
              </w:rPr>
              <w:instrText>HYPERLINK \l "_Toc190103167"</w:instrText>
            </w:r>
            <w:r w:rsidRPr="00035558">
              <w:rPr>
                <w:rStyle w:val="Hyperlink"/>
                <w:noProof/>
              </w:rPr>
              <w:instrText xml:space="preserve"> </w:instrText>
            </w:r>
            <w:r w:rsidRPr="00035558">
              <w:rPr>
                <w:rStyle w:val="Hyperlink"/>
                <w:noProof/>
              </w:rPr>
            </w:r>
            <w:r w:rsidRPr="00035558">
              <w:rPr>
                <w:rStyle w:val="Hyperlink"/>
                <w:noProof/>
              </w:rPr>
              <w:fldChar w:fldCharType="separate"/>
            </w:r>
            <w:r w:rsidRPr="00035558">
              <w:rPr>
                <w:rStyle w:val="Hyperlink"/>
                <w:noProof/>
              </w:rPr>
              <w:t>8.19</w:t>
            </w:r>
            <w:r>
              <w:rPr>
                <w:rFonts w:cstheme="minorBidi"/>
                <w:noProof/>
                <w:kern w:val="2"/>
                <w:szCs w:val="24"/>
                <w14:ligatures w14:val="standardContextual"/>
              </w:rPr>
              <w:tab/>
            </w:r>
            <w:r w:rsidRPr="00035558">
              <w:rPr>
                <w:rStyle w:val="Hyperlink"/>
                <w:noProof/>
              </w:rPr>
              <w:t>Post Delivery Cancelation</w:t>
            </w:r>
            <w:r>
              <w:rPr>
                <w:noProof/>
                <w:webHidden/>
              </w:rPr>
              <w:tab/>
            </w:r>
            <w:r>
              <w:rPr>
                <w:noProof/>
                <w:webHidden/>
              </w:rPr>
              <w:fldChar w:fldCharType="begin"/>
            </w:r>
            <w:r>
              <w:rPr>
                <w:noProof/>
                <w:webHidden/>
              </w:rPr>
              <w:instrText xml:space="preserve"> PAGEREF _Toc190103167 \h </w:instrText>
            </w:r>
          </w:ins>
          <w:r>
            <w:rPr>
              <w:noProof/>
              <w:webHidden/>
            </w:rPr>
          </w:r>
          <w:r>
            <w:rPr>
              <w:noProof/>
              <w:webHidden/>
            </w:rPr>
            <w:fldChar w:fldCharType="separate"/>
          </w:r>
          <w:ins w:id="265" w:author="Kashif Umair" w:date="2025-02-10T18:04:00Z">
            <w:r>
              <w:rPr>
                <w:noProof/>
                <w:webHidden/>
              </w:rPr>
              <w:t>83</w:t>
            </w:r>
            <w:r>
              <w:rPr>
                <w:noProof/>
                <w:webHidden/>
              </w:rPr>
              <w:fldChar w:fldCharType="end"/>
            </w:r>
            <w:r w:rsidRPr="00035558">
              <w:rPr>
                <w:rStyle w:val="Hyperlink"/>
                <w:noProof/>
              </w:rPr>
              <w:fldChar w:fldCharType="end"/>
            </w:r>
          </w:ins>
        </w:p>
        <w:p w14:paraId="43568DF5" w14:textId="7AF3B646" w:rsidR="00D0476C" w:rsidRDefault="00D0476C">
          <w:pPr>
            <w:pStyle w:val="TOC3"/>
            <w:tabs>
              <w:tab w:val="left" w:pos="1540"/>
              <w:tab w:val="right" w:leader="dot" w:pos="9016"/>
            </w:tabs>
            <w:rPr>
              <w:ins w:id="266" w:author="Kashif Umair" w:date="2025-02-10T18:04:00Z"/>
              <w:rFonts w:cstheme="minorBidi"/>
              <w:noProof/>
              <w:kern w:val="2"/>
              <w:szCs w:val="24"/>
              <w14:ligatures w14:val="standardContextual"/>
            </w:rPr>
          </w:pPr>
          <w:ins w:id="267" w:author="Kashif Umair" w:date="2025-02-10T18:04:00Z">
            <w:r w:rsidRPr="00035558">
              <w:rPr>
                <w:rStyle w:val="Hyperlink"/>
                <w:noProof/>
              </w:rPr>
              <w:fldChar w:fldCharType="begin"/>
            </w:r>
            <w:r w:rsidRPr="00035558">
              <w:rPr>
                <w:rStyle w:val="Hyperlink"/>
                <w:noProof/>
              </w:rPr>
              <w:instrText xml:space="preserve"> </w:instrText>
            </w:r>
            <w:r>
              <w:rPr>
                <w:noProof/>
              </w:rPr>
              <w:instrText>HYPERLINK \l "_Toc190103168"</w:instrText>
            </w:r>
            <w:r w:rsidRPr="00035558">
              <w:rPr>
                <w:rStyle w:val="Hyperlink"/>
                <w:noProof/>
              </w:rPr>
              <w:instrText xml:space="preserve"> </w:instrText>
            </w:r>
            <w:r w:rsidRPr="00035558">
              <w:rPr>
                <w:rStyle w:val="Hyperlink"/>
                <w:noProof/>
              </w:rPr>
            </w:r>
            <w:r w:rsidRPr="00035558">
              <w:rPr>
                <w:rStyle w:val="Hyperlink"/>
                <w:noProof/>
              </w:rPr>
              <w:fldChar w:fldCharType="separate"/>
            </w:r>
            <w:r w:rsidRPr="00035558">
              <w:rPr>
                <w:rStyle w:val="Hyperlink"/>
                <w:noProof/>
              </w:rPr>
              <w:t>8.20.1.</w:t>
            </w:r>
            <w:r>
              <w:rPr>
                <w:rFonts w:cstheme="minorBidi"/>
                <w:noProof/>
                <w:kern w:val="2"/>
                <w:szCs w:val="24"/>
                <w14:ligatures w14:val="standardContextual"/>
              </w:rPr>
              <w:tab/>
            </w:r>
            <w:r w:rsidRPr="00035558">
              <w:rPr>
                <w:rStyle w:val="Hyperlink"/>
                <w:noProof/>
              </w:rPr>
              <w:t>With Court Decision - WS03-IJR-10-02</w:t>
            </w:r>
            <w:r>
              <w:rPr>
                <w:noProof/>
                <w:webHidden/>
              </w:rPr>
              <w:tab/>
            </w:r>
            <w:r>
              <w:rPr>
                <w:noProof/>
                <w:webHidden/>
              </w:rPr>
              <w:fldChar w:fldCharType="begin"/>
            </w:r>
            <w:r>
              <w:rPr>
                <w:noProof/>
                <w:webHidden/>
              </w:rPr>
              <w:instrText xml:space="preserve"> PAGEREF _Toc190103168 \h </w:instrText>
            </w:r>
          </w:ins>
          <w:r>
            <w:rPr>
              <w:noProof/>
              <w:webHidden/>
            </w:rPr>
          </w:r>
          <w:r>
            <w:rPr>
              <w:noProof/>
              <w:webHidden/>
            </w:rPr>
            <w:fldChar w:fldCharType="separate"/>
          </w:r>
          <w:ins w:id="268" w:author="Kashif Umair" w:date="2025-02-10T18:04:00Z">
            <w:r>
              <w:rPr>
                <w:noProof/>
                <w:webHidden/>
              </w:rPr>
              <w:t>83</w:t>
            </w:r>
            <w:r>
              <w:rPr>
                <w:noProof/>
                <w:webHidden/>
              </w:rPr>
              <w:fldChar w:fldCharType="end"/>
            </w:r>
            <w:r w:rsidRPr="00035558">
              <w:rPr>
                <w:rStyle w:val="Hyperlink"/>
                <w:noProof/>
              </w:rPr>
              <w:fldChar w:fldCharType="end"/>
            </w:r>
          </w:ins>
        </w:p>
        <w:p w14:paraId="6A90CF4F" w14:textId="2263C70A" w:rsidR="00D0476C" w:rsidRDefault="00D0476C">
          <w:pPr>
            <w:pStyle w:val="TOC3"/>
            <w:tabs>
              <w:tab w:val="left" w:pos="1540"/>
              <w:tab w:val="right" w:leader="dot" w:pos="9016"/>
            </w:tabs>
            <w:rPr>
              <w:ins w:id="269" w:author="Kashif Umair" w:date="2025-02-10T18:04:00Z"/>
              <w:rFonts w:cstheme="minorBidi"/>
              <w:noProof/>
              <w:kern w:val="2"/>
              <w:szCs w:val="24"/>
              <w14:ligatures w14:val="standardContextual"/>
            </w:rPr>
          </w:pPr>
          <w:ins w:id="270" w:author="Kashif Umair" w:date="2025-02-10T18:04:00Z">
            <w:r w:rsidRPr="00035558">
              <w:rPr>
                <w:rStyle w:val="Hyperlink"/>
                <w:noProof/>
              </w:rPr>
              <w:fldChar w:fldCharType="begin"/>
            </w:r>
            <w:r w:rsidRPr="00035558">
              <w:rPr>
                <w:rStyle w:val="Hyperlink"/>
                <w:noProof/>
              </w:rPr>
              <w:instrText xml:space="preserve"> </w:instrText>
            </w:r>
            <w:r>
              <w:rPr>
                <w:noProof/>
              </w:rPr>
              <w:instrText>HYPERLINK \l "_Toc190103169"</w:instrText>
            </w:r>
            <w:r w:rsidRPr="00035558">
              <w:rPr>
                <w:rStyle w:val="Hyperlink"/>
                <w:noProof/>
              </w:rPr>
              <w:instrText xml:space="preserve"> </w:instrText>
            </w:r>
            <w:r w:rsidRPr="00035558">
              <w:rPr>
                <w:rStyle w:val="Hyperlink"/>
                <w:noProof/>
              </w:rPr>
            </w:r>
            <w:r w:rsidRPr="00035558">
              <w:rPr>
                <w:rStyle w:val="Hyperlink"/>
                <w:noProof/>
              </w:rPr>
              <w:fldChar w:fldCharType="separate"/>
            </w:r>
            <w:r w:rsidRPr="00035558">
              <w:rPr>
                <w:rStyle w:val="Hyperlink"/>
                <w:noProof/>
              </w:rPr>
              <w:t>8.20.2.</w:t>
            </w:r>
            <w:r>
              <w:rPr>
                <w:rFonts w:cstheme="minorBidi"/>
                <w:noProof/>
                <w:kern w:val="2"/>
                <w:szCs w:val="24"/>
                <w14:ligatures w14:val="standardContextual"/>
              </w:rPr>
              <w:tab/>
            </w:r>
            <w:r w:rsidRPr="00035558">
              <w:rPr>
                <w:rStyle w:val="Hyperlink"/>
                <w:noProof/>
              </w:rPr>
              <w:t>Without Court Decision - WS03-IJR-10-03</w:t>
            </w:r>
            <w:r>
              <w:rPr>
                <w:noProof/>
                <w:webHidden/>
              </w:rPr>
              <w:tab/>
            </w:r>
            <w:r>
              <w:rPr>
                <w:noProof/>
                <w:webHidden/>
              </w:rPr>
              <w:fldChar w:fldCharType="begin"/>
            </w:r>
            <w:r>
              <w:rPr>
                <w:noProof/>
                <w:webHidden/>
              </w:rPr>
              <w:instrText xml:space="preserve"> PAGEREF _Toc190103169 \h </w:instrText>
            </w:r>
          </w:ins>
          <w:r>
            <w:rPr>
              <w:noProof/>
              <w:webHidden/>
            </w:rPr>
          </w:r>
          <w:r>
            <w:rPr>
              <w:noProof/>
              <w:webHidden/>
            </w:rPr>
            <w:fldChar w:fldCharType="separate"/>
          </w:r>
          <w:ins w:id="271" w:author="Kashif Umair" w:date="2025-02-10T18:04:00Z">
            <w:r>
              <w:rPr>
                <w:noProof/>
                <w:webHidden/>
              </w:rPr>
              <w:t>83</w:t>
            </w:r>
            <w:r>
              <w:rPr>
                <w:noProof/>
                <w:webHidden/>
              </w:rPr>
              <w:fldChar w:fldCharType="end"/>
            </w:r>
            <w:r w:rsidRPr="00035558">
              <w:rPr>
                <w:rStyle w:val="Hyperlink"/>
                <w:noProof/>
              </w:rPr>
              <w:fldChar w:fldCharType="end"/>
            </w:r>
          </w:ins>
        </w:p>
        <w:p w14:paraId="506E0BB3" w14:textId="0701F5D3" w:rsidR="00D0476C" w:rsidRDefault="00D0476C">
          <w:pPr>
            <w:pStyle w:val="TOC2"/>
            <w:tabs>
              <w:tab w:val="left" w:pos="1100"/>
              <w:tab w:val="right" w:leader="dot" w:pos="9016"/>
            </w:tabs>
            <w:rPr>
              <w:ins w:id="272" w:author="Kashif Umair" w:date="2025-02-10T18:04:00Z"/>
              <w:rFonts w:cstheme="minorBidi"/>
              <w:noProof/>
              <w:kern w:val="2"/>
              <w:szCs w:val="24"/>
              <w14:ligatures w14:val="standardContextual"/>
            </w:rPr>
          </w:pPr>
          <w:ins w:id="273" w:author="Kashif Umair" w:date="2025-02-10T18:04:00Z">
            <w:r w:rsidRPr="00035558">
              <w:rPr>
                <w:rStyle w:val="Hyperlink"/>
                <w:noProof/>
              </w:rPr>
              <w:fldChar w:fldCharType="begin"/>
            </w:r>
            <w:r w:rsidRPr="00035558">
              <w:rPr>
                <w:rStyle w:val="Hyperlink"/>
                <w:noProof/>
              </w:rPr>
              <w:instrText xml:space="preserve"> </w:instrText>
            </w:r>
            <w:r>
              <w:rPr>
                <w:noProof/>
              </w:rPr>
              <w:instrText>HYPERLINK \l "_Toc190103170"</w:instrText>
            </w:r>
            <w:r w:rsidRPr="00035558">
              <w:rPr>
                <w:rStyle w:val="Hyperlink"/>
                <w:noProof/>
              </w:rPr>
              <w:instrText xml:space="preserve"> </w:instrText>
            </w:r>
            <w:r w:rsidRPr="00035558">
              <w:rPr>
                <w:rStyle w:val="Hyperlink"/>
                <w:noProof/>
              </w:rPr>
            </w:r>
            <w:r w:rsidRPr="00035558">
              <w:rPr>
                <w:rStyle w:val="Hyperlink"/>
                <w:noProof/>
              </w:rPr>
              <w:fldChar w:fldCharType="separate"/>
            </w:r>
            <w:r w:rsidRPr="00035558">
              <w:rPr>
                <w:rStyle w:val="Hyperlink"/>
                <w:noProof/>
              </w:rPr>
              <w:t>8.20</w:t>
            </w:r>
            <w:r>
              <w:rPr>
                <w:rFonts w:cstheme="minorBidi"/>
                <w:noProof/>
                <w:kern w:val="2"/>
                <w:szCs w:val="24"/>
                <w14:ligatures w14:val="standardContextual"/>
              </w:rPr>
              <w:tab/>
            </w:r>
            <w:r w:rsidRPr="00035558">
              <w:rPr>
                <w:rStyle w:val="Hyperlink"/>
                <w:noProof/>
              </w:rPr>
              <w:t>Termination (in case of reposes car) - WS03-IJR-10-04</w:t>
            </w:r>
            <w:r>
              <w:rPr>
                <w:noProof/>
                <w:webHidden/>
              </w:rPr>
              <w:tab/>
            </w:r>
            <w:r>
              <w:rPr>
                <w:noProof/>
                <w:webHidden/>
              </w:rPr>
              <w:fldChar w:fldCharType="begin"/>
            </w:r>
            <w:r>
              <w:rPr>
                <w:noProof/>
                <w:webHidden/>
              </w:rPr>
              <w:instrText xml:space="preserve"> PAGEREF _Toc190103170 \h </w:instrText>
            </w:r>
          </w:ins>
          <w:r>
            <w:rPr>
              <w:noProof/>
              <w:webHidden/>
            </w:rPr>
          </w:r>
          <w:r>
            <w:rPr>
              <w:noProof/>
              <w:webHidden/>
            </w:rPr>
            <w:fldChar w:fldCharType="separate"/>
          </w:r>
          <w:ins w:id="274" w:author="Kashif Umair" w:date="2025-02-10T18:04:00Z">
            <w:r>
              <w:rPr>
                <w:noProof/>
                <w:webHidden/>
              </w:rPr>
              <w:t>84</w:t>
            </w:r>
            <w:r>
              <w:rPr>
                <w:noProof/>
                <w:webHidden/>
              </w:rPr>
              <w:fldChar w:fldCharType="end"/>
            </w:r>
            <w:r w:rsidRPr="00035558">
              <w:rPr>
                <w:rStyle w:val="Hyperlink"/>
                <w:noProof/>
              </w:rPr>
              <w:fldChar w:fldCharType="end"/>
            </w:r>
          </w:ins>
        </w:p>
        <w:p w14:paraId="28C3B17D" w14:textId="43FA1E80" w:rsidR="00D0476C" w:rsidRDefault="00D0476C">
          <w:pPr>
            <w:pStyle w:val="TOC2"/>
            <w:tabs>
              <w:tab w:val="left" w:pos="1100"/>
              <w:tab w:val="right" w:leader="dot" w:pos="9016"/>
            </w:tabs>
            <w:rPr>
              <w:ins w:id="275" w:author="Kashif Umair" w:date="2025-02-10T18:04:00Z"/>
              <w:rFonts w:cstheme="minorBidi"/>
              <w:noProof/>
              <w:kern w:val="2"/>
              <w:szCs w:val="24"/>
              <w14:ligatures w14:val="standardContextual"/>
            </w:rPr>
          </w:pPr>
          <w:ins w:id="276" w:author="Kashif Umair" w:date="2025-02-10T18:04:00Z">
            <w:r w:rsidRPr="00035558">
              <w:rPr>
                <w:rStyle w:val="Hyperlink"/>
                <w:noProof/>
              </w:rPr>
              <w:fldChar w:fldCharType="begin"/>
            </w:r>
            <w:r w:rsidRPr="00035558">
              <w:rPr>
                <w:rStyle w:val="Hyperlink"/>
                <w:noProof/>
              </w:rPr>
              <w:instrText xml:space="preserve"> </w:instrText>
            </w:r>
            <w:r>
              <w:rPr>
                <w:noProof/>
              </w:rPr>
              <w:instrText>HYPERLINK \l "_Toc190103171"</w:instrText>
            </w:r>
            <w:r w:rsidRPr="00035558">
              <w:rPr>
                <w:rStyle w:val="Hyperlink"/>
                <w:noProof/>
              </w:rPr>
              <w:instrText xml:space="preserve"> </w:instrText>
            </w:r>
            <w:r w:rsidRPr="00035558">
              <w:rPr>
                <w:rStyle w:val="Hyperlink"/>
                <w:noProof/>
              </w:rPr>
            </w:r>
            <w:r w:rsidRPr="00035558">
              <w:rPr>
                <w:rStyle w:val="Hyperlink"/>
                <w:noProof/>
              </w:rPr>
              <w:fldChar w:fldCharType="separate"/>
            </w:r>
            <w:r w:rsidRPr="00035558">
              <w:rPr>
                <w:rStyle w:val="Hyperlink"/>
                <w:noProof/>
              </w:rPr>
              <w:t>8.21</w:t>
            </w:r>
            <w:r>
              <w:rPr>
                <w:rFonts w:cstheme="minorBidi"/>
                <w:noProof/>
                <w:kern w:val="2"/>
                <w:szCs w:val="24"/>
                <w14:ligatures w14:val="standardContextual"/>
              </w:rPr>
              <w:tab/>
            </w:r>
            <w:r w:rsidRPr="00035558">
              <w:rPr>
                <w:rStyle w:val="Hyperlink"/>
                <w:noProof/>
              </w:rPr>
              <w:t>Delay Transfer Fees - WS03-IJR-06-15</w:t>
            </w:r>
            <w:r>
              <w:rPr>
                <w:noProof/>
                <w:webHidden/>
              </w:rPr>
              <w:tab/>
            </w:r>
            <w:r>
              <w:rPr>
                <w:noProof/>
                <w:webHidden/>
              </w:rPr>
              <w:fldChar w:fldCharType="begin"/>
            </w:r>
            <w:r>
              <w:rPr>
                <w:noProof/>
                <w:webHidden/>
              </w:rPr>
              <w:instrText xml:space="preserve"> PAGEREF _Toc190103171 \h </w:instrText>
            </w:r>
          </w:ins>
          <w:r>
            <w:rPr>
              <w:noProof/>
              <w:webHidden/>
            </w:rPr>
          </w:r>
          <w:r>
            <w:rPr>
              <w:noProof/>
              <w:webHidden/>
            </w:rPr>
            <w:fldChar w:fldCharType="separate"/>
          </w:r>
          <w:ins w:id="277" w:author="Kashif Umair" w:date="2025-02-10T18:04:00Z">
            <w:r>
              <w:rPr>
                <w:noProof/>
                <w:webHidden/>
              </w:rPr>
              <w:t>85</w:t>
            </w:r>
            <w:r>
              <w:rPr>
                <w:noProof/>
                <w:webHidden/>
              </w:rPr>
              <w:fldChar w:fldCharType="end"/>
            </w:r>
            <w:r w:rsidRPr="00035558">
              <w:rPr>
                <w:rStyle w:val="Hyperlink"/>
                <w:noProof/>
              </w:rPr>
              <w:fldChar w:fldCharType="end"/>
            </w:r>
          </w:ins>
        </w:p>
        <w:p w14:paraId="767CCB9E" w14:textId="36CE43D0" w:rsidR="00D0476C" w:rsidRDefault="00D0476C">
          <w:pPr>
            <w:pStyle w:val="TOC3"/>
            <w:tabs>
              <w:tab w:val="right" w:leader="dot" w:pos="9016"/>
            </w:tabs>
            <w:rPr>
              <w:ins w:id="278" w:author="Kashif Umair" w:date="2025-02-10T18:04:00Z"/>
              <w:rFonts w:cstheme="minorBidi"/>
              <w:noProof/>
              <w:kern w:val="2"/>
              <w:szCs w:val="24"/>
              <w14:ligatures w14:val="standardContextual"/>
            </w:rPr>
          </w:pPr>
          <w:ins w:id="279" w:author="Kashif Umair" w:date="2025-02-10T18:04:00Z">
            <w:r w:rsidRPr="00035558">
              <w:rPr>
                <w:rStyle w:val="Hyperlink"/>
                <w:noProof/>
              </w:rPr>
              <w:fldChar w:fldCharType="begin"/>
            </w:r>
            <w:r w:rsidRPr="00035558">
              <w:rPr>
                <w:rStyle w:val="Hyperlink"/>
                <w:noProof/>
              </w:rPr>
              <w:instrText xml:space="preserve"> </w:instrText>
            </w:r>
            <w:r>
              <w:rPr>
                <w:noProof/>
              </w:rPr>
              <w:instrText>HYPERLINK \l "_Toc190103172"</w:instrText>
            </w:r>
            <w:r w:rsidRPr="00035558">
              <w:rPr>
                <w:rStyle w:val="Hyperlink"/>
                <w:noProof/>
              </w:rPr>
              <w:instrText xml:space="preserve"> </w:instrText>
            </w:r>
            <w:r w:rsidRPr="00035558">
              <w:rPr>
                <w:rStyle w:val="Hyperlink"/>
                <w:noProof/>
              </w:rPr>
            </w:r>
            <w:r w:rsidRPr="00035558">
              <w:rPr>
                <w:rStyle w:val="Hyperlink"/>
                <w:noProof/>
              </w:rPr>
              <w:fldChar w:fldCharType="separate"/>
            </w:r>
            <w:r w:rsidRPr="00035558">
              <w:rPr>
                <w:rStyle w:val="Hyperlink"/>
                <w:noProof/>
              </w:rPr>
              <w:t>8.22.1 Worksheet details:</w:t>
            </w:r>
            <w:r>
              <w:rPr>
                <w:noProof/>
                <w:webHidden/>
              </w:rPr>
              <w:tab/>
            </w:r>
            <w:r>
              <w:rPr>
                <w:noProof/>
                <w:webHidden/>
              </w:rPr>
              <w:fldChar w:fldCharType="begin"/>
            </w:r>
            <w:r>
              <w:rPr>
                <w:noProof/>
                <w:webHidden/>
              </w:rPr>
              <w:instrText xml:space="preserve"> PAGEREF _Toc190103172 \h </w:instrText>
            </w:r>
          </w:ins>
          <w:r>
            <w:rPr>
              <w:noProof/>
              <w:webHidden/>
            </w:rPr>
          </w:r>
          <w:r>
            <w:rPr>
              <w:noProof/>
              <w:webHidden/>
            </w:rPr>
            <w:fldChar w:fldCharType="separate"/>
          </w:r>
          <w:ins w:id="280" w:author="Kashif Umair" w:date="2025-02-10T18:04:00Z">
            <w:r>
              <w:rPr>
                <w:noProof/>
                <w:webHidden/>
              </w:rPr>
              <w:t>85</w:t>
            </w:r>
            <w:r>
              <w:rPr>
                <w:noProof/>
                <w:webHidden/>
              </w:rPr>
              <w:fldChar w:fldCharType="end"/>
            </w:r>
            <w:r w:rsidRPr="00035558">
              <w:rPr>
                <w:rStyle w:val="Hyperlink"/>
                <w:noProof/>
              </w:rPr>
              <w:fldChar w:fldCharType="end"/>
            </w:r>
          </w:ins>
        </w:p>
        <w:p w14:paraId="2C9C69FB" w14:textId="1A11AF42" w:rsidR="00D0476C" w:rsidRDefault="00D0476C">
          <w:pPr>
            <w:pStyle w:val="TOC2"/>
            <w:tabs>
              <w:tab w:val="left" w:pos="1100"/>
              <w:tab w:val="right" w:leader="dot" w:pos="9016"/>
            </w:tabs>
            <w:rPr>
              <w:ins w:id="281" w:author="Kashif Umair" w:date="2025-02-10T18:04:00Z"/>
              <w:rFonts w:cstheme="minorBidi"/>
              <w:noProof/>
              <w:kern w:val="2"/>
              <w:szCs w:val="24"/>
              <w14:ligatures w14:val="standardContextual"/>
            </w:rPr>
          </w:pPr>
          <w:ins w:id="282" w:author="Kashif Umair" w:date="2025-02-10T18:04:00Z">
            <w:r w:rsidRPr="00035558">
              <w:rPr>
                <w:rStyle w:val="Hyperlink"/>
                <w:noProof/>
              </w:rPr>
              <w:fldChar w:fldCharType="begin"/>
            </w:r>
            <w:r w:rsidRPr="00035558">
              <w:rPr>
                <w:rStyle w:val="Hyperlink"/>
                <w:noProof/>
              </w:rPr>
              <w:instrText xml:space="preserve"> </w:instrText>
            </w:r>
            <w:r>
              <w:rPr>
                <w:noProof/>
              </w:rPr>
              <w:instrText>HYPERLINK \l "_Toc190103173"</w:instrText>
            </w:r>
            <w:r w:rsidRPr="00035558">
              <w:rPr>
                <w:rStyle w:val="Hyperlink"/>
                <w:noProof/>
              </w:rPr>
              <w:instrText xml:space="preserve"> </w:instrText>
            </w:r>
            <w:r w:rsidRPr="00035558">
              <w:rPr>
                <w:rStyle w:val="Hyperlink"/>
                <w:noProof/>
              </w:rPr>
            </w:r>
            <w:r w:rsidRPr="00035558">
              <w:rPr>
                <w:rStyle w:val="Hyperlink"/>
                <w:noProof/>
              </w:rPr>
              <w:fldChar w:fldCharType="separate"/>
            </w:r>
            <w:r w:rsidRPr="00035558">
              <w:rPr>
                <w:rStyle w:val="Hyperlink"/>
                <w:noProof/>
              </w:rPr>
              <w:t>8.22</w:t>
            </w:r>
            <w:r>
              <w:rPr>
                <w:rFonts w:cstheme="minorBidi"/>
                <w:noProof/>
                <w:kern w:val="2"/>
                <w:szCs w:val="24"/>
                <w14:ligatures w14:val="standardContextual"/>
              </w:rPr>
              <w:tab/>
            </w:r>
            <w:r w:rsidRPr="00035558">
              <w:rPr>
                <w:rStyle w:val="Hyperlink"/>
                <w:noProof/>
              </w:rPr>
              <w:t>Waiver (for only fees) - WS03-IJR-06-16</w:t>
            </w:r>
            <w:r>
              <w:rPr>
                <w:noProof/>
                <w:webHidden/>
              </w:rPr>
              <w:tab/>
            </w:r>
            <w:r>
              <w:rPr>
                <w:noProof/>
                <w:webHidden/>
              </w:rPr>
              <w:fldChar w:fldCharType="begin"/>
            </w:r>
            <w:r>
              <w:rPr>
                <w:noProof/>
                <w:webHidden/>
              </w:rPr>
              <w:instrText xml:space="preserve"> PAGEREF _Toc190103173 \h </w:instrText>
            </w:r>
          </w:ins>
          <w:r>
            <w:rPr>
              <w:noProof/>
              <w:webHidden/>
            </w:rPr>
          </w:r>
          <w:r>
            <w:rPr>
              <w:noProof/>
              <w:webHidden/>
            </w:rPr>
            <w:fldChar w:fldCharType="separate"/>
          </w:r>
          <w:ins w:id="283" w:author="Kashif Umair" w:date="2025-02-10T18:04:00Z">
            <w:r>
              <w:rPr>
                <w:noProof/>
                <w:webHidden/>
              </w:rPr>
              <w:t>85</w:t>
            </w:r>
            <w:r>
              <w:rPr>
                <w:noProof/>
                <w:webHidden/>
              </w:rPr>
              <w:fldChar w:fldCharType="end"/>
            </w:r>
            <w:r w:rsidRPr="00035558">
              <w:rPr>
                <w:rStyle w:val="Hyperlink"/>
                <w:noProof/>
              </w:rPr>
              <w:fldChar w:fldCharType="end"/>
            </w:r>
          </w:ins>
        </w:p>
        <w:p w14:paraId="079A8626" w14:textId="3759AD7D" w:rsidR="00D0476C" w:rsidRDefault="00D0476C">
          <w:pPr>
            <w:pStyle w:val="TOC2"/>
            <w:tabs>
              <w:tab w:val="left" w:pos="1100"/>
              <w:tab w:val="right" w:leader="dot" w:pos="9016"/>
            </w:tabs>
            <w:rPr>
              <w:ins w:id="284" w:author="Kashif Umair" w:date="2025-02-10T18:04:00Z"/>
              <w:rFonts w:cstheme="minorBidi"/>
              <w:noProof/>
              <w:kern w:val="2"/>
              <w:szCs w:val="24"/>
              <w14:ligatures w14:val="standardContextual"/>
            </w:rPr>
          </w:pPr>
          <w:ins w:id="285" w:author="Kashif Umair" w:date="2025-02-10T18:04:00Z">
            <w:r w:rsidRPr="00035558">
              <w:rPr>
                <w:rStyle w:val="Hyperlink"/>
                <w:noProof/>
              </w:rPr>
              <w:fldChar w:fldCharType="begin"/>
            </w:r>
            <w:r w:rsidRPr="00035558">
              <w:rPr>
                <w:rStyle w:val="Hyperlink"/>
                <w:noProof/>
              </w:rPr>
              <w:instrText xml:space="preserve"> </w:instrText>
            </w:r>
            <w:r>
              <w:rPr>
                <w:noProof/>
              </w:rPr>
              <w:instrText>HYPERLINK \l "_Toc190103174"</w:instrText>
            </w:r>
            <w:r w:rsidRPr="00035558">
              <w:rPr>
                <w:rStyle w:val="Hyperlink"/>
                <w:noProof/>
              </w:rPr>
              <w:instrText xml:space="preserve"> </w:instrText>
            </w:r>
            <w:r w:rsidRPr="00035558">
              <w:rPr>
                <w:rStyle w:val="Hyperlink"/>
                <w:noProof/>
              </w:rPr>
            </w:r>
            <w:r w:rsidRPr="00035558">
              <w:rPr>
                <w:rStyle w:val="Hyperlink"/>
                <w:noProof/>
              </w:rPr>
              <w:fldChar w:fldCharType="separate"/>
            </w:r>
            <w:r w:rsidRPr="00035558">
              <w:rPr>
                <w:rStyle w:val="Hyperlink"/>
                <w:noProof/>
              </w:rPr>
              <w:t>8.23</w:t>
            </w:r>
            <w:r>
              <w:rPr>
                <w:rFonts w:cstheme="minorBidi"/>
                <w:noProof/>
                <w:kern w:val="2"/>
                <w:szCs w:val="24"/>
                <w14:ligatures w14:val="standardContextual"/>
              </w:rPr>
              <w:tab/>
            </w:r>
            <w:r w:rsidRPr="00035558">
              <w:rPr>
                <w:rStyle w:val="Hyperlink"/>
                <w:noProof/>
              </w:rPr>
              <w:t>Loan transfer/Loan transfer with repricing only for Ijarah - WS03-IJR-06-17</w:t>
            </w:r>
            <w:r>
              <w:rPr>
                <w:noProof/>
                <w:webHidden/>
              </w:rPr>
              <w:tab/>
            </w:r>
            <w:r>
              <w:rPr>
                <w:noProof/>
                <w:webHidden/>
              </w:rPr>
              <w:fldChar w:fldCharType="begin"/>
            </w:r>
            <w:r>
              <w:rPr>
                <w:noProof/>
                <w:webHidden/>
              </w:rPr>
              <w:instrText xml:space="preserve"> PAGEREF _Toc190103174 \h </w:instrText>
            </w:r>
          </w:ins>
          <w:r>
            <w:rPr>
              <w:noProof/>
              <w:webHidden/>
            </w:rPr>
          </w:r>
          <w:r>
            <w:rPr>
              <w:noProof/>
              <w:webHidden/>
            </w:rPr>
            <w:fldChar w:fldCharType="separate"/>
          </w:r>
          <w:ins w:id="286" w:author="Kashif Umair" w:date="2025-02-10T18:04:00Z">
            <w:r>
              <w:rPr>
                <w:noProof/>
                <w:webHidden/>
              </w:rPr>
              <w:t>85</w:t>
            </w:r>
            <w:r>
              <w:rPr>
                <w:noProof/>
                <w:webHidden/>
              </w:rPr>
              <w:fldChar w:fldCharType="end"/>
            </w:r>
            <w:r w:rsidRPr="00035558">
              <w:rPr>
                <w:rStyle w:val="Hyperlink"/>
                <w:noProof/>
              </w:rPr>
              <w:fldChar w:fldCharType="end"/>
            </w:r>
          </w:ins>
        </w:p>
        <w:p w14:paraId="4E19099D" w14:textId="7FCB3DBA" w:rsidR="00D0476C" w:rsidRDefault="00D0476C">
          <w:pPr>
            <w:pStyle w:val="TOC2"/>
            <w:tabs>
              <w:tab w:val="left" w:pos="1100"/>
              <w:tab w:val="right" w:leader="dot" w:pos="9016"/>
            </w:tabs>
            <w:rPr>
              <w:ins w:id="287" w:author="Kashif Umair" w:date="2025-02-10T18:04:00Z"/>
              <w:rFonts w:cstheme="minorBidi"/>
              <w:noProof/>
              <w:kern w:val="2"/>
              <w:szCs w:val="24"/>
              <w14:ligatures w14:val="standardContextual"/>
            </w:rPr>
          </w:pPr>
          <w:ins w:id="288" w:author="Kashif Umair" w:date="2025-02-10T18:04:00Z">
            <w:r w:rsidRPr="00035558">
              <w:rPr>
                <w:rStyle w:val="Hyperlink"/>
                <w:noProof/>
              </w:rPr>
              <w:fldChar w:fldCharType="begin"/>
            </w:r>
            <w:r w:rsidRPr="00035558">
              <w:rPr>
                <w:rStyle w:val="Hyperlink"/>
                <w:noProof/>
              </w:rPr>
              <w:instrText xml:space="preserve"> </w:instrText>
            </w:r>
            <w:r>
              <w:rPr>
                <w:noProof/>
              </w:rPr>
              <w:instrText>HYPERLINK \l "_Toc190103175"</w:instrText>
            </w:r>
            <w:r w:rsidRPr="00035558">
              <w:rPr>
                <w:rStyle w:val="Hyperlink"/>
                <w:noProof/>
              </w:rPr>
              <w:instrText xml:space="preserve"> </w:instrText>
            </w:r>
            <w:r w:rsidRPr="00035558">
              <w:rPr>
                <w:rStyle w:val="Hyperlink"/>
                <w:noProof/>
              </w:rPr>
            </w:r>
            <w:r w:rsidRPr="00035558">
              <w:rPr>
                <w:rStyle w:val="Hyperlink"/>
                <w:noProof/>
              </w:rPr>
              <w:fldChar w:fldCharType="separate"/>
            </w:r>
            <w:r w:rsidRPr="00035558">
              <w:rPr>
                <w:rStyle w:val="Hyperlink"/>
                <w:noProof/>
              </w:rPr>
              <w:t>8.24</w:t>
            </w:r>
            <w:r>
              <w:rPr>
                <w:rFonts w:cstheme="minorBidi"/>
                <w:noProof/>
                <w:kern w:val="2"/>
                <w:szCs w:val="24"/>
                <w14:ligatures w14:val="standardContextual"/>
              </w:rPr>
              <w:tab/>
            </w:r>
            <w:r w:rsidRPr="00035558">
              <w:rPr>
                <w:rStyle w:val="Hyperlink"/>
                <w:noProof/>
              </w:rPr>
              <w:t>Reallocation Payments and Down Payment only for Ijarah - WS03-IJR-02-04</w:t>
            </w:r>
            <w:r>
              <w:rPr>
                <w:noProof/>
                <w:webHidden/>
              </w:rPr>
              <w:tab/>
            </w:r>
            <w:r>
              <w:rPr>
                <w:noProof/>
                <w:webHidden/>
              </w:rPr>
              <w:fldChar w:fldCharType="begin"/>
            </w:r>
            <w:r>
              <w:rPr>
                <w:noProof/>
                <w:webHidden/>
              </w:rPr>
              <w:instrText xml:space="preserve"> PAGEREF _Toc190103175 \h </w:instrText>
            </w:r>
          </w:ins>
          <w:r>
            <w:rPr>
              <w:noProof/>
              <w:webHidden/>
            </w:rPr>
          </w:r>
          <w:r>
            <w:rPr>
              <w:noProof/>
              <w:webHidden/>
            </w:rPr>
            <w:fldChar w:fldCharType="separate"/>
          </w:r>
          <w:ins w:id="289" w:author="Kashif Umair" w:date="2025-02-10T18:04:00Z">
            <w:r>
              <w:rPr>
                <w:noProof/>
                <w:webHidden/>
              </w:rPr>
              <w:t>85</w:t>
            </w:r>
            <w:r>
              <w:rPr>
                <w:noProof/>
                <w:webHidden/>
              </w:rPr>
              <w:fldChar w:fldCharType="end"/>
            </w:r>
            <w:r w:rsidRPr="00035558">
              <w:rPr>
                <w:rStyle w:val="Hyperlink"/>
                <w:noProof/>
              </w:rPr>
              <w:fldChar w:fldCharType="end"/>
            </w:r>
          </w:ins>
        </w:p>
        <w:p w14:paraId="3192B383" w14:textId="13498C34" w:rsidR="00D0476C" w:rsidRDefault="00D0476C">
          <w:pPr>
            <w:pStyle w:val="TOC2"/>
            <w:tabs>
              <w:tab w:val="left" w:pos="1100"/>
              <w:tab w:val="right" w:leader="dot" w:pos="9016"/>
            </w:tabs>
            <w:rPr>
              <w:ins w:id="290" w:author="Kashif Umair" w:date="2025-02-10T18:04:00Z"/>
              <w:rFonts w:cstheme="minorBidi"/>
              <w:noProof/>
              <w:kern w:val="2"/>
              <w:szCs w:val="24"/>
              <w14:ligatures w14:val="standardContextual"/>
            </w:rPr>
          </w:pPr>
          <w:ins w:id="291" w:author="Kashif Umair" w:date="2025-02-10T18:04:00Z">
            <w:r w:rsidRPr="00035558">
              <w:rPr>
                <w:rStyle w:val="Hyperlink"/>
                <w:noProof/>
              </w:rPr>
              <w:fldChar w:fldCharType="begin"/>
            </w:r>
            <w:r w:rsidRPr="00035558">
              <w:rPr>
                <w:rStyle w:val="Hyperlink"/>
                <w:noProof/>
              </w:rPr>
              <w:instrText xml:space="preserve"> </w:instrText>
            </w:r>
            <w:r>
              <w:rPr>
                <w:noProof/>
              </w:rPr>
              <w:instrText>HYPERLINK \l "_Toc190103176"</w:instrText>
            </w:r>
            <w:r w:rsidRPr="00035558">
              <w:rPr>
                <w:rStyle w:val="Hyperlink"/>
                <w:noProof/>
              </w:rPr>
              <w:instrText xml:space="preserve"> </w:instrText>
            </w:r>
            <w:r w:rsidRPr="00035558">
              <w:rPr>
                <w:rStyle w:val="Hyperlink"/>
                <w:noProof/>
              </w:rPr>
            </w:r>
            <w:r w:rsidRPr="00035558">
              <w:rPr>
                <w:rStyle w:val="Hyperlink"/>
                <w:noProof/>
              </w:rPr>
              <w:fldChar w:fldCharType="separate"/>
            </w:r>
            <w:r w:rsidRPr="00035558">
              <w:rPr>
                <w:rStyle w:val="Hyperlink"/>
                <w:noProof/>
              </w:rPr>
              <w:t>8.25</w:t>
            </w:r>
            <w:r>
              <w:rPr>
                <w:rFonts w:cstheme="minorBidi"/>
                <w:noProof/>
                <w:kern w:val="2"/>
                <w:szCs w:val="24"/>
                <w14:ligatures w14:val="standardContextual"/>
              </w:rPr>
              <w:tab/>
            </w:r>
            <w:r w:rsidRPr="00035558">
              <w:rPr>
                <w:rStyle w:val="Hyperlink"/>
                <w:noProof/>
              </w:rPr>
              <w:t>Deferment mandatory insurance payment - WS03-IJR-09-01</w:t>
            </w:r>
            <w:r>
              <w:rPr>
                <w:noProof/>
                <w:webHidden/>
              </w:rPr>
              <w:tab/>
            </w:r>
            <w:r>
              <w:rPr>
                <w:noProof/>
                <w:webHidden/>
              </w:rPr>
              <w:fldChar w:fldCharType="begin"/>
            </w:r>
            <w:r>
              <w:rPr>
                <w:noProof/>
                <w:webHidden/>
              </w:rPr>
              <w:instrText xml:space="preserve"> PAGEREF _Toc190103176 \h </w:instrText>
            </w:r>
          </w:ins>
          <w:r>
            <w:rPr>
              <w:noProof/>
              <w:webHidden/>
            </w:rPr>
          </w:r>
          <w:r>
            <w:rPr>
              <w:noProof/>
              <w:webHidden/>
            </w:rPr>
            <w:fldChar w:fldCharType="separate"/>
          </w:r>
          <w:ins w:id="292" w:author="Kashif Umair" w:date="2025-02-10T18:04:00Z">
            <w:r>
              <w:rPr>
                <w:noProof/>
                <w:webHidden/>
              </w:rPr>
              <w:t>85</w:t>
            </w:r>
            <w:r>
              <w:rPr>
                <w:noProof/>
                <w:webHidden/>
              </w:rPr>
              <w:fldChar w:fldCharType="end"/>
            </w:r>
            <w:r w:rsidRPr="00035558">
              <w:rPr>
                <w:rStyle w:val="Hyperlink"/>
                <w:noProof/>
              </w:rPr>
              <w:fldChar w:fldCharType="end"/>
            </w:r>
          </w:ins>
        </w:p>
        <w:p w14:paraId="63FD7C82" w14:textId="6291B36F" w:rsidR="00D0476C" w:rsidRDefault="00D0476C">
          <w:pPr>
            <w:pStyle w:val="TOC2"/>
            <w:tabs>
              <w:tab w:val="left" w:pos="1100"/>
              <w:tab w:val="right" w:leader="dot" w:pos="9016"/>
            </w:tabs>
            <w:rPr>
              <w:ins w:id="293" w:author="Kashif Umair" w:date="2025-02-10T18:04:00Z"/>
              <w:rFonts w:cstheme="minorBidi"/>
              <w:noProof/>
              <w:kern w:val="2"/>
              <w:szCs w:val="24"/>
              <w14:ligatures w14:val="standardContextual"/>
            </w:rPr>
          </w:pPr>
          <w:ins w:id="294" w:author="Kashif Umair" w:date="2025-02-10T18:04:00Z">
            <w:r w:rsidRPr="00035558">
              <w:rPr>
                <w:rStyle w:val="Hyperlink"/>
                <w:noProof/>
              </w:rPr>
              <w:fldChar w:fldCharType="begin"/>
            </w:r>
            <w:r w:rsidRPr="00035558">
              <w:rPr>
                <w:rStyle w:val="Hyperlink"/>
                <w:noProof/>
              </w:rPr>
              <w:instrText xml:space="preserve"> </w:instrText>
            </w:r>
            <w:r>
              <w:rPr>
                <w:noProof/>
              </w:rPr>
              <w:instrText>HYPERLINK \l "_Toc190103177"</w:instrText>
            </w:r>
            <w:r w:rsidRPr="00035558">
              <w:rPr>
                <w:rStyle w:val="Hyperlink"/>
                <w:noProof/>
              </w:rPr>
              <w:instrText xml:space="preserve"> </w:instrText>
            </w:r>
            <w:r w:rsidRPr="00035558">
              <w:rPr>
                <w:rStyle w:val="Hyperlink"/>
                <w:noProof/>
              </w:rPr>
            </w:r>
            <w:r w:rsidRPr="00035558">
              <w:rPr>
                <w:rStyle w:val="Hyperlink"/>
                <w:noProof/>
              </w:rPr>
              <w:fldChar w:fldCharType="separate"/>
            </w:r>
            <w:r w:rsidRPr="00035558">
              <w:rPr>
                <w:rStyle w:val="Hyperlink"/>
                <w:noProof/>
              </w:rPr>
              <w:t>8.26</w:t>
            </w:r>
            <w:r>
              <w:rPr>
                <w:rFonts w:cstheme="minorBidi"/>
                <w:noProof/>
                <w:kern w:val="2"/>
                <w:szCs w:val="24"/>
                <w14:ligatures w14:val="standardContextual"/>
              </w:rPr>
              <w:tab/>
            </w:r>
            <w:r w:rsidRPr="00035558">
              <w:rPr>
                <w:rStyle w:val="Hyperlink"/>
                <w:noProof/>
              </w:rPr>
              <w:t>Total Loss Settlement through Insurance Claim - WS03-IJR-10-05</w:t>
            </w:r>
            <w:r>
              <w:rPr>
                <w:noProof/>
                <w:webHidden/>
              </w:rPr>
              <w:tab/>
            </w:r>
            <w:r>
              <w:rPr>
                <w:noProof/>
                <w:webHidden/>
              </w:rPr>
              <w:fldChar w:fldCharType="begin"/>
            </w:r>
            <w:r>
              <w:rPr>
                <w:noProof/>
                <w:webHidden/>
              </w:rPr>
              <w:instrText xml:space="preserve"> PAGEREF _Toc190103177 \h </w:instrText>
            </w:r>
          </w:ins>
          <w:r>
            <w:rPr>
              <w:noProof/>
              <w:webHidden/>
            </w:rPr>
          </w:r>
          <w:r>
            <w:rPr>
              <w:noProof/>
              <w:webHidden/>
            </w:rPr>
            <w:fldChar w:fldCharType="separate"/>
          </w:r>
          <w:ins w:id="295" w:author="Kashif Umair" w:date="2025-02-10T18:04:00Z">
            <w:r>
              <w:rPr>
                <w:noProof/>
                <w:webHidden/>
              </w:rPr>
              <w:t>85</w:t>
            </w:r>
            <w:r>
              <w:rPr>
                <w:noProof/>
                <w:webHidden/>
              </w:rPr>
              <w:fldChar w:fldCharType="end"/>
            </w:r>
            <w:r w:rsidRPr="00035558">
              <w:rPr>
                <w:rStyle w:val="Hyperlink"/>
                <w:noProof/>
              </w:rPr>
              <w:fldChar w:fldCharType="end"/>
            </w:r>
          </w:ins>
        </w:p>
        <w:p w14:paraId="0E9E71DA" w14:textId="6442A58F" w:rsidR="00D0476C" w:rsidRDefault="00D0476C">
          <w:pPr>
            <w:pStyle w:val="TOC3"/>
            <w:tabs>
              <w:tab w:val="left" w:pos="1540"/>
              <w:tab w:val="right" w:leader="dot" w:pos="9016"/>
            </w:tabs>
            <w:rPr>
              <w:ins w:id="296" w:author="Kashif Umair" w:date="2025-02-10T18:04:00Z"/>
              <w:rFonts w:cstheme="minorBidi"/>
              <w:noProof/>
              <w:kern w:val="2"/>
              <w:szCs w:val="24"/>
              <w14:ligatures w14:val="standardContextual"/>
            </w:rPr>
          </w:pPr>
          <w:ins w:id="297" w:author="Kashif Umair" w:date="2025-02-10T18:04:00Z">
            <w:r w:rsidRPr="00035558">
              <w:rPr>
                <w:rStyle w:val="Hyperlink"/>
                <w:noProof/>
              </w:rPr>
              <w:fldChar w:fldCharType="begin"/>
            </w:r>
            <w:r w:rsidRPr="00035558">
              <w:rPr>
                <w:rStyle w:val="Hyperlink"/>
                <w:noProof/>
              </w:rPr>
              <w:instrText xml:space="preserve"> </w:instrText>
            </w:r>
            <w:r>
              <w:rPr>
                <w:noProof/>
              </w:rPr>
              <w:instrText>HYPERLINK \l "_Toc190103178"</w:instrText>
            </w:r>
            <w:r w:rsidRPr="00035558">
              <w:rPr>
                <w:rStyle w:val="Hyperlink"/>
                <w:noProof/>
              </w:rPr>
              <w:instrText xml:space="preserve"> </w:instrText>
            </w:r>
            <w:r w:rsidRPr="00035558">
              <w:rPr>
                <w:rStyle w:val="Hyperlink"/>
                <w:noProof/>
              </w:rPr>
            </w:r>
            <w:r w:rsidRPr="00035558">
              <w:rPr>
                <w:rStyle w:val="Hyperlink"/>
                <w:noProof/>
              </w:rPr>
              <w:fldChar w:fldCharType="separate"/>
            </w:r>
            <w:r w:rsidRPr="00035558">
              <w:rPr>
                <w:rStyle w:val="Hyperlink"/>
                <w:bCs/>
                <w:noProof/>
              </w:rPr>
              <w:t>8.26.1</w:t>
            </w:r>
            <w:r>
              <w:rPr>
                <w:rFonts w:cstheme="minorBidi"/>
                <w:noProof/>
                <w:kern w:val="2"/>
                <w:szCs w:val="24"/>
                <w14:ligatures w14:val="standardContextual"/>
              </w:rPr>
              <w:tab/>
            </w:r>
            <w:r w:rsidRPr="00035558">
              <w:rPr>
                <w:rStyle w:val="Hyperlink"/>
                <w:noProof/>
              </w:rPr>
              <w:t>Total Loss with charge</w:t>
            </w:r>
            <w:r>
              <w:rPr>
                <w:noProof/>
                <w:webHidden/>
              </w:rPr>
              <w:tab/>
            </w:r>
            <w:r>
              <w:rPr>
                <w:noProof/>
                <w:webHidden/>
              </w:rPr>
              <w:fldChar w:fldCharType="begin"/>
            </w:r>
            <w:r>
              <w:rPr>
                <w:noProof/>
                <w:webHidden/>
              </w:rPr>
              <w:instrText xml:space="preserve"> PAGEREF _Toc190103178 \h </w:instrText>
            </w:r>
          </w:ins>
          <w:r>
            <w:rPr>
              <w:noProof/>
              <w:webHidden/>
            </w:rPr>
          </w:r>
          <w:r>
            <w:rPr>
              <w:noProof/>
              <w:webHidden/>
            </w:rPr>
            <w:fldChar w:fldCharType="separate"/>
          </w:r>
          <w:ins w:id="298" w:author="Kashif Umair" w:date="2025-02-10T18:04:00Z">
            <w:r>
              <w:rPr>
                <w:noProof/>
                <w:webHidden/>
              </w:rPr>
              <w:t>86</w:t>
            </w:r>
            <w:r>
              <w:rPr>
                <w:noProof/>
                <w:webHidden/>
              </w:rPr>
              <w:fldChar w:fldCharType="end"/>
            </w:r>
            <w:r w:rsidRPr="00035558">
              <w:rPr>
                <w:rStyle w:val="Hyperlink"/>
                <w:noProof/>
              </w:rPr>
              <w:fldChar w:fldCharType="end"/>
            </w:r>
          </w:ins>
        </w:p>
        <w:p w14:paraId="6F827DE0" w14:textId="6B22E5F5" w:rsidR="00D0476C" w:rsidRDefault="00D0476C">
          <w:pPr>
            <w:pStyle w:val="TOC3"/>
            <w:tabs>
              <w:tab w:val="right" w:leader="dot" w:pos="9016"/>
            </w:tabs>
            <w:rPr>
              <w:ins w:id="299" w:author="Kashif Umair" w:date="2025-02-10T18:04:00Z"/>
              <w:rFonts w:cstheme="minorBidi"/>
              <w:noProof/>
              <w:kern w:val="2"/>
              <w:szCs w:val="24"/>
              <w14:ligatures w14:val="standardContextual"/>
            </w:rPr>
          </w:pPr>
          <w:ins w:id="300" w:author="Kashif Umair" w:date="2025-02-10T18:04:00Z">
            <w:r w:rsidRPr="00035558">
              <w:rPr>
                <w:rStyle w:val="Hyperlink"/>
                <w:noProof/>
              </w:rPr>
              <w:fldChar w:fldCharType="begin"/>
            </w:r>
            <w:r w:rsidRPr="00035558">
              <w:rPr>
                <w:rStyle w:val="Hyperlink"/>
                <w:noProof/>
              </w:rPr>
              <w:instrText xml:space="preserve"> </w:instrText>
            </w:r>
            <w:r>
              <w:rPr>
                <w:noProof/>
              </w:rPr>
              <w:instrText>HYPERLINK \l "_Toc190103179"</w:instrText>
            </w:r>
            <w:r w:rsidRPr="00035558">
              <w:rPr>
                <w:rStyle w:val="Hyperlink"/>
                <w:noProof/>
              </w:rPr>
              <w:instrText xml:space="preserve"> </w:instrText>
            </w:r>
            <w:r w:rsidRPr="00035558">
              <w:rPr>
                <w:rStyle w:val="Hyperlink"/>
                <w:noProof/>
              </w:rPr>
            </w:r>
            <w:r w:rsidRPr="00035558">
              <w:rPr>
                <w:rStyle w:val="Hyperlink"/>
                <w:noProof/>
              </w:rPr>
              <w:fldChar w:fldCharType="separate"/>
            </w:r>
            <w:r w:rsidRPr="00035558">
              <w:rPr>
                <w:rStyle w:val="Hyperlink"/>
                <w:noProof/>
              </w:rPr>
              <w:t>8.27.1.1 Worksheet details:</w:t>
            </w:r>
            <w:r>
              <w:rPr>
                <w:noProof/>
                <w:webHidden/>
              </w:rPr>
              <w:tab/>
            </w:r>
            <w:r>
              <w:rPr>
                <w:noProof/>
                <w:webHidden/>
              </w:rPr>
              <w:fldChar w:fldCharType="begin"/>
            </w:r>
            <w:r>
              <w:rPr>
                <w:noProof/>
                <w:webHidden/>
              </w:rPr>
              <w:instrText xml:space="preserve"> PAGEREF _Toc190103179 \h </w:instrText>
            </w:r>
          </w:ins>
          <w:r>
            <w:rPr>
              <w:noProof/>
              <w:webHidden/>
            </w:rPr>
          </w:r>
          <w:r>
            <w:rPr>
              <w:noProof/>
              <w:webHidden/>
            </w:rPr>
            <w:fldChar w:fldCharType="separate"/>
          </w:r>
          <w:ins w:id="301" w:author="Kashif Umair" w:date="2025-02-10T18:04:00Z">
            <w:r>
              <w:rPr>
                <w:noProof/>
                <w:webHidden/>
              </w:rPr>
              <w:t>86</w:t>
            </w:r>
            <w:r>
              <w:rPr>
                <w:noProof/>
                <w:webHidden/>
              </w:rPr>
              <w:fldChar w:fldCharType="end"/>
            </w:r>
            <w:r w:rsidRPr="00035558">
              <w:rPr>
                <w:rStyle w:val="Hyperlink"/>
                <w:noProof/>
              </w:rPr>
              <w:fldChar w:fldCharType="end"/>
            </w:r>
          </w:ins>
        </w:p>
        <w:p w14:paraId="7C23F7BA" w14:textId="76B0A484" w:rsidR="00D0476C" w:rsidRDefault="00D0476C">
          <w:pPr>
            <w:pStyle w:val="TOC3"/>
            <w:tabs>
              <w:tab w:val="left" w:pos="1540"/>
              <w:tab w:val="right" w:leader="dot" w:pos="9016"/>
            </w:tabs>
            <w:rPr>
              <w:ins w:id="302" w:author="Kashif Umair" w:date="2025-02-10T18:04:00Z"/>
              <w:rFonts w:cstheme="minorBidi"/>
              <w:noProof/>
              <w:kern w:val="2"/>
              <w:szCs w:val="24"/>
              <w14:ligatures w14:val="standardContextual"/>
            </w:rPr>
          </w:pPr>
          <w:ins w:id="303" w:author="Kashif Umair" w:date="2025-02-10T18:04:00Z">
            <w:r w:rsidRPr="00035558">
              <w:rPr>
                <w:rStyle w:val="Hyperlink"/>
                <w:noProof/>
              </w:rPr>
              <w:fldChar w:fldCharType="begin"/>
            </w:r>
            <w:r w:rsidRPr="00035558">
              <w:rPr>
                <w:rStyle w:val="Hyperlink"/>
                <w:noProof/>
              </w:rPr>
              <w:instrText xml:space="preserve"> </w:instrText>
            </w:r>
            <w:r>
              <w:rPr>
                <w:noProof/>
              </w:rPr>
              <w:instrText>HYPERLINK \l "_Toc190103180"</w:instrText>
            </w:r>
            <w:r w:rsidRPr="00035558">
              <w:rPr>
                <w:rStyle w:val="Hyperlink"/>
                <w:noProof/>
              </w:rPr>
              <w:instrText xml:space="preserve"> </w:instrText>
            </w:r>
            <w:r w:rsidRPr="00035558">
              <w:rPr>
                <w:rStyle w:val="Hyperlink"/>
                <w:noProof/>
              </w:rPr>
            </w:r>
            <w:r w:rsidRPr="00035558">
              <w:rPr>
                <w:rStyle w:val="Hyperlink"/>
                <w:noProof/>
              </w:rPr>
              <w:fldChar w:fldCharType="separate"/>
            </w:r>
            <w:r w:rsidRPr="00035558">
              <w:rPr>
                <w:rStyle w:val="Hyperlink"/>
                <w:bCs/>
                <w:noProof/>
              </w:rPr>
              <w:t>8.26.2</w:t>
            </w:r>
            <w:r>
              <w:rPr>
                <w:rFonts w:cstheme="minorBidi"/>
                <w:noProof/>
                <w:kern w:val="2"/>
                <w:szCs w:val="24"/>
                <w14:ligatures w14:val="standardContextual"/>
              </w:rPr>
              <w:tab/>
            </w:r>
            <w:r w:rsidRPr="00035558">
              <w:rPr>
                <w:rStyle w:val="Hyperlink"/>
                <w:noProof/>
              </w:rPr>
              <w:t>Total Loss without charge</w:t>
            </w:r>
            <w:r>
              <w:rPr>
                <w:noProof/>
                <w:webHidden/>
              </w:rPr>
              <w:tab/>
            </w:r>
            <w:r>
              <w:rPr>
                <w:noProof/>
                <w:webHidden/>
              </w:rPr>
              <w:fldChar w:fldCharType="begin"/>
            </w:r>
            <w:r>
              <w:rPr>
                <w:noProof/>
                <w:webHidden/>
              </w:rPr>
              <w:instrText xml:space="preserve"> PAGEREF _Toc190103180 \h </w:instrText>
            </w:r>
          </w:ins>
          <w:r>
            <w:rPr>
              <w:noProof/>
              <w:webHidden/>
            </w:rPr>
          </w:r>
          <w:r>
            <w:rPr>
              <w:noProof/>
              <w:webHidden/>
            </w:rPr>
            <w:fldChar w:fldCharType="separate"/>
          </w:r>
          <w:ins w:id="304" w:author="Kashif Umair" w:date="2025-02-10T18:04:00Z">
            <w:r>
              <w:rPr>
                <w:noProof/>
                <w:webHidden/>
              </w:rPr>
              <w:t>86</w:t>
            </w:r>
            <w:r>
              <w:rPr>
                <w:noProof/>
                <w:webHidden/>
              </w:rPr>
              <w:fldChar w:fldCharType="end"/>
            </w:r>
            <w:r w:rsidRPr="00035558">
              <w:rPr>
                <w:rStyle w:val="Hyperlink"/>
                <w:noProof/>
              </w:rPr>
              <w:fldChar w:fldCharType="end"/>
            </w:r>
          </w:ins>
        </w:p>
        <w:p w14:paraId="0AE3966E" w14:textId="219ABDAF" w:rsidR="00D0476C" w:rsidRDefault="00D0476C">
          <w:pPr>
            <w:pStyle w:val="TOC3"/>
            <w:tabs>
              <w:tab w:val="right" w:leader="dot" w:pos="9016"/>
            </w:tabs>
            <w:rPr>
              <w:ins w:id="305" w:author="Kashif Umair" w:date="2025-02-10T18:04:00Z"/>
              <w:rFonts w:cstheme="minorBidi"/>
              <w:noProof/>
              <w:kern w:val="2"/>
              <w:szCs w:val="24"/>
              <w14:ligatures w14:val="standardContextual"/>
            </w:rPr>
          </w:pPr>
          <w:ins w:id="306" w:author="Kashif Umair" w:date="2025-02-10T18:04:00Z">
            <w:r w:rsidRPr="00035558">
              <w:rPr>
                <w:rStyle w:val="Hyperlink"/>
                <w:noProof/>
              </w:rPr>
              <w:fldChar w:fldCharType="begin"/>
            </w:r>
            <w:r w:rsidRPr="00035558">
              <w:rPr>
                <w:rStyle w:val="Hyperlink"/>
                <w:noProof/>
              </w:rPr>
              <w:instrText xml:space="preserve"> </w:instrText>
            </w:r>
            <w:r>
              <w:rPr>
                <w:noProof/>
              </w:rPr>
              <w:instrText>HYPERLINK \l "_Toc190103181"</w:instrText>
            </w:r>
            <w:r w:rsidRPr="00035558">
              <w:rPr>
                <w:rStyle w:val="Hyperlink"/>
                <w:noProof/>
              </w:rPr>
              <w:instrText xml:space="preserve"> </w:instrText>
            </w:r>
            <w:r w:rsidRPr="00035558">
              <w:rPr>
                <w:rStyle w:val="Hyperlink"/>
                <w:noProof/>
              </w:rPr>
            </w:r>
            <w:r w:rsidRPr="00035558">
              <w:rPr>
                <w:rStyle w:val="Hyperlink"/>
                <w:noProof/>
              </w:rPr>
              <w:fldChar w:fldCharType="separate"/>
            </w:r>
            <w:r w:rsidRPr="00035558">
              <w:rPr>
                <w:rStyle w:val="Hyperlink"/>
                <w:noProof/>
              </w:rPr>
              <w:t>8.27.2.1 Worksheet details:</w:t>
            </w:r>
            <w:r>
              <w:rPr>
                <w:noProof/>
                <w:webHidden/>
              </w:rPr>
              <w:tab/>
            </w:r>
            <w:r>
              <w:rPr>
                <w:noProof/>
                <w:webHidden/>
              </w:rPr>
              <w:fldChar w:fldCharType="begin"/>
            </w:r>
            <w:r>
              <w:rPr>
                <w:noProof/>
                <w:webHidden/>
              </w:rPr>
              <w:instrText xml:space="preserve"> PAGEREF _Toc190103181 \h </w:instrText>
            </w:r>
          </w:ins>
          <w:r>
            <w:rPr>
              <w:noProof/>
              <w:webHidden/>
            </w:rPr>
          </w:r>
          <w:r>
            <w:rPr>
              <w:noProof/>
              <w:webHidden/>
            </w:rPr>
            <w:fldChar w:fldCharType="separate"/>
          </w:r>
          <w:ins w:id="307" w:author="Kashif Umair" w:date="2025-02-10T18:04:00Z">
            <w:r>
              <w:rPr>
                <w:noProof/>
                <w:webHidden/>
              </w:rPr>
              <w:t>86</w:t>
            </w:r>
            <w:r>
              <w:rPr>
                <w:noProof/>
                <w:webHidden/>
              </w:rPr>
              <w:fldChar w:fldCharType="end"/>
            </w:r>
            <w:r w:rsidRPr="00035558">
              <w:rPr>
                <w:rStyle w:val="Hyperlink"/>
                <w:noProof/>
              </w:rPr>
              <w:fldChar w:fldCharType="end"/>
            </w:r>
          </w:ins>
        </w:p>
        <w:p w14:paraId="580EB72D" w14:textId="1113D43D" w:rsidR="00D0476C" w:rsidRDefault="00D0476C">
          <w:pPr>
            <w:pStyle w:val="TOC3"/>
            <w:tabs>
              <w:tab w:val="left" w:pos="1540"/>
              <w:tab w:val="right" w:leader="dot" w:pos="9016"/>
            </w:tabs>
            <w:rPr>
              <w:ins w:id="308" w:author="Kashif Umair" w:date="2025-02-10T18:04:00Z"/>
              <w:rFonts w:cstheme="minorBidi"/>
              <w:noProof/>
              <w:kern w:val="2"/>
              <w:szCs w:val="24"/>
              <w14:ligatures w14:val="standardContextual"/>
            </w:rPr>
          </w:pPr>
          <w:ins w:id="309" w:author="Kashif Umair" w:date="2025-02-10T18:04:00Z">
            <w:r w:rsidRPr="00035558">
              <w:rPr>
                <w:rStyle w:val="Hyperlink"/>
                <w:noProof/>
              </w:rPr>
              <w:fldChar w:fldCharType="begin"/>
            </w:r>
            <w:r w:rsidRPr="00035558">
              <w:rPr>
                <w:rStyle w:val="Hyperlink"/>
                <w:noProof/>
              </w:rPr>
              <w:instrText xml:space="preserve"> </w:instrText>
            </w:r>
            <w:r>
              <w:rPr>
                <w:noProof/>
              </w:rPr>
              <w:instrText>HYPERLINK \l "_Toc190103182"</w:instrText>
            </w:r>
            <w:r w:rsidRPr="00035558">
              <w:rPr>
                <w:rStyle w:val="Hyperlink"/>
                <w:noProof/>
              </w:rPr>
              <w:instrText xml:space="preserve"> </w:instrText>
            </w:r>
            <w:r w:rsidRPr="00035558">
              <w:rPr>
                <w:rStyle w:val="Hyperlink"/>
                <w:noProof/>
              </w:rPr>
            </w:r>
            <w:r w:rsidRPr="00035558">
              <w:rPr>
                <w:rStyle w:val="Hyperlink"/>
                <w:noProof/>
              </w:rPr>
              <w:fldChar w:fldCharType="separate"/>
            </w:r>
            <w:r w:rsidRPr="00035558">
              <w:rPr>
                <w:rStyle w:val="Hyperlink"/>
                <w:bCs/>
                <w:noProof/>
              </w:rPr>
              <w:t>8.26.3</w:t>
            </w:r>
            <w:r>
              <w:rPr>
                <w:rFonts w:cstheme="minorBidi"/>
                <w:noProof/>
                <w:kern w:val="2"/>
                <w:szCs w:val="24"/>
                <w14:ligatures w14:val="standardContextual"/>
              </w:rPr>
              <w:tab/>
            </w:r>
            <w:r w:rsidRPr="00035558">
              <w:rPr>
                <w:rStyle w:val="Hyperlink"/>
                <w:noProof/>
              </w:rPr>
              <w:t>Total Loss with Insurance differential</w:t>
            </w:r>
            <w:r>
              <w:rPr>
                <w:noProof/>
                <w:webHidden/>
              </w:rPr>
              <w:tab/>
            </w:r>
            <w:r>
              <w:rPr>
                <w:noProof/>
                <w:webHidden/>
              </w:rPr>
              <w:fldChar w:fldCharType="begin"/>
            </w:r>
            <w:r>
              <w:rPr>
                <w:noProof/>
                <w:webHidden/>
              </w:rPr>
              <w:instrText xml:space="preserve"> PAGEREF _Toc190103182 \h </w:instrText>
            </w:r>
          </w:ins>
          <w:r>
            <w:rPr>
              <w:noProof/>
              <w:webHidden/>
            </w:rPr>
          </w:r>
          <w:r>
            <w:rPr>
              <w:noProof/>
              <w:webHidden/>
            </w:rPr>
            <w:fldChar w:fldCharType="separate"/>
          </w:r>
          <w:ins w:id="310" w:author="Kashif Umair" w:date="2025-02-10T18:04:00Z">
            <w:r>
              <w:rPr>
                <w:noProof/>
                <w:webHidden/>
              </w:rPr>
              <w:t>86</w:t>
            </w:r>
            <w:r>
              <w:rPr>
                <w:noProof/>
                <w:webHidden/>
              </w:rPr>
              <w:fldChar w:fldCharType="end"/>
            </w:r>
            <w:r w:rsidRPr="00035558">
              <w:rPr>
                <w:rStyle w:val="Hyperlink"/>
                <w:noProof/>
              </w:rPr>
              <w:fldChar w:fldCharType="end"/>
            </w:r>
          </w:ins>
        </w:p>
        <w:p w14:paraId="4796228C" w14:textId="1D2C3886" w:rsidR="00D0476C" w:rsidRDefault="00D0476C">
          <w:pPr>
            <w:pStyle w:val="TOC3"/>
            <w:tabs>
              <w:tab w:val="right" w:leader="dot" w:pos="9016"/>
            </w:tabs>
            <w:rPr>
              <w:ins w:id="311" w:author="Kashif Umair" w:date="2025-02-10T18:04:00Z"/>
              <w:rFonts w:cstheme="minorBidi"/>
              <w:noProof/>
              <w:kern w:val="2"/>
              <w:szCs w:val="24"/>
              <w14:ligatures w14:val="standardContextual"/>
            </w:rPr>
          </w:pPr>
          <w:ins w:id="312" w:author="Kashif Umair" w:date="2025-02-10T18:04:00Z">
            <w:r w:rsidRPr="00035558">
              <w:rPr>
                <w:rStyle w:val="Hyperlink"/>
                <w:noProof/>
              </w:rPr>
              <w:fldChar w:fldCharType="begin"/>
            </w:r>
            <w:r w:rsidRPr="00035558">
              <w:rPr>
                <w:rStyle w:val="Hyperlink"/>
                <w:noProof/>
              </w:rPr>
              <w:instrText xml:space="preserve"> </w:instrText>
            </w:r>
            <w:r>
              <w:rPr>
                <w:noProof/>
              </w:rPr>
              <w:instrText>HYPERLINK \l "_Toc190103183"</w:instrText>
            </w:r>
            <w:r w:rsidRPr="00035558">
              <w:rPr>
                <w:rStyle w:val="Hyperlink"/>
                <w:noProof/>
              </w:rPr>
              <w:instrText xml:space="preserve"> </w:instrText>
            </w:r>
            <w:r w:rsidRPr="00035558">
              <w:rPr>
                <w:rStyle w:val="Hyperlink"/>
                <w:noProof/>
              </w:rPr>
            </w:r>
            <w:r w:rsidRPr="00035558">
              <w:rPr>
                <w:rStyle w:val="Hyperlink"/>
                <w:noProof/>
              </w:rPr>
              <w:fldChar w:fldCharType="separate"/>
            </w:r>
            <w:r w:rsidRPr="00035558">
              <w:rPr>
                <w:rStyle w:val="Hyperlink"/>
                <w:noProof/>
              </w:rPr>
              <w:t>8.27.3.1 Worksheet details:</w:t>
            </w:r>
            <w:r>
              <w:rPr>
                <w:noProof/>
                <w:webHidden/>
              </w:rPr>
              <w:tab/>
            </w:r>
            <w:r>
              <w:rPr>
                <w:noProof/>
                <w:webHidden/>
              </w:rPr>
              <w:fldChar w:fldCharType="begin"/>
            </w:r>
            <w:r>
              <w:rPr>
                <w:noProof/>
                <w:webHidden/>
              </w:rPr>
              <w:instrText xml:space="preserve"> PAGEREF _Toc190103183 \h </w:instrText>
            </w:r>
          </w:ins>
          <w:r>
            <w:rPr>
              <w:noProof/>
              <w:webHidden/>
            </w:rPr>
          </w:r>
          <w:r>
            <w:rPr>
              <w:noProof/>
              <w:webHidden/>
            </w:rPr>
            <w:fldChar w:fldCharType="separate"/>
          </w:r>
          <w:ins w:id="313" w:author="Kashif Umair" w:date="2025-02-10T18:04:00Z">
            <w:r>
              <w:rPr>
                <w:noProof/>
                <w:webHidden/>
              </w:rPr>
              <w:t>86</w:t>
            </w:r>
            <w:r>
              <w:rPr>
                <w:noProof/>
                <w:webHidden/>
              </w:rPr>
              <w:fldChar w:fldCharType="end"/>
            </w:r>
            <w:r w:rsidRPr="00035558">
              <w:rPr>
                <w:rStyle w:val="Hyperlink"/>
                <w:noProof/>
              </w:rPr>
              <w:fldChar w:fldCharType="end"/>
            </w:r>
          </w:ins>
        </w:p>
        <w:p w14:paraId="65B82F98" w14:textId="159E796C" w:rsidR="00D0476C" w:rsidRDefault="00D0476C">
          <w:pPr>
            <w:pStyle w:val="TOC3"/>
            <w:tabs>
              <w:tab w:val="left" w:pos="1540"/>
              <w:tab w:val="right" w:leader="dot" w:pos="9016"/>
            </w:tabs>
            <w:rPr>
              <w:ins w:id="314" w:author="Kashif Umair" w:date="2025-02-10T18:04:00Z"/>
              <w:rFonts w:cstheme="minorBidi"/>
              <w:noProof/>
              <w:kern w:val="2"/>
              <w:szCs w:val="24"/>
              <w14:ligatures w14:val="standardContextual"/>
            </w:rPr>
          </w:pPr>
          <w:ins w:id="315" w:author="Kashif Umair" w:date="2025-02-10T18:04:00Z">
            <w:r w:rsidRPr="00035558">
              <w:rPr>
                <w:rStyle w:val="Hyperlink"/>
                <w:noProof/>
              </w:rPr>
              <w:fldChar w:fldCharType="begin"/>
            </w:r>
            <w:r w:rsidRPr="00035558">
              <w:rPr>
                <w:rStyle w:val="Hyperlink"/>
                <w:noProof/>
              </w:rPr>
              <w:instrText xml:space="preserve"> </w:instrText>
            </w:r>
            <w:r>
              <w:rPr>
                <w:noProof/>
              </w:rPr>
              <w:instrText>HYPERLINK \l "_Toc190103184"</w:instrText>
            </w:r>
            <w:r w:rsidRPr="00035558">
              <w:rPr>
                <w:rStyle w:val="Hyperlink"/>
                <w:noProof/>
              </w:rPr>
              <w:instrText xml:space="preserve"> </w:instrText>
            </w:r>
            <w:r w:rsidRPr="00035558">
              <w:rPr>
                <w:rStyle w:val="Hyperlink"/>
                <w:noProof/>
              </w:rPr>
            </w:r>
            <w:r w:rsidRPr="00035558">
              <w:rPr>
                <w:rStyle w:val="Hyperlink"/>
                <w:noProof/>
              </w:rPr>
              <w:fldChar w:fldCharType="separate"/>
            </w:r>
            <w:r w:rsidRPr="00035558">
              <w:rPr>
                <w:rStyle w:val="Hyperlink"/>
                <w:bCs/>
                <w:noProof/>
              </w:rPr>
              <w:t>8.26.4</w:t>
            </w:r>
            <w:r>
              <w:rPr>
                <w:rFonts w:cstheme="minorBidi"/>
                <w:noProof/>
                <w:kern w:val="2"/>
                <w:szCs w:val="24"/>
                <w14:ligatures w14:val="standardContextual"/>
              </w:rPr>
              <w:tab/>
            </w:r>
            <w:r w:rsidRPr="00035558">
              <w:rPr>
                <w:rStyle w:val="Hyperlink"/>
                <w:noProof/>
              </w:rPr>
              <w:t>Total Loss with Back Date Accident</w:t>
            </w:r>
            <w:r>
              <w:rPr>
                <w:noProof/>
                <w:webHidden/>
              </w:rPr>
              <w:tab/>
            </w:r>
            <w:r>
              <w:rPr>
                <w:noProof/>
                <w:webHidden/>
              </w:rPr>
              <w:fldChar w:fldCharType="begin"/>
            </w:r>
            <w:r>
              <w:rPr>
                <w:noProof/>
                <w:webHidden/>
              </w:rPr>
              <w:instrText xml:space="preserve"> PAGEREF _Toc190103184 \h </w:instrText>
            </w:r>
          </w:ins>
          <w:r>
            <w:rPr>
              <w:noProof/>
              <w:webHidden/>
            </w:rPr>
          </w:r>
          <w:r>
            <w:rPr>
              <w:noProof/>
              <w:webHidden/>
            </w:rPr>
            <w:fldChar w:fldCharType="separate"/>
          </w:r>
          <w:ins w:id="316" w:author="Kashif Umair" w:date="2025-02-10T18:04:00Z">
            <w:r>
              <w:rPr>
                <w:noProof/>
                <w:webHidden/>
              </w:rPr>
              <w:t>86</w:t>
            </w:r>
            <w:r>
              <w:rPr>
                <w:noProof/>
                <w:webHidden/>
              </w:rPr>
              <w:fldChar w:fldCharType="end"/>
            </w:r>
            <w:r w:rsidRPr="00035558">
              <w:rPr>
                <w:rStyle w:val="Hyperlink"/>
                <w:noProof/>
              </w:rPr>
              <w:fldChar w:fldCharType="end"/>
            </w:r>
          </w:ins>
        </w:p>
        <w:p w14:paraId="6606D925" w14:textId="7C4A8D6F" w:rsidR="00D0476C" w:rsidRDefault="00D0476C">
          <w:pPr>
            <w:pStyle w:val="TOC3"/>
            <w:tabs>
              <w:tab w:val="right" w:leader="dot" w:pos="9016"/>
            </w:tabs>
            <w:rPr>
              <w:ins w:id="317" w:author="Kashif Umair" w:date="2025-02-10T18:04:00Z"/>
              <w:rFonts w:cstheme="minorBidi"/>
              <w:noProof/>
              <w:kern w:val="2"/>
              <w:szCs w:val="24"/>
              <w14:ligatures w14:val="standardContextual"/>
            </w:rPr>
          </w:pPr>
          <w:ins w:id="318" w:author="Kashif Umair" w:date="2025-02-10T18:04:00Z">
            <w:r w:rsidRPr="00035558">
              <w:rPr>
                <w:rStyle w:val="Hyperlink"/>
                <w:noProof/>
              </w:rPr>
              <w:fldChar w:fldCharType="begin"/>
            </w:r>
            <w:r w:rsidRPr="00035558">
              <w:rPr>
                <w:rStyle w:val="Hyperlink"/>
                <w:noProof/>
              </w:rPr>
              <w:instrText xml:space="preserve"> </w:instrText>
            </w:r>
            <w:r>
              <w:rPr>
                <w:noProof/>
              </w:rPr>
              <w:instrText>HYPERLINK \l "_Toc190103185"</w:instrText>
            </w:r>
            <w:r w:rsidRPr="00035558">
              <w:rPr>
                <w:rStyle w:val="Hyperlink"/>
                <w:noProof/>
              </w:rPr>
              <w:instrText xml:space="preserve"> </w:instrText>
            </w:r>
            <w:r w:rsidRPr="00035558">
              <w:rPr>
                <w:rStyle w:val="Hyperlink"/>
                <w:noProof/>
              </w:rPr>
            </w:r>
            <w:r w:rsidRPr="00035558">
              <w:rPr>
                <w:rStyle w:val="Hyperlink"/>
                <w:noProof/>
              </w:rPr>
              <w:fldChar w:fldCharType="separate"/>
            </w:r>
            <w:r w:rsidRPr="00035558">
              <w:rPr>
                <w:rStyle w:val="Hyperlink"/>
                <w:noProof/>
              </w:rPr>
              <w:t>8.27.4.1 Worksheet details:</w:t>
            </w:r>
            <w:r>
              <w:rPr>
                <w:noProof/>
                <w:webHidden/>
              </w:rPr>
              <w:tab/>
            </w:r>
            <w:r>
              <w:rPr>
                <w:noProof/>
                <w:webHidden/>
              </w:rPr>
              <w:fldChar w:fldCharType="begin"/>
            </w:r>
            <w:r>
              <w:rPr>
                <w:noProof/>
                <w:webHidden/>
              </w:rPr>
              <w:instrText xml:space="preserve"> PAGEREF _Toc190103185 \h </w:instrText>
            </w:r>
          </w:ins>
          <w:r>
            <w:rPr>
              <w:noProof/>
              <w:webHidden/>
            </w:rPr>
          </w:r>
          <w:r>
            <w:rPr>
              <w:noProof/>
              <w:webHidden/>
            </w:rPr>
            <w:fldChar w:fldCharType="separate"/>
          </w:r>
          <w:ins w:id="319" w:author="Kashif Umair" w:date="2025-02-10T18:04:00Z">
            <w:r>
              <w:rPr>
                <w:noProof/>
                <w:webHidden/>
              </w:rPr>
              <w:t>86</w:t>
            </w:r>
            <w:r>
              <w:rPr>
                <w:noProof/>
                <w:webHidden/>
              </w:rPr>
              <w:fldChar w:fldCharType="end"/>
            </w:r>
            <w:r w:rsidRPr="00035558">
              <w:rPr>
                <w:rStyle w:val="Hyperlink"/>
                <w:noProof/>
              </w:rPr>
              <w:fldChar w:fldCharType="end"/>
            </w:r>
          </w:ins>
        </w:p>
        <w:p w14:paraId="2FC5551B" w14:textId="4F909A9E" w:rsidR="00D0476C" w:rsidRDefault="00D0476C">
          <w:pPr>
            <w:pStyle w:val="TOC3"/>
            <w:tabs>
              <w:tab w:val="left" w:pos="1540"/>
              <w:tab w:val="right" w:leader="dot" w:pos="9016"/>
            </w:tabs>
            <w:rPr>
              <w:ins w:id="320" w:author="Kashif Umair" w:date="2025-02-10T18:04:00Z"/>
              <w:rFonts w:cstheme="minorBidi"/>
              <w:noProof/>
              <w:kern w:val="2"/>
              <w:szCs w:val="24"/>
              <w14:ligatures w14:val="standardContextual"/>
            </w:rPr>
          </w:pPr>
          <w:ins w:id="321" w:author="Kashif Umair" w:date="2025-02-10T18:04:00Z">
            <w:r w:rsidRPr="00035558">
              <w:rPr>
                <w:rStyle w:val="Hyperlink"/>
                <w:noProof/>
              </w:rPr>
              <w:lastRenderedPageBreak/>
              <w:fldChar w:fldCharType="begin"/>
            </w:r>
            <w:r w:rsidRPr="00035558">
              <w:rPr>
                <w:rStyle w:val="Hyperlink"/>
                <w:noProof/>
              </w:rPr>
              <w:instrText xml:space="preserve"> </w:instrText>
            </w:r>
            <w:r>
              <w:rPr>
                <w:noProof/>
              </w:rPr>
              <w:instrText>HYPERLINK \l "_Toc190103186"</w:instrText>
            </w:r>
            <w:r w:rsidRPr="00035558">
              <w:rPr>
                <w:rStyle w:val="Hyperlink"/>
                <w:noProof/>
              </w:rPr>
              <w:instrText xml:space="preserve"> </w:instrText>
            </w:r>
            <w:r w:rsidRPr="00035558">
              <w:rPr>
                <w:rStyle w:val="Hyperlink"/>
                <w:noProof/>
              </w:rPr>
            </w:r>
            <w:r w:rsidRPr="00035558">
              <w:rPr>
                <w:rStyle w:val="Hyperlink"/>
                <w:noProof/>
              </w:rPr>
              <w:fldChar w:fldCharType="separate"/>
            </w:r>
            <w:r w:rsidRPr="00035558">
              <w:rPr>
                <w:rStyle w:val="Hyperlink"/>
                <w:bCs/>
                <w:noProof/>
              </w:rPr>
              <w:t>8.26.5</w:t>
            </w:r>
            <w:r>
              <w:rPr>
                <w:rFonts w:cstheme="minorBidi"/>
                <w:noProof/>
                <w:kern w:val="2"/>
                <w:szCs w:val="24"/>
                <w14:ligatures w14:val="standardContextual"/>
              </w:rPr>
              <w:tab/>
            </w:r>
            <w:r w:rsidRPr="00035558">
              <w:rPr>
                <w:rStyle w:val="Hyperlink"/>
                <w:noProof/>
              </w:rPr>
              <w:t>Total Loss with Death Claim</w:t>
            </w:r>
            <w:r>
              <w:rPr>
                <w:noProof/>
                <w:webHidden/>
              </w:rPr>
              <w:tab/>
            </w:r>
            <w:r>
              <w:rPr>
                <w:noProof/>
                <w:webHidden/>
              </w:rPr>
              <w:fldChar w:fldCharType="begin"/>
            </w:r>
            <w:r>
              <w:rPr>
                <w:noProof/>
                <w:webHidden/>
              </w:rPr>
              <w:instrText xml:space="preserve"> PAGEREF _Toc190103186 \h </w:instrText>
            </w:r>
          </w:ins>
          <w:r>
            <w:rPr>
              <w:noProof/>
              <w:webHidden/>
            </w:rPr>
          </w:r>
          <w:r>
            <w:rPr>
              <w:noProof/>
              <w:webHidden/>
            </w:rPr>
            <w:fldChar w:fldCharType="separate"/>
          </w:r>
          <w:ins w:id="322" w:author="Kashif Umair" w:date="2025-02-10T18:04:00Z">
            <w:r>
              <w:rPr>
                <w:noProof/>
                <w:webHidden/>
              </w:rPr>
              <w:t>86</w:t>
            </w:r>
            <w:r>
              <w:rPr>
                <w:noProof/>
                <w:webHidden/>
              </w:rPr>
              <w:fldChar w:fldCharType="end"/>
            </w:r>
            <w:r w:rsidRPr="00035558">
              <w:rPr>
                <w:rStyle w:val="Hyperlink"/>
                <w:noProof/>
              </w:rPr>
              <w:fldChar w:fldCharType="end"/>
            </w:r>
          </w:ins>
        </w:p>
        <w:p w14:paraId="405EBF88" w14:textId="6071C47B" w:rsidR="00D0476C" w:rsidRDefault="00D0476C">
          <w:pPr>
            <w:pStyle w:val="TOC3"/>
            <w:tabs>
              <w:tab w:val="right" w:leader="dot" w:pos="9016"/>
            </w:tabs>
            <w:rPr>
              <w:ins w:id="323" w:author="Kashif Umair" w:date="2025-02-10T18:04:00Z"/>
              <w:rFonts w:cstheme="minorBidi"/>
              <w:noProof/>
              <w:kern w:val="2"/>
              <w:szCs w:val="24"/>
              <w14:ligatures w14:val="standardContextual"/>
            </w:rPr>
          </w:pPr>
          <w:ins w:id="324" w:author="Kashif Umair" w:date="2025-02-10T18:04:00Z">
            <w:r w:rsidRPr="00035558">
              <w:rPr>
                <w:rStyle w:val="Hyperlink"/>
                <w:noProof/>
              </w:rPr>
              <w:fldChar w:fldCharType="begin"/>
            </w:r>
            <w:r w:rsidRPr="00035558">
              <w:rPr>
                <w:rStyle w:val="Hyperlink"/>
                <w:noProof/>
              </w:rPr>
              <w:instrText xml:space="preserve"> </w:instrText>
            </w:r>
            <w:r>
              <w:rPr>
                <w:noProof/>
              </w:rPr>
              <w:instrText>HYPERLINK \l "_Toc190103187"</w:instrText>
            </w:r>
            <w:r w:rsidRPr="00035558">
              <w:rPr>
                <w:rStyle w:val="Hyperlink"/>
                <w:noProof/>
              </w:rPr>
              <w:instrText xml:space="preserve"> </w:instrText>
            </w:r>
            <w:r w:rsidRPr="00035558">
              <w:rPr>
                <w:rStyle w:val="Hyperlink"/>
                <w:noProof/>
              </w:rPr>
            </w:r>
            <w:r w:rsidRPr="00035558">
              <w:rPr>
                <w:rStyle w:val="Hyperlink"/>
                <w:noProof/>
              </w:rPr>
              <w:fldChar w:fldCharType="separate"/>
            </w:r>
            <w:r w:rsidRPr="00035558">
              <w:rPr>
                <w:rStyle w:val="Hyperlink"/>
                <w:noProof/>
              </w:rPr>
              <w:t>8.27.5.1 Worksheet details:</w:t>
            </w:r>
            <w:r>
              <w:rPr>
                <w:noProof/>
                <w:webHidden/>
              </w:rPr>
              <w:tab/>
            </w:r>
            <w:r>
              <w:rPr>
                <w:noProof/>
                <w:webHidden/>
              </w:rPr>
              <w:fldChar w:fldCharType="begin"/>
            </w:r>
            <w:r>
              <w:rPr>
                <w:noProof/>
                <w:webHidden/>
              </w:rPr>
              <w:instrText xml:space="preserve"> PAGEREF _Toc190103187 \h </w:instrText>
            </w:r>
          </w:ins>
          <w:r>
            <w:rPr>
              <w:noProof/>
              <w:webHidden/>
            </w:rPr>
          </w:r>
          <w:r>
            <w:rPr>
              <w:noProof/>
              <w:webHidden/>
            </w:rPr>
            <w:fldChar w:fldCharType="separate"/>
          </w:r>
          <w:ins w:id="325" w:author="Kashif Umair" w:date="2025-02-10T18:04:00Z">
            <w:r>
              <w:rPr>
                <w:noProof/>
                <w:webHidden/>
              </w:rPr>
              <w:t>86</w:t>
            </w:r>
            <w:r>
              <w:rPr>
                <w:noProof/>
                <w:webHidden/>
              </w:rPr>
              <w:fldChar w:fldCharType="end"/>
            </w:r>
            <w:r w:rsidRPr="00035558">
              <w:rPr>
                <w:rStyle w:val="Hyperlink"/>
                <w:noProof/>
              </w:rPr>
              <w:fldChar w:fldCharType="end"/>
            </w:r>
          </w:ins>
        </w:p>
        <w:p w14:paraId="0DE68C44" w14:textId="30EF1FEF" w:rsidR="00D0476C" w:rsidRDefault="00D0476C">
          <w:pPr>
            <w:pStyle w:val="TOC2"/>
            <w:tabs>
              <w:tab w:val="left" w:pos="1100"/>
              <w:tab w:val="right" w:leader="dot" w:pos="9016"/>
            </w:tabs>
            <w:rPr>
              <w:ins w:id="326" w:author="Kashif Umair" w:date="2025-02-10T18:04:00Z"/>
              <w:rFonts w:cstheme="minorBidi"/>
              <w:noProof/>
              <w:kern w:val="2"/>
              <w:szCs w:val="24"/>
              <w14:ligatures w14:val="standardContextual"/>
            </w:rPr>
          </w:pPr>
          <w:ins w:id="327" w:author="Kashif Umair" w:date="2025-02-10T18:04:00Z">
            <w:r w:rsidRPr="00035558">
              <w:rPr>
                <w:rStyle w:val="Hyperlink"/>
                <w:noProof/>
              </w:rPr>
              <w:fldChar w:fldCharType="begin"/>
            </w:r>
            <w:r w:rsidRPr="00035558">
              <w:rPr>
                <w:rStyle w:val="Hyperlink"/>
                <w:noProof/>
              </w:rPr>
              <w:instrText xml:space="preserve"> </w:instrText>
            </w:r>
            <w:r>
              <w:rPr>
                <w:noProof/>
              </w:rPr>
              <w:instrText>HYPERLINK \l "_Toc190103188"</w:instrText>
            </w:r>
            <w:r w:rsidRPr="00035558">
              <w:rPr>
                <w:rStyle w:val="Hyperlink"/>
                <w:noProof/>
              </w:rPr>
              <w:instrText xml:space="preserve"> </w:instrText>
            </w:r>
            <w:r w:rsidRPr="00035558">
              <w:rPr>
                <w:rStyle w:val="Hyperlink"/>
                <w:noProof/>
              </w:rPr>
            </w:r>
            <w:r w:rsidRPr="00035558">
              <w:rPr>
                <w:rStyle w:val="Hyperlink"/>
                <w:noProof/>
              </w:rPr>
              <w:fldChar w:fldCharType="separate"/>
            </w:r>
            <w:r w:rsidRPr="00035558">
              <w:rPr>
                <w:rStyle w:val="Hyperlink"/>
                <w:noProof/>
              </w:rPr>
              <w:t>8.27</w:t>
            </w:r>
            <w:r>
              <w:rPr>
                <w:rFonts w:cstheme="minorBidi"/>
                <w:noProof/>
                <w:kern w:val="2"/>
                <w:szCs w:val="24"/>
                <w14:ligatures w14:val="standardContextual"/>
              </w:rPr>
              <w:tab/>
            </w:r>
            <w:r w:rsidRPr="00035558">
              <w:rPr>
                <w:rStyle w:val="Hyperlink"/>
                <w:noProof/>
              </w:rPr>
              <w:t>Reversal of Down payment, Admin fee and Insurance - WS03-IJR-03-04</w:t>
            </w:r>
            <w:r>
              <w:rPr>
                <w:noProof/>
                <w:webHidden/>
              </w:rPr>
              <w:tab/>
            </w:r>
            <w:r>
              <w:rPr>
                <w:noProof/>
                <w:webHidden/>
              </w:rPr>
              <w:fldChar w:fldCharType="begin"/>
            </w:r>
            <w:r>
              <w:rPr>
                <w:noProof/>
                <w:webHidden/>
              </w:rPr>
              <w:instrText xml:space="preserve"> PAGEREF _Toc190103188 \h </w:instrText>
            </w:r>
          </w:ins>
          <w:r>
            <w:rPr>
              <w:noProof/>
              <w:webHidden/>
            </w:rPr>
          </w:r>
          <w:r>
            <w:rPr>
              <w:noProof/>
              <w:webHidden/>
            </w:rPr>
            <w:fldChar w:fldCharType="separate"/>
          </w:r>
          <w:ins w:id="328" w:author="Kashif Umair" w:date="2025-02-10T18:04:00Z">
            <w:r>
              <w:rPr>
                <w:noProof/>
                <w:webHidden/>
              </w:rPr>
              <w:t>87</w:t>
            </w:r>
            <w:r>
              <w:rPr>
                <w:noProof/>
                <w:webHidden/>
              </w:rPr>
              <w:fldChar w:fldCharType="end"/>
            </w:r>
            <w:r w:rsidRPr="00035558">
              <w:rPr>
                <w:rStyle w:val="Hyperlink"/>
                <w:noProof/>
              </w:rPr>
              <w:fldChar w:fldCharType="end"/>
            </w:r>
          </w:ins>
        </w:p>
        <w:p w14:paraId="609FC798" w14:textId="147856D3" w:rsidR="00D0476C" w:rsidRDefault="00D0476C">
          <w:pPr>
            <w:pStyle w:val="TOC2"/>
            <w:tabs>
              <w:tab w:val="left" w:pos="1100"/>
              <w:tab w:val="right" w:leader="dot" w:pos="9016"/>
            </w:tabs>
            <w:rPr>
              <w:ins w:id="329" w:author="Kashif Umair" w:date="2025-02-10T18:04:00Z"/>
              <w:rFonts w:cstheme="minorBidi"/>
              <w:noProof/>
              <w:kern w:val="2"/>
              <w:szCs w:val="24"/>
              <w14:ligatures w14:val="standardContextual"/>
            </w:rPr>
          </w:pPr>
          <w:ins w:id="330" w:author="Kashif Umair" w:date="2025-02-10T18:04:00Z">
            <w:r w:rsidRPr="00035558">
              <w:rPr>
                <w:rStyle w:val="Hyperlink"/>
                <w:noProof/>
              </w:rPr>
              <w:fldChar w:fldCharType="begin"/>
            </w:r>
            <w:r w:rsidRPr="00035558">
              <w:rPr>
                <w:rStyle w:val="Hyperlink"/>
                <w:noProof/>
              </w:rPr>
              <w:instrText xml:space="preserve"> </w:instrText>
            </w:r>
            <w:r>
              <w:rPr>
                <w:noProof/>
              </w:rPr>
              <w:instrText>HYPERLINK \l "_Toc190103189"</w:instrText>
            </w:r>
            <w:r w:rsidRPr="00035558">
              <w:rPr>
                <w:rStyle w:val="Hyperlink"/>
                <w:noProof/>
              </w:rPr>
              <w:instrText xml:space="preserve"> </w:instrText>
            </w:r>
            <w:r w:rsidRPr="00035558">
              <w:rPr>
                <w:rStyle w:val="Hyperlink"/>
                <w:noProof/>
              </w:rPr>
            </w:r>
            <w:r w:rsidRPr="00035558">
              <w:rPr>
                <w:rStyle w:val="Hyperlink"/>
                <w:noProof/>
              </w:rPr>
              <w:fldChar w:fldCharType="separate"/>
            </w:r>
            <w:r w:rsidRPr="00035558">
              <w:rPr>
                <w:rStyle w:val="Hyperlink"/>
                <w:noProof/>
              </w:rPr>
              <w:t>8.28</w:t>
            </w:r>
            <w:r>
              <w:rPr>
                <w:rFonts w:cstheme="minorBidi"/>
                <w:noProof/>
                <w:kern w:val="2"/>
                <w:szCs w:val="24"/>
                <w14:ligatures w14:val="standardContextual"/>
              </w:rPr>
              <w:tab/>
            </w:r>
            <w:r w:rsidRPr="00035558">
              <w:rPr>
                <w:rStyle w:val="Hyperlink"/>
                <w:noProof/>
              </w:rPr>
              <w:t>GAP - STP Process - WS03-IJR-02-05</w:t>
            </w:r>
            <w:r>
              <w:rPr>
                <w:noProof/>
                <w:webHidden/>
              </w:rPr>
              <w:tab/>
            </w:r>
            <w:r>
              <w:rPr>
                <w:noProof/>
                <w:webHidden/>
              </w:rPr>
              <w:fldChar w:fldCharType="begin"/>
            </w:r>
            <w:r>
              <w:rPr>
                <w:noProof/>
                <w:webHidden/>
              </w:rPr>
              <w:instrText xml:space="preserve"> PAGEREF _Toc190103189 \h </w:instrText>
            </w:r>
          </w:ins>
          <w:r>
            <w:rPr>
              <w:noProof/>
              <w:webHidden/>
            </w:rPr>
          </w:r>
          <w:r>
            <w:rPr>
              <w:noProof/>
              <w:webHidden/>
            </w:rPr>
            <w:fldChar w:fldCharType="separate"/>
          </w:r>
          <w:ins w:id="331" w:author="Kashif Umair" w:date="2025-02-10T18:04:00Z">
            <w:r>
              <w:rPr>
                <w:noProof/>
                <w:webHidden/>
              </w:rPr>
              <w:t>87</w:t>
            </w:r>
            <w:r>
              <w:rPr>
                <w:noProof/>
                <w:webHidden/>
              </w:rPr>
              <w:fldChar w:fldCharType="end"/>
            </w:r>
            <w:r w:rsidRPr="00035558">
              <w:rPr>
                <w:rStyle w:val="Hyperlink"/>
                <w:noProof/>
              </w:rPr>
              <w:fldChar w:fldCharType="end"/>
            </w:r>
          </w:ins>
        </w:p>
        <w:p w14:paraId="6CB90994" w14:textId="03A07A2B" w:rsidR="00D0476C" w:rsidRDefault="00D0476C">
          <w:pPr>
            <w:pStyle w:val="TOC2"/>
            <w:tabs>
              <w:tab w:val="left" w:pos="1100"/>
              <w:tab w:val="right" w:leader="dot" w:pos="9016"/>
            </w:tabs>
            <w:rPr>
              <w:ins w:id="332" w:author="Kashif Umair" w:date="2025-02-10T18:04:00Z"/>
              <w:rFonts w:cstheme="minorBidi"/>
              <w:noProof/>
              <w:kern w:val="2"/>
              <w:szCs w:val="24"/>
              <w14:ligatures w14:val="standardContextual"/>
            </w:rPr>
          </w:pPr>
          <w:ins w:id="333" w:author="Kashif Umair" w:date="2025-02-10T18:04:00Z">
            <w:r w:rsidRPr="00035558">
              <w:rPr>
                <w:rStyle w:val="Hyperlink"/>
                <w:noProof/>
              </w:rPr>
              <w:fldChar w:fldCharType="begin"/>
            </w:r>
            <w:r w:rsidRPr="00035558">
              <w:rPr>
                <w:rStyle w:val="Hyperlink"/>
                <w:noProof/>
              </w:rPr>
              <w:instrText xml:space="preserve"> </w:instrText>
            </w:r>
            <w:r>
              <w:rPr>
                <w:noProof/>
              </w:rPr>
              <w:instrText>HYPERLINK \l "_Toc190103190"</w:instrText>
            </w:r>
            <w:r w:rsidRPr="00035558">
              <w:rPr>
                <w:rStyle w:val="Hyperlink"/>
                <w:noProof/>
              </w:rPr>
              <w:instrText xml:space="preserve"> </w:instrText>
            </w:r>
            <w:r w:rsidRPr="00035558">
              <w:rPr>
                <w:rStyle w:val="Hyperlink"/>
                <w:noProof/>
              </w:rPr>
            </w:r>
            <w:r w:rsidRPr="00035558">
              <w:rPr>
                <w:rStyle w:val="Hyperlink"/>
                <w:noProof/>
              </w:rPr>
              <w:fldChar w:fldCharType="separate"/>
            </w:r>
            <w:r w:rsidRPr="00035558">
              <w:rPr>
                <w:rStyle w:val="Hyperlink"/>
                <w:noProof/>
              </w:rPr>
              <w:t>8.29</w:t>
            </w:r>
            <w:r>
              <w:rPr>
                <w:rFonts w:cstheme="minorBidi"/>
                <w:noProof/>
                <w:kern w:val="2"/>
                <w:szCs w:val="24"/>
                <w14:ligatures w14:val="standardContextual"/>
              </w:rPr>
              <w:tab/>
            </w:r>
            <w:r w:rsidRPr="00035558">
              <w:rPr>
                <w:rStyle w:val="Hyperlink"/>
                <w:noProof/>
              </w:rPr>
              <w:t>Restructuring - WS03-IJR-13-01</w:t>
            </w:r>
            <w:r>
              <w:rPr>
                <w:noProof/>
                <w:webHidden/>
              </w:rPr>
              <w:tab/>
            </w:r>
            <w:r>
              <w:rPr>
                <w:noProof/>
                <w:webHidden/>
              </w:rPr>
              <w:fldChar w:fldCharType="begin"/>
            </w:r>
            <w:r>
              <w:rPr>
                <w:noProof/>
                <w:webHidden/>
              </w:rPr>
              <w:instrText xml:space="preserve"> PAGEREF _Toc190103190 \h </w:instrText>
            </w:r>
          </w:ins>
          <w:r>
            <w:rPr>
              <w:noProof/>
              <w:webHidden/>
            </w:rPr>
          </w:r>
          <w:r>
            <w:rPr>
              <w:noProof/>
              <w:webHidden/>
            </w:rPr>
            <w:fldChar w:fldCharType="separate"/>
          </w:r>
          <w:ins w:id="334" w:author="Kashif Umair" w:date="2025-02-10T18:04:00Z">
            <w:r>
              <w:rPr>
                <w:noProof/>
                <w:webHidden/>
              </w:rPr>
              <w:t>87</w:t>
            </w:r>
            <w:r>
              <w:rPr>
                <w:noProof/>
                <w:webHidden/>
              </w:rPr>
              <w:fldChar w:fldCharType="end"/>
            </w:r>
            <w:r w:rsidRPr="00035558">
              <w:rPr>
                <w:rStyle w:val="Hyperlink"/>
                <w:noProof/>
              </w:rPr>
              <w:fldChar w:fldCharType="end"/>
            </w:r>
          </w:ins>
        </w:p>
        <w:p w14:paraId="11B15A2B" w14:textId="1BE99F53" w:rsidR="00D0476C" w:rsidRDefault="00D0476C">
          <w:pPr>
            <w:pStyle w:val="TOC2"/>
            <w:tabs>
              <w:tab w:val="left" w:pos="1100"/>
              <w:tab w:val="right" w:leader="dot" w:pos="9016"/>
            </w:tabs>
            <w:rPr>
              <w:ins w:id="335" w:author="Kashif Umair" w:date="2025-02-10T18:04:00Z"/>
              <w:rFonts w:cstheme="minorBidi"/>
              <w:noProof/>
              <w:kern w:val="2"/>
              <w:szCs w:val="24"/>
              <w14:ligatures w14:val="standardContextual"/>
            </w:rPr>
          </w:pPr>
          <w:ins w:id="336" w:author="Kashif Umair" w:date="2025-02-10T18:04:00Z">
            <w:r w:rsidRPr="00035558">
              <w:rPr>
                <w:rStyle w:val="Hyperlink"/>
                <w:noProof/>
              </w:rPr>
              <w:fldChar w:fldCharType="begin"/>
            </w:r>
            <w:r w:rsidRPr="00035558">
              <w:rPr>
                <w:rStyle w:val="Hyperlink"/>
                <w:noProof/>
              </w:rPr>
              <w:instrText xml:space="preserve"> </w:instrText>
            </w:r>
            <w:r>
              <w:rPr>
                <w:noProof/>
              </w:rPr>
              <w:instrText>HYPERLINK \l "_Toc190103191"</w:instrText>
            </w:r>
            <w:r w:rsidRPr="00035558">
              <w:rPr>
                <w:rStyle w:val="Hyperlink"/>
                <w:noProof/>
              </w:rPr>
              <w:instrText xml:space="preserve"> </w:instrText>
            </w:r>
            <w:r w:rsidRPr="00035558">
              <w:rPr>
                <w:rStyle w:val="Hyperlink"/>
                <w:noProof/>
              </w:rPr>
            </w:r>
            <w:r w:rsidRPr="00035558">
              <w:rPr>
                <w:rStyle w:val="Hyperlink"/>
                <w:noProof/>
              </w:rPr>
              <w:fldChar w:fldCharType="separate"/>
            </w:r>
            <w:r w:rsidRPr="00035558">
              <w:rPr>
                <w:rStyle w:val="Hyperlink"/>
                <w:noProof/>
              </w:rPr>
              <w:t>8.30</w:t>
            </w:r>
            <w:r>
              <w:rPr>
                <w:rFonts w:cstheme="minorBidi"/>
                <w:noProof/>
                <w:kern w:val="2"/>
                <w:szCs w:val="24"/>
                <w14:ligatures w14:val="standardContextual"/>
              </w:rPr>
              <w:tab/>
            </w:r>
            <w:r w:rsidRPr="00035558">
              <w:rPr>
                <w:rStyle w:val="Hyperlink"/>
                <w:noProof/>
              </w:rPr>
              <w:t>Takaful Treatment in Partial Settlement - WS03-IJR-12-01</w:t>
            </w:r>
            <w:r>
              <w:rPr>
                <w:noProof/>
                <w:webHidden/>
              </w:rPr>
              <w:tab/>
            </w:r>
            <w:r>
              <w:rPr>
                <w:noProof/>
                <w:webHidden/>
              </w:rPr>
              <w:fldChar w:fldCharType="begin"/>
            </w:r>
            <w:r>
              <w:rPr>
                <w:noProof/>
                <w:webHidden/>
              </w:rPr>
              <w:instrText xml:space="preserve"> PAGEREF _Toc190103191 \h </w:instrText>
            </w:r>
          </w:ins>
          <w:r>
            <w:rPr>
              <w:noProof/>
              <w:webHidden/>
            </w:rPr>
          </w:r>
          <w:r>
            <w:rPr>
              <w:noProof/>
              <w:webHidden/>
            </w:rPr>
            <w:fldChar w:fldCharType="separate"/>
          </w:r>
          <w:ins w:id="337" w:author="Kashif Umair" w:date="2025-02-10T18:04:00Z">
            <w:r>
              <w:rPr>
                <w:noProof/>
                <w:webHidden/>
              </w:rPr>
              <w:t>87</w:t>
            </w:r>
            <w:r>
              <w:rPr>
                <w:noProof/>
                <w:webHidden/>
              </w:rPr>
              <w:fldChar w:fldCharType="end"/>
            </w:r>
            <w:r w:rsidRPr="00035558">
              <w:rPr>
                <w:rStyle w:val="Hyperlink"/>
                <w:noProof/>
              </w:rPr>
              <w:fldChar w:fldCharType="end"/>
            </w:r>
          </w:ins>
        </w:p>
        <w:p w14:paraId="5BDCF092" w14:textId="7A703F62" w:rsidR="00D0476C" w:rsidRDefault="00D0476C">
          <w:pPr>
            <w:pStyle w:val="TOC2"/>
            <w:tabs>
              <w:tab w:val="left" w:pos="1100"/>
              <w:tab w:val="right" w:leader="dot" w:pos="9016"/>
            </w:tabs>
            <w:rPr>
              <w:ins w:id="338" w:author="Kashif Umair" w:date="2025-02-10T18:04:00Z"/>
              <w:rFonts w:cstheme="minorBidi"/>
              <w:noProof/>
              <w:kern w:val="2"/>
              <w:szCs w:val="24"/>
              <w14:ligatures w14:val="standardContextual"/>
            </w:rPr>
          </w:pPr>
          <w:ins w:id="339" w:author="Kashif Umair" w:date="2025-02-10T18:04:00Z">
            <w:r w:rsidRPr="00035558">
              <w:rPr>
                <w:rStyle w:val="Hyperlink"/>
                <w:noProof/>
              </w:rPr>
              <w:fldChar w:fldCharType="begin"/>
            </w:r>
            <w:r w:rsidRPr="00035558">
              <w:rPr>
                <w:rStyle w:val="Hyperlink"/>
                <w:noProof/>
              </w:rPr>
              <w:instrText xml:space="preserve"> </w:instrText>
            </w:r>
            <w:r>
              <w:rPr>
                <w:noProof/>
              </w:rPr>
              <w:instrText>HYPERLINK \l "_Toc190103192"</w:instrText>
            </w:r>
            <w:r w:rsidRPr="00035558">
              <w:rPr>
                <w:rStyle w:val="Hyperlink"/>
                <w:noProof/>
              </w:rPr>
              <w:instrText xml:space="preserve"> </w:instrText>
            </w:r>
            <w:r w:rsidRPr="00035558">
              <w:rPr>
                <w:rStyle w:val="Hyperlink"/>
                <w:noProof/>
              </w:rPr>
            </w:r>
            <w:r w:rsidRPr="00035558">
              <w:rPr>
                <w:rStyle w:val="Hyperlink"/>
                <w:noProof/>
              </w:rPr>
              <w:fldChar w:fldCharType="separate"/>
            </w:r>
            <w:r w:rsidRPr="00035558">
              <w:rPr>
                <w:rStyle w:val="Hyperlink"/>
                <w:noProof/>
              </w:rPr>
              <w:t>8.31</w:t>
            </w:r>
            <w:r>
              <w:rPr>
                <w:rFonts w:cstheme="minorBidi"/>
                <w:noProof/>
                <w:kern w:val="2"/>
                <w:szCs w:val="24"/>
                <w14:ligatures w14:val="standardContextual"/>
              </w:rPr>
              <w:tab/>
            </w:r>
            <w:r w:rsidRPr="00035558">
              <w:rPr>
                <w:rStyle w:val="Hyperlink"/>
                <w:noProof/>
              </w:rPr>
              <w:t>Offer letter, contract generation and other letters- WS03-IJR-03-05</w:t>
            </w:r>
            <w:r>
              <w:rPr>
                <w:noProof/>
                <w:webHidden/>
              </w:rPr>
              <w:tab/>
            </w:r>
            <w:r>
              <w:rPr>
                <w:noProof/>
                <w:webHidden/>
              </w:rPr>
              <w:fldChar w:fldCharType="begin"/>
            </w:r>
            <w:r>
              <w:rPr>
                <w:noProof/>
                <w:webHidden/>
              </w:rPr>
              <w:instrText xml:space="preserve"> PAGEREF _Toc190103192 \h </w:instrText>
            </w:r>
          </w:ins>
          <w:r>
            <w:rPr>
              <w:noProof/>
              <w:webHidden/>
            </w:rPr>
          </w:r>
          <w:r>
            <w:rPr>
              <w:noProof/>
              <w:webHidden/>
            </w:rPr>
            <w:fldChar w:fldCharType="separate"/>
          </w:r>
          <w:ins w:id="340" w:author="Kashif Umair" w:date="2025-02-10T18:04:00Z">
            <w:r>
              <w:rPr>
                <w:noProof/>
                <w:webHidden/>
              </w:rPr>
              <w:t>88</w:t>
            </w:r>
            <w:r>
              <w:rPr>
                <w:noProof/>
                <w:webHidden/>
              </w:rPr>
              <w:fldChar w:fldCharType="end"/>
            </w:r>
            <w:r w:rsidRPr="00035558">
              <w:rPr>
                <w:rStyle w:val="Hyperlink"/>
                <w:noProof/>
              </w:rPr>
              <w:fldChar w:fldCharType="end"/>
            </w:r>
          </w:ins>
        </w:p>
        <w:p w14:paraId="4605FFC8" w14:textId="3A84BEC8" w:rsidR="00D0476C" w:rsidRDefault="00D0476C">
          <w:pPr>
            <w:pStyle w:val="TOC2"/>
            <w:tabs>
              <w:tab w:val="left" w:pos="1100"/>
              <w:tab w:val="right" w:leader="dot" w:pos="9016"/>
            </w:tabs>
            <w:rPr>
              <w:ins w:id="341" w:author="Kashif Umair" w:date="2025-02-10T18:04:00Z"/>
              <w:rFonts w:cstheme="minorBidi"/>
              <w:noProof/>
              <w:kern w:val="2"/>
              <w:szCs w:val="24"/>
              <w14:ligatures w14:val="standardContextual"/>
            </w:rPr>
          </w:pPr>
          <w:ins w:id="342" w:author="Kashif Umair" w:date="2025-02-10T18:04:00Z">
            <w:r w:rsidRPr="00035558">
              <w:rPr>
                <w:rStyle w:val="Hyperlink"/>
                <w:noProof/>
              </w:rPr>
              <w:fldChar w:fldCharType="begin"/>
            </w:r>
            <w:r w:rsidRPr="00035558">
              <w:rPr>
                <w:rStyle w:val="Hyperlink"/>
                <w:noProof/>
              </w:rPr>
              <w:instrText xml:space="preserve"> </w:instrText>
            </w:r>
            <w:r>
              <w:rPr>
                <w:noProof/>
              </w:rPr>
              <w:instrText>HYPERLINK \l "_Toc190103193"</w:instrText>
            </w:r>
            <w:r w:rsidRPr="00035558">
              <w:rPr>
                <w:rStyle w:val="Hyperlink"/>
                <w:noProof/>
              </w:rPr>
              <w:instrText xml:space="preserve"> </w:instrText>
            </w:r>
            <w:r w:rsidRPr="00035558">
              <w:rPr>
                <w:rStyle w:val="Hyperlink"/>
                <w:noProof/>
              </w:rPr>
            </w:r>
            <w:r w:rsidRPr="00035558">
              <w:rPr>
                <w:rStyle w:val="Hyperlink"/>
                <w:noProof/>
              </w:rPr>
              <w:fldChar w:fldCharType="separate"/>
            </w:r>
            <w:r w:rsidRPr="00035558">
              <w:rPr>
                <w:rStyle w:val="Hyperlink"/>
                <w:noProof/>
              </w:rPr>
              <w:t>8.32</w:t>
            </w:r>
            <w:r>
              <w:rPr>
                <w:rFonts w:cstheme="minorBidi"/>
                <w:noProof/>
                <w:kern w:val="2"/>
                <w:szCs w:val="24"/>
                <w14:ligatures w14:val="standardContextual"/>
              </w:rPr>
              <w:tab/>
            </w:r>
            <w:r w:rsidRPr="00035558">
              <w:rPr>
                <w:rStyle w:val="Hyperlink"/>
                <w:noProof/>
              </w:rPr>
              <w:t>Post write-off recovery- WS03-IJR-11-01</w:t>
            </w:r>
            <w:r>
              <w:rPr>
                <w:noProof/>
                <w:webHidden/>
              </w:rPr>
              <w:tab/>
            </w:r>
            <w:r>
              <w:rPr>
                <w:noProof/>
                <w:webHidden/>
              </w:rPr>
              <w:fldChar w:fldCharType="begin"/>
            </w:r>
            <w:r>
              <w:rPr>
                <w:noProof/>
                <w:webHidden/>
              </w:rPr>
              <w:instrText xml:space="preserve"> PAGEREF _Toc190103193 \h </w:instrText>
            </w:r>
          </w:ins>
          <w:r>
            <w:rPr>
              <w:noProof/>
              <w:webHidden/>
            </w:rPr>
          </w:r>
          <w:r>
            <w:rPr>
              <w:noProof/>
              <w:webHidden/>
            </w:rPr>
            <w:fldChar w:fldCharType="separate"/>
          </w:r>
          <w:ins w:id="343" w:author="Kashif Umair" w:date="2025-02-10T18:04:00Z">
            <w:r>
              <w:rPr>
                <w:noProof/>
                <w:webHidden/>
              </w:rPr>
              <w:t>88</w:t>
            </w:r>
            <w:r>
              <w:rPr>
                <w:noProof/>
                <w:webHidden/>
              </w:rPr>
              <w:fldChar w:fldCharType="end"/>
            </w:r>
            <w:r w:rsidRPr="00035558">
              <w:rPr>
                <w:rStyle w:val="Hyperlink"/>
                <w:noProof/>
              </w:rPr>
              <w:fldChar w:fldCharType="end"/>
            </w:r>
          </w:ins>
        </w:p>
        <w:p w14:paraId="6F328753" w14:textId="73E428AE" w:rsidR="00D0476C" w:rsidRDefault="00D0476C">
          <w:pPr>
            <w:pStyle w:val="TOC2"/>
            <w:tabs>
              <w:tab w:val="left" w:pos="1100"/>
              <w:tab w:val="right" w:leader="dot" w:pos="9016"/>
            </w:tabs>
            <w:rPr>
              <w:ins w:id="344" w:author="Kashif Umair" w:date="2025-02-10T18:04:00Z"/>
              <w:rFonts w:cstheme="minorBidi"/>
              <w:noProof/>
              <w:kern w:val="2"/>
              <w:szCs w:val="24"/>
              <w14:ligatures w14:val="standardContextual"/>
            </w:rPr>
          </w:pPr>
          <w:ins w:id="345" w:author="Kashif Umair" w:date="2025-02-10T18:04:00Z">
            <w:r w:rsidRPr="00035558">
              <w:rPr>
                <w:rStyle w:val="Hyperlink"/>
                <w:noProof/>
              </w:rPr>
              <w:fldChar w:fldCharType="begin"/>
            </w:r>
            <w:r w:rsidRPr="00035558">
              <w:rPr>
                <w:rStyle w:val="Hyperlink"/>
                <w:noProof/>
              </w:rPr>
              <w:instrText xml:space="preserve"> </w:instrText>
            </w:r>
            <w:r>
              <w:rPr>
                <w:noProof/>
              </w:rPr>
              <w:instrText>HYPERLINK \l "_Toc190103194"</w:instrText>
            </w:r>
            <w:r w:rsidRPr="00035558">
              <w:rPr>
                <w:rStyle w:val="Hyperlink"/>
                <w:noProof/>
              </w:rPr>
              <w:instrText xml:space="preserve"> </w:instrText>
            </w:r>
            <w:r w:rsidRPr="00035558">
              <w:rPr>
                <w:rStyle w:val="Hyperlink"/>
                <w:noProof/>
              </w:rPr>
            </w:r>
            <w:r w:rsidRPr="00035558">
              <w:rPr>
                <w:rStyle w:val="Hyperlink"/>
                <w:noProof/>
              </w:rPr>
              <w:fldChar w:fldCharType="separate"/>
            </w:r>
            <w:r w:rsidRPr="00035558">
              <w:rPr>
                <w:rStyle w:val="Hyperlink"/>
                <w:noProof/>
              </w:rPr>
              <w:t>8.33</w:t>
            </w:r>
            <w:r>
              <w:rPr>
                <w:rFonts w:cstheme="minorBidi"/>
                <w:noProof/>
                <w:kern w:val="2"/>
                <w:szCs w:val="24"/>
                <w14:ligatures w14:val="standardContextual"/>
              </w:rPr>
              <w:tab/>
            </w:r>
            <w:r w:rsidRPr="00035558">
              <w:rPr>
                <w:rStyle w:val="Hyperlink"/>
                <w:noProof/>
              </w:rPr>
              <w:t>Bullet Payment and EPC (Early Payoff Charges) WS03-IJR-10-06</w:t>
            </w:r>
            <w:r>
              <w:rPr>
                <w:noProof/>
                <w:webHidden/>
              </w:rPr>
              <w:tab/>
            </w:r>
            <w:r>
              <w:rPr>
                <w:noProof/>
                <w:webHidden/>
              </w:rPr>
              <w:fldChar w:fldCharType="begin"/>
            </w:r>
            <w:r>
              <w:rPr>
                <w:noProof/>
                <w:webHidden/>
              </w:rPr>
              <w:instrText xml:space="preserve"> PAGEREF _Toc190103194 \h </w:instrText>
            </w:r>
          </w:ins>
          <w:r>
            <w:rPr>
              <w:noProof/>
              <w:webHidden/>
            </w:rPr>
          </w:r>
          <w:r>
            <w:rPr>
              <w:noProof/>
              <w:webHidden/>
            </w:rPr>
            <w:fldChar w:fldCharType="separate"/>
          </w:r>
          <w:ins w:id="346" w:author="Kashif Umair" w:date="2025-02-10T18:04:00Z">
            <w:r>
              <w:rPr>
                <w:noProof/>
                <w:webHidden/>
              </w:rPr>
              <w:t>88</w:t>
            </w:r>
            <w:r>
              <w:rPr>
                <w:noProof/>
                <w:webHidden/>
              </w:rPr>
              <w:fldChar w:fldCharType="end"/>
            </w:r>
            <w:r w:rsidRPr="00035558">
              <w:rPr>
                <w:rStyle w:val="Hyperlink"/>
                <w:noProof/>
              </w:rPr>
              <w:fldChar w:fldCharType="end"/>
            </w:r>
          </w:ins>
        </w:p>
        <w:p w14:paraId="007E7C09" w14:textId="3B45C942" w:rsidR="00D0476C" w:rsidRDefault="00D0476C">
          <w:pPr>
            <w:pStyle w:val="TOC2"/>
            <w:tabs>
              <w:tab w:val="left" w:pos="1100"/>
              <w:tab w:val="right" w:leader="dot" w:pos="9016"/>
            </w:tabs>
            <w:rPr>
              <w:ins w:id="347" w:author="Kashif Umair" w:date="2025-02-10T18:04:00Z"/>
              <w:rFonts w:cstheme="minorBidi"/>
              <w:noProof/>
              <w:kern w:val="2"/>
              <w:szCs w:val="24"/>
              <w14:ligatures w14:val="standardContextual"/>
            </w:rPr>
          </w:pPr>
          <w:ins w:id="348" w:author="Kashif Umair" w:date="2025-02-10T18:04:00Z">
            <w:r w:rsidRPr="00035558">
              <w:rPr>
                <w:rStyle w:val="Hyperlink"/>
                <w:noProof/>
              </w:rPr>
              <w:fldChar w:fldCharType="begin"/>
            </w:r>
            <w:r w:rsidRPr="00035558">
              <w:rPr>
                <w:rStyle w:val="Hyperlink"/>
                <w:noProof/>
              </w:rPr>
              <w:instrText xml:space="preserve"> </w:instrText>
            </w:r>
            <w:r>
              <w:rPr>
                <w:noProof/>
              </w:rPr>
              <w:instrText>HYPERLINK \l "_Toc190103195"</w:instrText>
            </w:r>
            <w:r w:rsidRPr="00035558">
              <w:rPr>
                <w:rStyle w:val="Hyperlink"/>
                <w:noProof/>
              </w:rPr>
              <w:instrText xml:space="preserve"> </w:instrText>
            </w:r>
            <w:r w:rsidRPr="00035558">
              <w:rPr>
                <w:rStyle w:val="Hyperlink"/>
                <w:noProof/>
              </w:rPr>
            </w:r>
            <w:r w:rsidRPr="00035558">
              <w:rPr>
                <w:rStyle w:val="Hyperlink"/>
                <w:noProof/>
              </w:rPr>
              <w:fldChar w:fldCharType="separate"/>
            </w:r>
            <w:r w:rsidRPr="00035558">
              <w:rPr>
                <w:rStyle w:val="Hyperlink"/>
                <w:noProof/>
              </w:rPr>
              <w:t>8.34</w:t>
            </w:r>
            <w:r>
              <w:rPr>
                <w:rFonts w:cstheme="minorBidi"/>
                <w:noProof/>
                <w:kern w:val="2"/>
                <w:szCs w:val="24"/>
                <w14:ligatures w14:val="standardContextual"/>
              </w:rPr>
              <w:tab/>
            </w:r>
            <w:r w:rsidRPr="00035558">
              <w:rPr>
                <w:rStyle w:val="Hyperlink"/>
                <w:noProof/>
              </w:rPr>
              <w:t>Abnormal Cancellation WS03-IJR-10-07</w:t>
            </w:r>
            <w:r>
              <w:rPr>
                <w:noProof/>
                <w:webHidden/>
              </w:rPr>
              <w:tab/>
            </w:r>
            <w:r>
              <w:rPr>
                <w:noProof/>
                <w:webHidden/>
              </w:rPr>
              <w:fldChar w:fldCharType="begin"/>
            </w:r>
            <w:r>
              <w:rPr>
                <w:noProof/>
                <w:webHidden/>
              </w:rPr>
              <w:instrText xml:space="preserve"> PAGEREF _Toc190103195 \h </w:instrText>
            </w:r>
          </w:ins>
          <w:r>
            <w:rPr>
              <w:noProof/>
              <w:webHidden/>
            </w:rPr>
          </w:r>
          <w:r>
            <w:rPr>
              <w:noProof/>
              <w:webHidden/>
            </w:rPr>
            <w:fldChar w:fldCharType="separate"/>
          </w:r>
          <w:ins w:id="349" w:author="Kashif Umair" w:date="2025-02-10T18:04:00Z">
            <w:r>
              <w:rPr>
                <w:noProof/>
                <w:webHidden/>
              </w:rPr>
              <w:t>89</w:t>
            </w:r>
            <w:r>
              <w:rPr>
                <w:noProof/>
                <w:webHidden/>
              </w:rPr>
              <w:fldChar w:fldCharType="end"/>
            </w:r>
            <w:r w:rsidRPr="00035558">
              <w:rPr>
                <w:rStyle w:val="Hyperlink"/>
                <w:noProof/>
              </w:rPr>
              <w:fldChar w:fldCharType="end"/>
            </w:r>
          </w:ins>
        </w:p>
        <w:p w14:paraId="0F690292" w14:textId="5BFCC90E" w:rsidR="00D0476C" w:rsidRDefault="00D0476C">
          <w:pPr>
            <w:pStyle w:val="TOC2"/>
            <w:tabs>
              <w:tab w:val="left" w:pos="1100"/>
              <w:tab w:val="right" w:leader="dot" w:pos="9016"/>
            </w:tabs>
            <w:rPr>
              <w:ins w:id="350" w:author="Kashif Umair" w:date="2025-02-10T18:04:00Z"/>
              <w:rFonts w:cstheme="minorBidi"/>
              <w:noProof/>
              <w:kern w:val="2"/>
              <w:szCs w:val="24"/>
              <w14:ligatures w14:val="standardContextual"/>
            </w:rPr>
          </w:pPr>
          <w:ins w:id="351" w:author="Kashif Umair" w:date="2025-02-10T18:04:00Z">
            <w:r w:rsidRPr="00035558">
              <w:rPr>
                <w:rStyle w:val="Hyperlink"/>
                <w:noProof/>
              </w:rPr>
              <w:fldChar w:fldCharType="begin"/>
            </w:r>
            <w:r w:rsidRPr="00035558">
              <w:rPr>
                <w:rStyle w:val="Hyperlink"/>
                <w:noProof/>
              </w:rPr>
              <w:instrText xml:space="preserve"> </w:instrText>
            </w:r>
            <w:r>
              <w:rPr>
                <w:noProof/>
              </w:rPr>
              <w:instrText>HYPERLINK \l "_Toc190103196"</w:instrText>
            </w:r>
            <w:r w:rsidRPr="00035558">
              <w:rPr>
                <w:rStyle w:val="Hyperlink"/>
                <w:noProof/>
              </w:rPr>
              <w:instrText xml:space="preserve"> </w:instrText>
            </w:r>
            <w:r w:rsidRPr="00035558">
              <w:rPr>
                <w:rStyle w:val="Hyperlink"/>
                <w:noProof/>
              </w:rPr>
            </w:r>
            <w:r w:rsidRPr="00035558">
              <w:rPr>
                <w:rStyle w:val="Hyperlink"/>
                <w:noProof/>
              </w:rPr>
              <w:fldChar w:fldCharType="separate"/>
            </w:r>
            <w:r w:rsidRPr="00035558">
              <w:rPr>
                <w:rStyle w:val="Hyperlink"/>
                <w:noProof/>
              </w:rPr>
              <w:t>8.35</w:t>
            </w:r>
            <w:r>
              <w:rPr>
                <w:rFonts w:cstheme="minorBidi"/>
                <w:noProof/>
                <w:kern w:val="2"/>
                <w:szCs w:val="24"/>
                <w14:ligatures w14:val="standardContextual"/>
              </w:rPr>
              <w:tab/>
            </w:r>
            <w:r w:rsidRPr="00035558">
              <w:rPr>
                <w:rStyle w:val="Hyperlink"/>
                <w:noProof/>
              </w:rPr>
              <w:t>Residual Value WS03-IJR-06-18</w:t>
            </w:r>
            <w:r>
              <w:rPr>
                <w:noProof/>
                <w:webHidden/>
              </w:rPr>
              <w:tab/>
            </w:r>
            <w:r>
              <w:rPr>
                <w:noProof/>
                <w:webHidden/>
              </w:rPr>
              <w:fldChar w:fldCharType="begin"/>
            </w:r>
            <w:r>
              <w:rPr>
                <w:noProof/>
                <w:webHidden/>
              </w:rPr>
              <w:instrText xml:space="preserve"> PAGEREF _Toc190103196 \h </w:instrText>
            </w:r>
          </w:ins>
          <w:r>
            <w:rPr>
              <w:noProof/>
              <w:webHidden/>
            </w:rPr>
          </w:r>
          <w:r>
            <w:rPr>
              <w:noProof/>
              <w:webHidden/>
            </w:rPr>
            <w:fldChar w:fldCharType="separate"/>
          </w:r>
          <w:ins w:id="352" w:author="Kashif Umair" w:date="2025-02-10T18:04:00Z">
            <w:r>
              <w:rPr>
                <w:noProof/>
                <w:webHidden/>
              </w:rPr>
              <w:t>89</w:t>
            </w:r>
            <w:r>
              <w:rPr>
                <w:noProof/>
                <w:webHidden/>
              </w:rPr>
              <w:fldChar w:fldCharType="end"/>
            </w:r>
            <w:r w:rsidRPr="00035558">
              <w:rPr>
                <w:rStyle w:val="Hyperlink"/>
                <w:noProof/>
              </w:rPr>
              <w:fldChar w:fldCharType="end"/>
            </w:r>
          </w:ins>
        </w:p>
        <w:p w14:paraId="4A944F57" w14:textId="69BC4761" w:rsidR="00D0476C" w:rsidRDefault="00D0476C">
          <w:pPr>
            <w:pStyle w:val="TOC2"/>
            <w:tabs>
              <w:tab w:val="left" w:pos="1100"/>
              <w:tab w:val="right" w:leader="dot" w:pos="9016"/>
            </w:tabs>
            <w:rPr>
              <w:ins w:id="353" w:author="Kashif Umair" w:date="2025-02-10T18:04:00Z"/>
              <w:rFonts w:cstheme="minorBidi"/>
              <w:noProof/>
              <w:kern w:val="2"/>
              <w:szCs w:val="24"/>
              <w14:ligatures w14:val="standardContextual"/>
            </w:rPr>
          </w:pPr>
          <w:ins w:id="354" w:author="Kashif Umair" w:date="2025-02-10T18:04:00Z">
            <w:r w:rsidRPr="00035558">
              <w:rPr>
                <w:rStyle w:val="Hyperlink"/>
                <w:noProof/>
              </w:rPr>
              <w:fldChar w:fldCharType="begin"/>
            </w:r>
            <w:r w:rsidRPr="00035558">
              <w:rPr>
                <w:rStyle w:val="Hyperlink"/>
                <w:noProof/>
              </w:rPr>
              <w:instrText xml:space="preserve"> </w:instrText>
            </w:r>
            <w:r>
              <w:rPr>
                <w:noProof/>
              </w:rPr>
              <w:instrText>HYPERLINK \l "_Toc190103197"</w:instrText>
            </w:r>
            <w:r w:rsidRPr="00035558">
              <w:rPr>
                <w:rStyle w:val="Hyperlink"/>
                <w:noProof/>
              </w:rPr>
              <w:instrText xml:space="preserve"> </w:instrText>
            </w:r>
            <w:r w:rsidRPr="00035558">
              <w:rPr>
                <w:rStyle w:val="Hyperlink"/>
                <w:noProof/>
              </w:rPr>
            </w:r>
            <w:r w:rsidRPr="00035558">
              <w:rPr>
                <w:rStyle w:val="Hyperlink"/>
                <w:noProof/>
              </w:rPr>
              <w:fldChar w:fldCharType="separate"/>
            </w:r>
            <w:r w:rsidRPr="00035558">
              <w:rPr>
                <w:rStyle w:val="Hyperlink"/>
                <w:noProof/>
              </w:rPr>
              <w:t>8.36</w:t>
            </w:r>
            <w:r>
              <w:rPr>
                <w:rFonts w:cstheme="minorBidi"/>
                <w:noProof/>
                <w:kern w:val="2"/>
                <w:szCs w:val="24"/>
                <w14:ligatures w14:val="standardContextual"/>
              </w:rPr>
              <w:tab/>
            </w:r>
            <w:r w:rsidRPr="00035558">
              <w:rPr>
                <w:rStyle w:val="Hyperlink"/>
                <w:noProof/>
              </w:rPr>
              <w:t>File upload of repayments through IBFT</w:t>
            </w:r>
            <w:r>
              <w:rPr>
                <w:noProof/>
                <w:webHidden/>
              </w:rPr>
              <w:tab/>
            </w:r>
            <w:r>
              <w:rPr>
                <w:noProof/>
                <w:webHidden/>
              </w:rPr>
              <w:fldChar w:fldCharType="begin"/>
            </w:r>
            <w:r>
              <w:rPr>
                <w:noProof/>
                <w:webHidden/>
              </w:rPr>
              <w:instrText xml:space="preserve"> PAGEREF _Toc190103197 \h </w:instrText>
            </w:r>
          </w:ins>
          <w:r>
            <w:rPr>
              <w:noProof/>
              <w:webHidden/>
            </w:rPr>
          </w:r>
          <w:r>
            <w:rPr>
              <w:noProof/>
              <w:webHidden/>
            </w:rPr>
            <w:fldChar w:fldCharType="separate"/>
          </w:r>
          <w:ins w:id="355" w:author="Kashif Umair" w:date="2025-02-10T18:04:00Z">
            <w:r>
              <w:rPr>
                <w:noProof/>
                <w:webHidden/>
              </w:rPr>
              <w:t>89</w:t>
            </w:r>
            <w:r>
              <w:rPr>
                <w:noProof/>
                <w:webHidden/>
              </w:rPr>
              <w:fldChar w:fldCharType="end"/>
            </w:r>
            <w:r w:rsidRPr="00035558">
              <w:rPr>
                <w:rStyle w:val="Hyperlink"/>
                <w:noProof/>
              </w:rPr>
              <w:fldChar w:fldCharType="end"/>
            </w:r>
          </w:ins>
        </w:p>
        <w:p w14:paraId="36B499B4" w14:textId="670DDBCB" w:rsidR="00D0476C" w:rsidRDefault="00D0476C">
          <w:pPr>
            <w:pStyle w:val="TOC3"/>
            <w:tabs>
              <w:tab w:val="left" w:pos="1540"/>
              <w:tab w:val="right" w:leader="dot" w:pos="9016"/>
            </w:tabs>
            <w:rPr>
              <w:ins w:id="356" w:author="Kashif Umair" w:date="2025-02-10T18:04:00Z"/>
              <w:rFonts w:cstheme="minorBidi"/>
              <w:noProof/>
              <w:kern w:val="2"/>
              <w:szCs w:val="24"/>
              <w14:ligatures w14:val="standardContextual"/>
            </w:rPr>
          </w:pPr>
          <w:ins w:id="357" w:author="Kashif Umair" w:date="2025-02-10T18:04:00Z">
            <w:r w:rsidRPr="00035558">
              <w:rPr>
                <w:rStyle w:val="Hyperlink"/>
                <w:noProof/>
              </w:rPr>
              <w:fldChar w:fldCharType="begin"/>
            </w:r>
            <w:r w:rsidRPr="00035558">
              <w:rPr>
                <w:rStyle w:val="Hyperlink"/>
                <w:noProof/>
              </w:rPr>
              <w:instrText xml:space="preserve"> </w:instrText>
            </w:r>
            <w:r>
              <w:rPr>
                <w:noProof/>
              </w:rPr>
              <w:instrText>HYPERLINK \l "_Toc190103198"</w:instrText>
            </w:r>
            <w:r w:rsidRPr="00035558">
              <w:rPr>
                <w:rStyle w:val="Hyperlink"/>
                <w:noProof/>
              </w:rPr>
              <w:instrText xml:space="preserve"> </w:instrText>
            </w:r>
            <w:r w:rsidRPr="00035558">
              <w:rPr>
                <w:rStyle w:val="Hyperlink"/>
                <w:noProof/>
              </w:rPr>
            </w:r>
            <w:r w:rsidRPr="00035558">
              <w:rPr>
                <w:rStyle w:val="Hyperlink"/>
                <w:noProof/>
              </w:rPr>
              <w:fldChar w:fldCharType="separate"/>
            </w:r>
            <w:r w:rsidRPr="00035558">
              <w:rPr>
                <w:rStyle w:val="Hyperlink"/>
                <w:bCs/>
                <w:noProof/>
              </w:rPr>
              <w:t>8.36.1</w:t>
            </w:r>
            <w:r>
              <w:rPr>
                <w:rFonts w:cstheme="minorBidi"/>
                <w:noProof/>
                <w:kern w:val="2"/>
                <w:szCs w:val="24"/>
                <w14:ligatures w14:val="standardContextual"/>
              </w:rPr>
              <w:tab/>
            </w:r>
            <w:r w:rsidRPr="00035558">
              <w:rPr>
                <w:rStyle w:val="Hyperlink"/>
                <w:noProof/>
              </w:rPr>
              <w:t>Worksheet details:</w:t>
            </w:r>
            <w:r>
              <w:rPr>
                <w:noProof/>
                <w:webHidden/>
              </w:rPr>
              <w:tab/>
            </w:r>
            <w:r>
              <w:rPr>
                <w:noProof/>
                <w:webHidden/>
              </w:rPr>
              <w:fldChar w:fldCharType="begin"/>
            </w:r>
            <w:r>
              <w:rPr>
                <w:noProof/>
                <w:webHidden/>
              </w:rPr>
              <w:instrText xml:space="preserve"> PAGEREF _Toc190103198 \h </w:instrText>
            </w:r>
          </w:ins>
          <w:r>
            <w:rPr>
              <w:noProof/>
              <w:webHidden/>
            </w:rPr>
          </w:r>
          <w:r>
            <w:rPr>
              <w:noProof/>
              <w:webHidden/>
            </w:rPr>
            <w:fldChar w:fldCharType="separate"/>
          </w:r>
          <w:ins w:id="358" w:author="Kashif Umair" w:date="2025-02-10T18:04:00Z">
            <w:r>
              <w:rPr>
                <w:noProof/>
                <w:webHidden/>
              </w:rPr>
              <w:t>89</w:t>
            </w:r>
            <w:r>
              <w:rPr>
                <w:noProof/>
                <w:webHidden/>
              </w:rPr>
              <w:fldChar w:fldCharType="end"/>
            </w:r>
            <w:r w:rsidRPr="00035558">
              <w:rPr>
                <w:rStyle w:val="Hyperlink"/>
                <w:noProof/>
              </w:rPr>
              <w:fldChar w:fldCharType="end"/>
            </w:r>
          </w:ins>
        </w:p>
        <w:p w14:paraId="49796F7F" w14:textId="7CAF1091" w:rsidR="00D0476C" w:rsidRDefault="00D0476C">
          <w:pPr>
            <w:pStyle w:val="TOC2"/>
            <w:tabs>
              <w:tab w:val="left" w:pos="1100"/>
              <w:tab w:val="right" w:leader="dot" w:pos="9016"/>
            </w:tabs>
            <w:rPr>
              <w:ins w:id="359" w:author="Kashif Umair" w:date="2025-02-10T18:04:00Z"/>
              <w:rFonts w:cstheme="minorBidi"/>
              <w:noProof/>
              <w:kern w:val="2"/>
              <w:szCs w:val="24"/>
              <w14:ligatures w14:val="standardContextual"/>
            </w:rPr>
          </w:pPr>
          <w:ins w:id="360" w:author="Kashif Umair" w:date="2025-02-10T18:04:00Z">
            <w:r w:rsidRPr="00035558">
              <w:rPr>
                <w:rStyle w:val="Hyperlink"/>
                <w:noProof/>
              </w:rPr>
              <w:fldChar w:fldCharType="begin"/>
            </w:r>
            <w:r w:rsidRPr="00035558">
              <w:rPr>
                <w:rStyle w:val="Hyperlink"/>
                <w:noProof/>
              </w:rPr>
              <w:instrText xml:space="preserve"> </w:instrText>
            </w:r>
            <w:r>
              <w:rPr>
                <w:noProof/>
              </w:rPr>
              <w:instrText>HYPERLINK \l "_Toc190103199"</w:instrText>
            </w:r>
            <w:r w:rsidRPr="00035558">
              <w:rPr>
                <w:rStyle w:val="Hyperlink"/>
                <w:noProof/>
              </w:rPr>
              <w:instrText xml:space="preserve"> </w:instrText>
            </w:r>
            <w:r w:rsidRPr="00035558">
              <w:rPr>
                <w:rStyle w:val="Hyperlink"/>
                <w:noProof/>
              </w:rPr>
            </w:r>
            <w:r w:rsidRPr="00035558">
              <w:rPr>
                <w:rStyle w:val="Hyperlink"/>
                <w:noProof/>
              </w:rPr>
              <w:fldChar w:fldCharType="separate"/>
            </w:r>
            <w:r w:rsidRPr="00035558">
              <w:rPr>
                <w:rStyle w:val="Hyperlink"/>
                <w:noProof/>
              </w:rPr>
              <w:t>8.37</w:t>
            </w:r>
            <w:r>
              <w:rPr>
                <w:rFonts w:cstheme="minorBidi"/>
                <w:noProof/>
                <w:kern w:val="2"/>
                <w:szCs w:val="24"/>
                <w14:ligatures w14:val="standardContextual"/>
              </w:rPr>
              <w:tab/>
            </w:r>
            <w:r w:rsidRPr="00035558">
              <w:rPr>
                <w:rStyle w:val="Hyperlink"/>
                <w:noProof/>
              </w:rPr>
              <w:t>No Colling Period: so Ijarah cases will be tread as normal early maturity</w:t>
            </w:r>
            <w:r>
              <w:rPr>
                <w:noProof/>
                <w:webHidden/>
              </w:rPr>
              <w:tab/>
            </w:r>
            <w:r>
              <w:rPr>
                <w:noProof/>
                <w:webHidden/>
              </w:rPr>
              <w:fldChar w:fldCharType="begin"/>
            </w:r>
            <w:r>
              <w:rPr>
                <w:noProof/>
                <w:webHidden/>
              </w:rPr>
              <w:instrText xml:space="preserve"> PAGEREF _Toc190103199 \h </w:instrText>
            </w:r>
          </w:ins>
          <w:r>
            <w:rPr>
              <w:noProof/>
              <w:webHidden/>
            </w:rPr>
          </w:r>
          <w:r>
            <w:rPr>
              <w:noProof/>
              <w:webHidden/>
            </w:rPr>
            <w:fldChar w:fldCharType="separate"/>
          </w:r>
          <w:ins w:id="361" w:author="Kashif Umair" w:date="2025-02-10T18:04:00Z">
            <w:r>
              <w:rPr>
                <w:noProof/>
                <w:webHidden/>
              </w:rPr>
              <w:t>89</w:t>
            </w:r>
            <w:r>
              <w:rPr>
                <w:noProof/>
                <w:webHidden/>
              </w:rPr>
              <w:fldChar w:fldCharType="end"/>
            </w:r>
            <w:r w:rsidRPr="00035558">
              <w:rPr>
                <w:rStyle w:val="Hyperlink"/>
                <w:noProof/>
              </w:rPr>
              <w:fldChar w:fldCharType="end"/>
            </w:r>
          </w:ins>
        </w:p>
        <w:p w14:paraId="5024E8F6" w14:textId="52B7448F" w:rsidR="008C2164" w:rsidDel="00D0476C" w:rsidRDefault="008C2164">
          <w:pPr>
            <w:pStyle w:val="TOC1"/>
            <w:rPr>
              <w:del w:id="362" w:author="Kashif Umair" w:date="2025-02-10T18:04:00Z"/>
              <w:rFonts w:cstheme="minorBidi"/>
              <w:kern w:val="2"/>
              <w:szCs w:val="24"/>
              <w14:ligatures w14:val="standardContextual"/>
            </w:rPr>
          </w:pPr>
          <w:del w:id="363" w:author="Kashif Umair" w:date="2025-02-10T18:04:00Z">
            <w:r w:rsidRPr="00D0476C" w:rsidDel="00D0476C">
              <w:rPr>
                <w:rPrChange w:id="364" w:author="Kashif Umair" w:date="2025-02-10T18:04:00Z">
                  <w:rPr>
                    <w:rStyle w:val="Hyperlink"/>
                  </w:rPr>
                </w:rPrChange>
              </w:rPr>
              <w:delText>1.</w:delText>
            </w:r>
            <w:r w:rsidDel="00D0476C">
              <w:rPr>
                <w:rFonts w:cstheme="minorBidi"/>
                <w:kern w:val="2"/>
                <w:szCs w:val="24"/>
                <w14:ligatures w14:val="standardContextual"/>
              </w:rPr>
              <w:tab/>
            </w:r>
            <w:r w:rsidRPr="00D0476C" w:rsidDel="00D0476C">
              <w:rPr>
                <w:rPrChange w:id="365" w:author="Kashif Umair" w:date="2025-02-10T18:04:00Z">
                  <w:rPr>
                    <w:rStyle w:val="Hyperlink"/>
                  </w:rPr>
                </w:rPrChange>
              </w:rPr>
              <w:delText>Scope of the Document</w:delText>
            </w:r>
            <w:r w:rsidDel="00D0476C">
              <w:rPr>
                <w:webHidden/>
              </w:rPr>
              <w:tab/>
              <w:delText>7</w:delText>
            </w:r>
          </w:del>
        </w:p>
        <w:p w14:paraId="3309F624" w14:textId="3BE0C1E7" w:rsidR="008C2164" w:rsidDel="00D0476C" w:rsidRDefault="008C2164">
          <w:pPr>
            <w:pStyle w:val="TOC1"/>
            <w:rPr>
              <w:del w:id="366" w:author="Kashif Umair" w:date="2025-02-10T18:04:00Z"/>
              <w:rFonts w:cstheme="minorBidi"/>
              <w:kern w:val="2"/>
              <w:szCs w:val="24"/>
              <w14:ligatures w14:val="standardContextual"/>
            </w:rPr>
          </w:pPr>
          <w:del w:id="367" w:author="Kashif Umair" w:date="2025-02-10T18:04:00Z">
            <w:r w:rsidRPr="00D0476C" w:rsidDel="00D0476C">
              <w:rPr>
                <w:rPrChange w:id="368" w:author="Kashif Umair" w:date="2025-02-10T18:04:00Z">
                  <w:rPr>
                    <w:rStyle w:val="Hyperlink"/>
                  </w:rPr>
                </w:rPrChange>
              </w:rPr>
              <w:delText>2.</w:delText>
            </w:r>
            <w:r w:rsidDel="00D0476C">
              <w:rPr>
                <w:rFonts w:cstheme="minorBidi"/>
                <w:kern w:val="2"/>
                <w:szCs w:val="24"/>
                <w14:ligatures w14:val="standardContextual"/>
              </w:rPr>
              <w:tab/>
            </w:r>
            <w:r w:rsidRPr="00D0476C" w:rsidDel="00D0476C">
              <w:rPr>
                <w:rPrChange w:id="369" w:author="Kashif Umair" w:date="2025-02-10T18:04:00Z">
                  <w:rPr>
                    <w:rStyle w:val="Hyperlink"/>
                  </w:rPr>
                </w:rPrChange>
              </w:rPr>
              <w:delText>Navigation Tips</w:delText>
            </w:r>
            <w:r w:rsidDel="00D0476C">
              <w:rPr>
                <w:webHidden/>
              </w:rPr>
              <w:tab/>
              <w:delText>7</w:delText>
            </w:r>
          </w:del>
        </w:p>
        <w:p w14:paraId="20349594" w14:textId="7C1BA357" w:rsidR="008C2164" w:rsidDel="00D0476C" w:rsidRDefault="008C2164">
          <w:pPr>
            <w:pStyle w:val="TOC1"/>
            <w:rPr>
              <w:del w:id="370" w:author="Kashif Umair" w:date="2025-02-10T18:04:00Z"/>
              <w:rFonts w:cstheme="minorBidi"/>
              <w:kern w:val="2"/>
              <w:szCs w:val="24"/>
              <w14:ligatures w14:val="standardContextual"/>
            </w:rPr>
          </w:pPr>
          <w:del w:id="371" w:author="Kashif Umair" w:date="2025-02-10T18:04:00Z">
            <w:r w:rsidRPr="00D0476C" w:rsidDel="00D0476C">
              <w:rPr>
                <w:rPrChange w:id="372" w:author="Kashif Umair" w:date="2025-02-10T18:04:00Z">
                  <w:rPr>
                    <w:rStyle w:val="Hyperlink"/>
                  </w:rPr>
                </w:rPrChange>
              </w:rPr>
              <w:delText>3.</w:delText>
            </w:r>
            <w:r w:rsidDel="00D0476C">
              <w:rPr>
                <w:rFonts w:cstheme="minorBidi"/>
                <w:kern w:val="2"/>
                <w:szCs w:val="24"/>
                <w14:ligatures w14:val="standardContextual"/>
              </w:rPr>
              <w:tab/>
            </w:r>
            <w:r w:rsidRPr="00D0476C" w:rsidDel="00D0476C">
              <w:rPr>
                <w:rPrChange w:id="373" w:author="Kashif Umair" w:date="2025-02-10T18:04:00Z">
                  <w:rPr>
                    <w:rStyle w:val="Hyperlink"/>
                  </w:rPr>
                </w:rPrChange>
              </w:rPr>
              <w:delText>Glossary</w:delText>
            </w:r>
            <w:r w:rsidDel="00D0476C">
              <w:rPr>
                <w:webHidden/>
              </w:rPr>
              <w:tab/>
              <w:delText>8</w:delText>
            </w:r>
          </w:del>
        </w:p>
        <w:p w14:paraId="1C5B01B8" w14:textId="106D18AF" w:rsidR="008C2164" w:rsidDel="00D0476C" w:rsidRDefault="008C2164">
          <w:pPr>
            <w:pStyle w:val="TOC1"/>
            <w:rPr>
              <w:del w:id="374" w:author="Kashif Umair" w:date="2025-02-10T18:04:00Z"/>
              <w:rFonts w:cstheme="minorBidi"/>
              <w:kern w:val="2"/>
              <w:szCs w:val="24"/>
              <w14:ligatures w14:val="standardContextual"/>
            </w:rPr>
          </w:pPr>
          <w:del w:id="375" w:author="Kashif Umair" w:date="2025-02-10T18:04:00Z">
            <w:r w:rsidRPr="00D0476C" w:rsidDel="00D0476C">
              <w:rPr>
                <w:rPrChange w:id="376" w:author="Kashif Umair" w:date="2025-02-10T18:04:00Z">
                  <w:rPr>
                    <w:rStyle w:val="Hyperlink"/>
                  </w:rPr>
                </w:rPrChange>
              </w:rPr>
              <w:delText>4.</w:delText>
            </w:r>
            <w:r w:rsidDel="00D0476C">
              <w:rPr>
                <w:rFonts w:cstheme="minorBidi"/>
                <w:kern w:val="2"/>
                <w:szCs w:val="24"/>
                <w14:ligatures w14:val="standardContextual"/>
              </w:rPr>
              <w:tab/>
            </w:r>
            <w:r w:rsidRPr="00D0476C" w:rsidDel="00D0476C">
              <w:rPr>
                <w:rPrChange w:id="377" w:author="Kashif Umair" w:date="2025-02-10T18:04:00Z">
                  <w:rPr>
                    <w:rStyle w:val="Hyperlink"/>
                  </w:rPr>
                </w:rPrChange>
              </w:rPr>
              <w:delText>Agreed LMS process functionalities</w:delText>
            </w:r>
            <w:r w:rsidDel="00D0476C">
              <w:rPr>
                <w:webHidden/>
              </w:rPr>
              <w:tab/>
              <w:delText>8</w:delText>
            </w:r>
          </w:del>
        </w:p>
        <w:p w14:paraId="6A5DB719" w14:textId="2D216B2D" w:rsidR="008C2164" w:rsidDel="00D0476C" w:rsidRDefault="008C2164">
          <w:pPr>
            <w:pStyle w:val="TOC2"/>
            <w:tabs>
              <w:tab w:val="left" w:pos="880"/>
              <w:tab w:val="right" w:leader="dot" w:pos="9016"/>
            </w:tabs>
            <w:rPr>
              <w:del w:id="378" w:author="Kashif Umair" w:date="2025-02-10T18:04:00Z"/>
              <w:rFonts w:cstheme="minorBidi"/>
              <w:noProof/>
              <w:kern w:val="2"/>
              <w:szCs w:val="24"/>
              <w14:ligatures w14:val="standardContextual"/>
            </w:rPr>
          </w:pPr>
          <w:del w:id="379" w:author="Kashif Umair" w:date="2025-02-10T18:04:00Z">
            <w:r w:rsidRPr="00D0476C" w:rsidDel="00D0476C">
              <w:rPr>
                <w:rPrChange w:id="380" w:author="Kashif Umair" w:date="2025-02-10T18:04:00Z">
                  <w:rPr>
                    <w:rStyle w:val="Hyperlink"/>
                    <w:noProof/>
                  </w:rPr>
                </w:rPrChange>
              </w:rPr>
              <w:delText>4.1</w:delText>
            </w:r>
            <w:r w:rsidDel="00D0476C">
              <w:rPr>
                <w:rFonts w:cstheme="minorBidi"/>
                <w:noProof/>
                <w:kern w:val="2"/>
                <w:szCs w:val="24"/>
                <w14:ligatures w14:val="standardContextual"/>
              </w:rPr>
              <w:tab/>
            </w:r>
            <w:r w:rsidRPr="00D0476C" w:rsidDel="00D0476C">
              <w:rPr>
                <w:rPrChange w:id="381" w:author="Kashif Umair" w:date="2025-02-10T18:04:00Z">
                  <w:rPr>
                    <w:rStyle w:val="Hyperlink"/>
                    <w:noProof/>
                  </w:rPr>
                </w:rPrChange>
              </w:rPr>
              <w:delText>Step 1: Offer Acceptance:</w:delText>
            </w:r>
            <w:r w:rsidDel="00D0476C">
              <w:rPr>
                <w:noProof/>
                <w:webHidden/>
              </w:rPr>
              <w:tab/>
              <w:delText>8</w:delText>
            </w:r>
          </w:del>
        </w:p>
        <w:p w14:paraId="28463052" w14:textId="7A861276" w:rsidR="008C2164" w:rsidDel="00D0476C" w:rsidRDefault="008C2164">
          <w:pPr>
            <w:pStyle w:val="TOC2"/>
            <w:tabs>
              <w:tab w:val="left" w:pos="880"/>
              <w:tab w:val="right" w:leader="dot" w:pos="9016"/>
            </w:tabs>
            <w:rPr>
              <w:del w:id="382" w:author="Kashif Umair" w:date="2025-02-10T18:04:00Z"/>
              <w:rFonts w:cstheme="minorBidi"/>
              <w:noProof/>
              <w:kern w:val="2"/>
              <w:szCs w:val="24"/>
              <w14:ligatures w14:val="standardContextual"/>
            </w:rPr>
          </w:pPr>
          <w:del w:id="383" w:author="Kashif Umair" w:date="2025-02-10T18:04:00Z">
            <w:r w:rsidRPr="00D0476C" w:rsidDel="00D0476C">
              <w:rPr>
                <w:rPrChange w:id="384" w:author="Kashif Umair" w:date="2025-02-10T18:04:00Z">
                  <w:rPr>
                    <w:rStyle w:val="Hyperlink"/>
                    <w:noProof/>
                  </w:rPr>
                </w:rPrChange>
              </w:rPr>
              <w:delText>4.2</w:delText>
            </w:r>
            <w:r w:rsidDel="00D0476C">
              <w:rPr>
                <w:rFonts w:cstheme="minorBidi"/>
                <w:noProof/>
                <w:kern w:val="2"/>
                <w:szCs w:val="24"/>
                <w14:ligatures w14:val="standardContextual"/>
              </w:rPr>
              <w:tab/>
            </w:r>
            <w:r w:rsidRPr="00D0476C" w:rsidDel="00D0476C">
              <w:rPr>
                <w:rPrChange w:id="385" w:author="Kashif Umair" w:date="2025-02-10T18:04:00Z">
                  <w:rPr>
                    <w:rStyle w:val="Hyperlink"/>
                    <w:noProof/>
                  </w:rPr>
                </w:rPrChange>
              </w:rPr>
              <w:delText>Step 2: Credit Admin Function (LOS)</w:delText>
            </w:r>
            <w:r w:rsidDel="00D0476C">
              <w:rPr>
                <w:noProof/>
                <w:webHidden/>
              </w:rPr>
              <w:tab/>
              <w:delText>8</w:delText>
            </w:r>
          </w:del>
        </w:p>
        <w:p w14:paraId="27B88565" w14:textId="00176454" w:rsidR="008C2164" w:rsidDel="00D0476C" w:rsidRDefault="008C2164">
          <w:pPr>
            <w:pStyle w:val="TOC2"/>
            <w:tabs>
              <w:tab w:val="left" w:pos="880"/>
              <w:tab w:val="right" w:leader="dot" w:pos="9016"/>
            </w:tabs>
            <w:rPr>
              <w:del w:id="386" w:author="Kashif Umair" w:date="2025-02-10T18:04:00Z"/>
              <w:rFonts w:cstheme="minorBidi"/>
              <w:noProof/>
              <w:kern w:val="2"/>
              <w:szCs w:val="24"/>
              <w14:ligatures w14:val="standardContextual"/>
            </w:rPr>
          </w:pPr>
          <w:del w:id="387" w:author="Kashif Umair" w:date="2025-02-10T18:04:00Z">
            <w:r w:rsidRPr="00D0476C" w:rsidDel="00D0476C">
              <w:rPr>
                <w:rPrChange w:id="388" w:author="Kashif Umair" w:date="2025-02-10T18:04:00Z">
                  <w:rPr>
                    <w:rStyle w:val="Hyperlink"/>
                    <w:noProof/>
                  </w:rPr>
                </w:rPrChange>
              </w:rPr>
              <w:delText>4.3</w:delText>
            </w:r>
            <w:r w:rsidDel="00D0476C">
              <w:rPr>
                <w:rFonts w:cstheme="minorBidi"/>
                <w:noProof/>
                <w:kern w:val="2"/>
                <w:szCs w:val="24"/>
                <w14:ligatures w14:val="standardContextual"/>
              </w:rPr>
              <w:tab/>
            </w:r>
            <w:r w:rsidRPr="00D0476C" w:rsidDel="00D0476C">
              <w:rPr>
                <w:rPrChange w:id="389" w:author="Kashif Umair" w:date="2025-02-10T18:04:00Z">
                  <w:rPr>
                    <w:rStyle w:val="Hyperlink"/>
                    <w:noProof/>
                  </w:rPr>
                </w:rPrChange>
              </w:rPr>
              <w:delText>Step 3: Contract Stage:</w:delText>
            </w:r>
            <w:r w:rsidDel="00D0476C">
              <w:rPr>
                <w:noProof/>
                <w:webHidden/>
              </w:rPr>
              <w:tab/>
              <w:delText>9</w:delText>
            </w:r>
          </w:del>
        </w:p>
        <w:p w14:paraId="6CE231BB" w14:textId="3661B003" w:rsidR="008C2164" w:rsidDel="00D0476C" w:rsidRDefault="008C2164">
          <w:pPr>
            <w:pStyle w:val="TOC2"/>
            <w:tabs>
              <w:tab w:val="left" w:pos="880"/>
              <w:tab w:val="right" w:leader="dot" w:pos="9016"/>
            </w:tabs>
            <w:rPr>
              <w:del w:id="390" w:author="Kashif Umair" w:date="2025-02-10T18:04:00Z"/>
              <w:rFonts w:cstheme="minorBidi"/>
              <w:noProof/>
              <w:kern w:val="2"/>
              <w:szCs w:val="24"/>
              <w14:ligatures w14:val="standardContextual"/>
            </w:rPr>
          </w:pPr>
          <w:del w:id="391" w:author="Kashif Umair" w:date="2025-02-10T18:04:00Z">
            <w:r w:rsidRPr="00D0476C" w:rsidDel="00D0476C">
              <w:rPr>
                <w:rPrChange w:id="392" w:author="Kashif Umair" w:date="2025-02-10T18:04:00Z">
                  <w:rPr>
                    <w:rStyle w:val="Hyperlink"/>
                    <w:noProof/>
                  </w:rPr>
                </w:rPrChange>
              </w:rPr>
              <w:delText>4.4</w:delText>
            </w:r>
            <w:r w:rsidDel="00D0476C">
              <w:rPr>
                <w:rFonts w:cstheme="minorBidi"/>
                <w:noProof/>
                <w:kern w:val="2"/>
                <w:szCs w:val="24"/>
                <w14:ligatures w14:val="standardContextual"/>
              </w:rPr>
              <w:tab/>
            </w:r>
            <w:r w:rsidRPr="00D0476C" w:rsidDel="00D0476C">
              <w:rPr>
                <w:rPrChange w:id="393" w:author="Kashif Umair" w:date="2025-02-10T18:04:00Z">
                  <w:rPr>
                    <w:rStyle w:val="Hyperlink"/>
                    <w:noProof/>
                  </w:rPr>
                </w:rPrChange>
              </w:rPr>
              <w:delText>Step 4: Promissory Note Stage:</w:delText>
            </w:r>
            <w:r w:rsidDel="00D0476C">
              <w:rPr>
                <w:noProof/>
                <w:webHidden/>
              </w:rPr>
              <w:tab/>
              <w:delText>9</w:delText>
            </w:r>
          </w:del>
        </w:p>
        <w:p w14:paraId="3C9ABC0F" w14:textId="4DEBDF70" w:rsidR="008C2164" w:rsidDel="00D0476C" w:rsidRDefault="008C2164">
          <w:pPr>
            <w:pStyle w:val="TOC2"/>
            <w:tabs>
              <w:tab w:val="left" w:pos="880"/>
              <w:tab w:val="right" w:leader="dot" w:pos="9016"/>
            </w:tabs>
            <w:rPr>
              <w:del w:id="394" w:author="Kashif Umair" w:date="2025-02-10T18:04:00Z"/>
              <w:rFonts w:cstheme="minorBidi"/>
              <w:noProof/>
              <w:kern w:val="2"/>
              <w:szCs w:val="24"/>
              <w14:ligatures w14:val="standardContextual"/>
            </w:rPr>
          </w:pPr>
          <w:del w:id="395" w:author="Kashif Umair" w:date="2025-02-10T18:04:00Z">
            <w:r w:rsidRPr="00D0476C" w:rsidDel="00D0476C">
              <w:rPr>
                <w:rPrChange w:id="396" w:author="Kashif Umair" w:date="2025-02-10T18:04:00Z">
                  <w:rPr>
                    <w:rStyle w:val="Hyperlink"/>
                    <w:noProof/>
                  </w:rPr>
                </w:rPrChange>
              </w:rPr>
              <w:delText>4.5</w:delText>
            </w:r>
            <w:r w:rsidDel="00D0476C">
              <w:rPr>
                <w:rFonts w:cstheme="minorBidi"/>
                <w:noProof/>
                <w:kern w:val="2"/>
                <w:szCs w:val="24"/>
                <w14:ligatures w14:val="standardContextual"/>
              </w:rPr>
              <w:tab/>
            </w:r>
            <w:r w:rsidRPr="00D0476C" w:rsidDel="00D0476C">
              <w:rPr>
                <w:rPrChange w:id="397" w:author="Kashif Umair" w:date="2025-02-10T18:04:00Z">
                  <w:rPr>
                    <w:rStyle w:val="Hyperlink"/>
                    <w:noProof/>
                  </w:rPr>
                </w:rPrChange>
              </w:rPr>
              <w:delText>Step 5: IVR Authentication:</w:delText>
            </w:r>
            <w:r w:rsidDel="00D0476C">
              <w:rPr>
                <w:noProof/>
                <w:webHidden/>
              </w:rPr>
              <w:tab/>
              <w:delText>9</w:delText>
            </w:r>
          </w:del>
        </w:p>
        <w:p w14:paraId="172D5F4C" w14:textId="5514B2EE" w:rsidR="008C2164" w:rsidDel="00D0476C" w:rsidRDefault="008C2164">
          <w:pPr>
            <w:pStyle w:val="TOC2"/>
            <w:tabs>
              <w:tab w:val="left" w:pos="880"/>
              <w:tab w:val="right" w:leader="dot" w:pos="9016"/>
            </w:tabs>
            <w:rPr>
              <w:del w:id="398" w:author="Kashif Umair" w:date="2025-02-10T18:04:00Z"/>
              <w:rFonts w:cstheme="minorBidi"/>
              <w:noProof/>
              <w:kern w:val="2"/>
              <w:szCs w:val="24"/>
              <w14:ligatures w14:val="standardContextual"/>
            </w:rPr>
          </w:pPr>
          <w:del w:id="399" w:author="Kashif Umair" w:date="2025-02-10T18:04:00Z">
            <w:r w:rsidRPr="00D0476C" w:rsidDel="00D0476C">
              <w:rPr>
                <w:rPrChange w:id="400" w:author="Kashif Umair" w:date="2025-02-10T18:04:00Z">
                  <w:rPr>
                    <w:rStyle w:val="Hyperlink"/>
                    <w:noProof/>
                  </w:rPr>
                </w:rPrChange>
              </w:rPr>
              <w:delText>4.6</w:delText>
            </w:r>
            <w:r w:rsidDel="00D0476C">
              <w:rPr>
                <w:rFonts w:cstheme="minorBidi"/>
                <w:noProof/>
                <w:kern w:val="2"/>
                <w:szCs w:val="24"/>
                <w14:ligatures w14:val="standardContextual"/>
              </w:rPr>
              <w:tab/>
            </w:r>
            <w:r w:rsidRPr="00D0476C" w:rsidDel="00D0476C">
              <w:rPr>
                <w:rPrChange w:id="401" w:author="Kashif Umair" w:date="2025-02-10T18:04:00Z">
                  <w:rPr>
                    <w:rStyle w:val="Hyperlink"/>
                    <w:noProof/>
                  </w:rPr>
                </w:rPrChange>
              </w:rPr>
              <w:delText>Step 6: Transact GL Entries:</w:delText>
            </w:r>
            <w:r w:rsidDel="00D0476C">
              <w:rPr>
                <w:noProof/>
                <w:webHidden/>
              </w:rPr>
              <w:tab/>
              <w:delText>9</w:delText>
            </w:r>
          </w:del>
        </w:p>
        <w:p w14:paraId="42ADA3E7" w14:textId="5AF194C2" w:rsidR="008C2164" w:rsidDel="00D0476C" w:rsidRDefault="008C2164">
          <w:pPr>
            <w:pStyle w:val="TOC2"/>
            <w:tabs>
              <w:tab w:val="left" w:pos="880"/>
              <w:tab w:val="right" w:leader="dot" w:pos="9016"/>
            </w:tabs>
            <w:rPr>
              <w:del w:id="402" w:author="Kashif Umair" w:date="2025-02-10T18:04:00Z"/>
              <w:rFonts w:cstheme="minorBidi"/>
              <w:noProof/>
              <w:kern w:val="2"/>
              <w:szCs w:val="24"/>
              <w14:ligatures w14:val="standardContextual"/>
            </w:rPr>
          </w:pPr>
          <w:del w:id="403" w:author="Kashif Umair" w:date="2025-02-10T18:04:00Z">
            <w:r w:rsidRPr="00D0476C" w:rsidDel="00D0476C">
              <w:rPr>
                <w:rPrChange w:id="404" w:author="Kashif Umair" w:date="2025-02-10T18:04:00Z">
                  <w:rPr>
                    <w:rStyle w:val="Hyperlink"/>
                    <w:noProof/>
                  </w:rPr>
                </w:rPrChange>
              </w:rPr>
              <w:delText>4.7</w:delText>
            </w:r>
            <w:r w:rsidDel="00D0476C">
              <w:rPr>
                <w:rFonts w:cstheme="minorBidi"/>
                <w:noProof/>
                <w:kern w:val="2"/>
                <w:szCs w:val="24"/>
                <w14:ligatures w14:val="standardContextual"/>
              </w:rPr>
              <w:tab/>
            </w:r>
            <w:r w:rsidRPr="00D0476C" w:rsidDel="00D0476C">
              <w:rPr>
                <w:rPrChange w:id="405" w:author="Kashif Umair" w:date="2025-02-10T18:04:00Z">
                  <w:rPr>
                    <w:rStyle w:val="Hyperlink"/>
                    <w:noProof/>
                  </w:rPr>
                </w:rPrChange>
              </w:rPr>
              <w:delText>Step 7: Insurance &amp; Registration Details:</w:delText>
            </w:r>
            <w:r w:rsidDel="00D0476C">
              <w:rPr>
                <w:noProof/>
                <w:webHidden/>
              </w:rPr>
              <w:tab/>
              <w:delText>9</w:delText>
            </w:r>
          </w:del>
        </w:p>
        <w:p w14:paraId="1A759EBA" w14:textId="4969E892" w:rsidR="008C2164" w:rsidDel="00D0476C" w:rsidRDefault="008C2164">
          <w:pPr>
            <w:pStyle w:val="TOC2"/>
            <w:tabs>
              <w:tab w:val="left" w:pos="880"/>
              <w:tab w:val="right" w:leader="dot" w:pos="9016"/>
            </w:tabs>
            <w:rPr>
              <w:del w:id="406" w:author="Kashif Umair" w:date="2025-02-10T18:04:00Z"/>
              <w:rFonts w:cstheme="minorBidi"/>
              <w:noProof/>
              <w:kern w:val="2"/>
              <w:szCs w:val="24"/>
              <w14:ligatures w14:val="standardContextual"/>
            </w:rPr>
          </w:pPr>
          <w:del w:id="407" w:author="Kashif Umair" w:date="2025-02-10T18:04:00Z">
            <w:r w:rsidRPr="00D0476C" w:rsidDel="00D0476C">
              <w:rPr>
                <w:rPrChange w:id="408" w:author="Kashif Umair" w:date="2025-02-10T18:04:00Z">
                  <w:rPr>
                    <w:rStyle w:val="Hyperlink"/>
                    <w:noProof/>
                  </w:rPr>
                </w:rPrChange>
              </w:rPr>
              <w:delText>4.8</w:delText>
            </w:r>
            <w:r w:rsidDel="00D0476C">
              <w:rPr>
                <w:rFonts w:cstheme="minorBidi"/>
                <w:noProof/>
                <w:kern w:val="2"/>
                <w:szCs w:val="24"/>
                <w14:ligatures w14:val="standardContextual"/>
              </w:rPr>
              <w:tab/>
            </w:r>
            <w:r w:rsidRPr="00D0476C" w:rsidDel="00D0476C">
              <w:rPr>
                <w:rPrChange w:id="409" w:author="Kashif Umair" w:date="2025-02-10T18:04:00Z">
                  <w:rPr>
                    <w:rStyle w:val="Hyperlink"/>
                    <w:noProof/>
                  </w:rPr>
                </w:rPrChange>
              </w:rPr>
              <w:delText>Step 8: Repayment Schedule &amp; Tawtheeq:</w:delText>
            </w:r>
            <w:r w:rsidDel="00D0476C">
              <w:rPr>
                <w:noProof/>
                <w:webHidden/>
              </w:rPr>
              <w:tab/>
              <w:delText>9</w:delText>
            </w:r>
          </w:del>
        </w:p>
        <w:p w14:paraId="2D56F5D3" w14:textId="2A4BD5D3" w:rsidR="008C2164" w:rsidDel="00D0476C" w:rsidRDefault="008C2164">
          <w:pPr>
            <w:pStyle w:val="TOC2"/>
            <w:tabs>
              <w:tab w:val="left" w:pos="880"/>
              <w:tab w:val="right" w:leader="dot" w:pos="9016"/>
            </w:tabs>
            <w:rPr>
              <w:del w:id="410" w:author="Kashif Umair" w:date="2025-02-10T18:04:00Z"/>
              <w:rFonts w:cstheme="minorBidi"/>
              <w:noProof/>
              <w:kern w:val="2"/>
              <w:szCs w:val="24"/>
              <w14:ligatures w14:val="standardContextual"/>
            </w:rPr>
          </w:pPr>
          <w:del w:id="411" w:author="Kashif Umair" w:date="2025-02-10T18:04:00Z">
            <w:r w:rsidRPr="00D0476C" w:rsidDel="00D0476C">
              <w:rPr>
                <w:rPrChange w:id="412" w:author="Kashif Umair" w:date="2025-02-10T18:04:00Z">
                  <w:rPr>
                    <w:rStyle w:val="Hyperlink"/>
                    <w:noProof/>
                  </w:rPr>
                </w:rPrChange>
              </w:rPr>
              <w:delText>4.9</w:delText>
            </w:r>
            <w:r w:rsidDel="00D0476C">
              <w:rPr>
                <w:rFonts w:cstheme="minorBidi"/>
                <w:noProof/>
                <w:kern w:val="2"/>
                <w:szCs w:val="24"/>
                <w14:ligatures w14:val="standardContextual"/>
              </w:rPr>
              <w:tab/>
            </w:r>
            <w:r w:rsidRPr="00D0476C" w:rsidDel="00D0476C">
              <w:rPr>
                <w:rPrChange w:id="413" w:author="Kashif Umair" w:date="2025-02-10T18:04:00Z">
                  <w:rPr>
                    <w:rStyle w:val="Hyperlink"/>
                    <w:noProof/>
                  </w:rPr>
                </w:rPrChange>
              </w:rPr>
              <w:delText>Cancellation During Cooling Period</w:delText>
            </w:r>
            <w:r w:rsidDel="00D0476C">
              <w:rPr>
                <w:noProof/>
                <w:webHidden/>
              </w:rPr>
              <w:tab/>
              <w:delText>9</w:delText>
            </w:r>
          </w:del>
        </w:p>
        <w:p w14:paraId="7C217897" w14:textId="53855135" w:rsidR="008C2164" w:rsidDel="00D0476C" w:rsidRDefault="008C2164">
          <w:pPr>
            <w:pStyle w:val="TOC1"/>
            <w:rPr>
              <w:del w:id="414" w:author="Kashif Umair" w:date="2025-02-10T18:04:00Z"/>
              <w:rFonts w:cstheme="minorBidi"/>
              <w:kern w:val="2"/>
              <w:szCs w:val="24"/>
              <w14:ligatures w14:val="standardContextual"/>
            </w:rPr>
          </w:pPr>
          <w:del w:id="415" w:author="Kashif Umair" w:date="2025-02-10T18:04:00Z">
            <w:r w:rsidRPr="00D0476C" w:rsidDel="00D0476C">
              <w:rPr>
                <w:rPrChange w:id="416" w:author="Kashif Umair" w:date="2025-02-10T18:04:00Z">
                  <w:rPr>
                    <w:rStyle w:val="Hyperlink"/>
                  </w:rPr>
                </w:rPrChange>
              </w:rPr>
              <w:delText>5.</w:delText>
            </w:r>
            <w:r w:rsidDel="00D0476C">
              <w:rPr>
                <w:rFonts w:cstheme="minorBidi"/>
                <w:kern w:val="2"/>
                <w:szCs w:val="24"/>
                <w14:ligatures w14:val="standardContextual"/>
              </w:rPr>
              <w:tab/>
            </w:r>
            <w:r w:rsidRPr="00D0476C" w:rsidDel="00D0476C">
              <w:rPr>
                <w:rPrChange w:id="417" w:author="Kashif Umair" w:date="2025-02-10T18:04:00Z">
                  <w:rPr>
                    <w:rStyle w:val="Hyperlink"/>
                  </w:rPr>
                </w:rPrChange>
              </w:rPr>
              <w:delText>Existing Functionalities</w:delText>
            </w:r>
            <w:r w:rsidDel="00D0476C">
              <w:rPr>
                <w:webHidden/>
              </w:rPr>
              <w:tab/>
              <w:delText>10</w:delText>
            </w:r>
          </w:del>
        </w:p>
        <w:p w14:paraId="2B1C2A00" w14:textId="28EC59F6" w:rsidR="008C2164" w:rsidDel="00D0476C" w:rsidRDefault="008C2164">
          <w:pPr>
            <w:pStyle w:val="TOC2"/>
            <w:tabs>
              <w:tab w:val="left" w:pos="880"/>
              <w:tab w:val="right" w:leader="dot" w:pos="9016"/>
            </w:tabs>
            <w:rPr>
              <w:del w:id="418" w:author="Kashif Umair" w:date="2025-02-10T18:04:00Z"/>
              <w:rFonts w:cstheme="minorBidi"/>
              <w:noProof/>
              <w:kern w:val="2"/>
              <w:szCs w:val="24"/>
              <w14:ligatures w14:val="standardContextual"/>
            </w:rPr>
          </w:pPr>
          <w:del w:id="419" w:author="Kashif Umair" w:date="2025-02-10T18:04:00Z">
            <w:r w:rsidRPr="00D0476C" w:rsidDel="00D0476C">
              <w:rPr>
                <w:rPrChange w:id="420" w:author="Kashif Umair" w:date="2025-02-10T18:04:00Z">
                  <w:rPr>
                    <w:rStyle w:val="Hyperlink"/>
                    <w:noProof/>
                  </w:rPr>
                </w:rPrChange>
              </w:rPr>
              <w:delText>5.1</w:delText>
            </w:r>
            <w:r w:rsidDel="00D0476C">
              <w:rPr>
                <w:rFonts w:cstheme="minorBidi"/>
                <w:noProof/>
                <w:kern w:val="2"/>
                <w:szCs w:val="24"/>
                <w14:ligatures w14:val="standardContextual"/>
              </w:rPr>
              <w:tab/>
            </w:r>
            <w:r w:rsidRPr="00D0476C" w:rsidDel="00D0476C">
              <w:rPr>
                <w:rPrChange w:id="421" w:author="Kashif Umair" w:date="2025-02-10T18:04:00Z">
                  <w:rPr>
                    <w:rStyle w:val="Hyperlink"/>
                    <w:noProof/>
                  </w:rPr>
                </w:rPrChange>
              </w:rPr>
              <w:delText>IS.PARAMETER (WS03-IJR-01)</w:delText>
            </w:r>
            <w:r w:rsidDel="00D0476C">
              <w:rPr>
                <w:noProof/>
                <w:webHidden/>
              </w:rPr>
              <w:tab/>
              <w:delText>10</w:delText>
            </w:r>
          </w:del>
        </w:p>
        <w:p w14:paraId="72840043" w14:textId="5C828C94" w:rsidR="008C2164" w:rsidDel="00D0476C" w:rsidRDefault="008C2164">
          <w:pPr>
            <w:pStyle w:val="TOC2"/>
            <w:tabs>
              <w:tab w:val="left" w:pos="880"/>
              <w:tab w:val="right" w:leader="dot" w:pos="9016"/>
            </w:tabs>
            <w:rPr>
              <w:del w:id="422" w:author="Kashif Umair" w:date="2025-02-10T18:04:00Z"/>
              <w:rFonts w:cstheme="minorBidi"/>
              <w:noProof/>
              <w:kern w:val="2"/>
              <w:szCs w:val="24"/>
              <w14:ligatures w14:val="standardContextual"/>
            </w:rPr>
          </w:pPr>
          <w:del w:id="423" w:author="Kashif Umair" w:date="2025-02-10T18:04:00Z">
            <w:r w:rsidRPr="00D0476C" w:rsidDel="00D0476C">
              <w:rPr>
                <w:rPrChange w:id="424" w:author="Kashif Umair" w:date="2025-02-10T18:04:00Z">
                  <w:rPr>
                    <w:rStyle w:val="Hyperlink"/>
                    <w:noProof/>
                  </w:rPr>
                </w:rPrChange>
              </w:rPr>
              <w:delText>5.2</w:delText>
            </w:r>
            <w:r w:rsidDel="00D0476C">
              <w:rPr>
                <w:rFonts w:cstheme="minorBidi"/>
                <w:noProof/>
                <w:kern w:val="2"/>
                <w:szCs w:val="24"/>
                <w14:ligatures w14:val="standardContextual"/>
              </w:rPr>
              <w:tab/>
            </w:r>
            <w:r w:rsidRPr="00D0476C" w:rsidDel="00D0476C">
              <w:rPr>
                <w:rPrChange w:id="425" w:author="Kashif Umair" w:date="2025-02-10T18:04:00Z">
                  <w:rPr>
                    <w:rStyle w:val="Hyperlink"/>
                    <w:noProof/>
                  </w:rPr>
                </w:rPrChange>
              </w:rPr>
              <w:delText>Asset Capture (WS03-IJR-02)</w:delText>
            </w:r>
            <w:r w:rsidDel="00D0476C">
              <w:rPr>
                <w:noProof/>
                <w:webHidden/>
              </w:rPr>
              <w:tab/>
              <w:delText>13</w:delText>
            </w:r>
          </w:del>
        </w:p>
        <w:p w14:paraId="4D0B085E" w14:textId="7F196AD7" w:rsidR="008C2164" w:rsidDel="00D0476C" w:rsidRDefault="008C2164">
          <w:pPr>
            <w:pStyle w:val="TOC2"/>
            <w:tabs>
              <w:tab w:val="left" w:pos="880"/>
              <w:tab w:val="right" w:leader="dot" w:pos="9016"/>
            </w:tabs>
            <w:rPr>
              <w:del w:id="426" w:author="Kashif Umair" w:date="2025-02-10T18:04:00Z"/>
              <w:rFonts w:cstheme="minorBidi"/>
              <w:noProof/>
              <w:kern w:val="2"/>
              <w:szCs w:val="24"/>
              <w14:ligatures w14:val="standardContextual"/>
            </w:rPr>
          </w:pPr>
          <w:del w:id="427" w:author="Kashif Umair" w:date="2025-02-10T18:04:00Z">
            <w:r w:rsidRPr="00D0476C" w:rsidDel="00D0476C">
              <w:rPr>
                <w:rPrChange w:id="428" w:author="Kashif Umair" w:date="2025-02-10T18:04:00Z">
                  <w:rPr>
                    <w:rStyle w:val="Hyperlink"/>
                    <w:noProof/>
                  </w:rPr>
                </w:rPrChange>
              </w:rPr>
              <w:delText>5.3</w:delText>
            </w:r>
            <w:r w:rsidDel="00D0476C">
              <w:rPr>
                <w:rFonts w:cstheme="minorBidi"/>
                <w:noProof/>
                <w:kern w:val="2"/>
                <w:szCs w:val="24"/>
                <w14:ligatures w14:val="standardContextual"/>
              </w:rPr>
              <w:tab/>
            </w:r>
            <w:r w:rsidRPr="00D0476C" w:rsidDel="00D0476C">
              <w:rPr>
                <w:rPrChange w:id="429" w:author="Kashif Umair" w:date="2025-02-10T18:04:00Z">
                  <w:rPr>
                    <w:rStyle w:val="Hyperlink"/>
                    <w:noProof/>
                  </w:rPr>
                </w:rPrChange>
              </w:rPr>
              <w:delText>IS Contract Booking (WS03-IJR-03)</w:delText>
            </w:r>
            <w:r w:rsidDel="00D0476C">
              <w:rPr>
                <w:noProof/>
                <w:webHidden/>
              </w:rPr>
              <w:tab/>
              <w:delText>14</w:delText>
            </w:r>
          </w:del>
        </w:p>
        <w:p w14:paraId="3B4CEC12" w14:textId="603E50C2" w:rsidR="008C2164" w:rsidDel="00D0476C" w:rsidRDefault="008C2164">
          <w:pPr>
            <w:pStyle w:val="TOC3"/>
            <w:tabs>
              <w:tab w:val="left" w:pos="1320"/>
              <w:tab w:val="right" w:leader="dot" w:pos="9016"/>
            </w:tabs>
            <w:rPr>
              <w:del w:id="430" w:author="Kashif Umair" w:date="2025-02-10T18:04:00Z"/>
              <w:rFonts w:cstheme="minorBidi"/>
              <w:noProof/>
              <w:kern w:val="2"/>
              <w:szCs w:val="24"/>
              <w14:ligatures w14:val="standardContextual"/>
            </w:rPr>
          </w:pPr>
          <w:del w:id="431" w:author="Kashif Umair" w:date="2025-02-10T18:04:00Z">
            <w:r w:rsidRPr="00D0476C" w:rsidDel="00D0476C">
              <w:rPr>
                <w:rPrChange w:id="432" w:author="Kashif Umair" w:date="2025-02-10T18:04:00Z">
                  <w:rPr>
                    <w:rStyle w:val="Hyperlink"/>
                    <w:bCs/>
                    <w:noProof/>
                  </w:rPr>
                </w:rPrChange>
              </w:rPr>
              <w:delText>5.3.1</w:delText>
            </w:r>
            <w:r w:rsidDel="00D0476C">
              <w:rPr>
                <w:rFonts w:cstheme="minorBidi"/>
                <w:noProof/>
                <w:kern w:val="2"/>
                <w:szCs w:val="24"/>
                <w14:ligatures w14:val="standardContextual"/>
              </w:rPr>
              <w:tab/>
            </w:r>
            <w:r w:rsidRPr="00D0476C" w:rsidDel="00D0476C">
              <w:rPr>
                <w:rPrChange w:id="433" w:author="Kashif Umair" w:date="2025-02-10T18:04:00Z">
                  <w:rPr>
                    <w:rStyle w:val="Hyperlink"/>
                    <w:noProof/>
                  </w:rPr>
                </w:rPrChange>
              </w:rPr>
              <w:delText>Input New Contract</w:delText>
            </w:r>
            <w:r w:rsidDel="00D0476C">
              <w:rPr>
                <w:noProof/>
                <w:webHidden/>
              </w:rPr>
              <w:tab/>
              <w:delText>15</w:delText>
            </w:r>
          </w:del>
        </w:p>
        <w:p w14:paraId="110933ED" w14:textId="745B0872" w:rsidR="008C2164" w:rsidDel="00D0476C" w:rsidRDefault="008C2164">
          <w:pPr>
            <w:pStyle w:val="TOC3"/>
            <w:tabs>
              <w:tab w:val="left" w:pos="1320"/>
              <w:tab w:val="right" w:leader="dot" w:pos="9016"/>
            </w:tabs>
            <w:rPr>
              <w:del w:id="434" w:author="Kashif Umair" w:date="2025-02-10T18:04:00Z"/>
              <w:rFonts w:cstheme="minorBidi"/>
              <w:noProof/>
              <w:kern w:val="2"/>
              <w:szCs w:val="24"/>
              <w14:ligatures w14:val="standardContextual"/>
            </w:rPr>
          </w:pPr>
          <w:del w:id="435" w:author="Kashif Umair" w:date="2025-02-10T18:04:00Z">
            <w:r w:rsidRPr="00D0476C" w:rsidDel="00D0476C">
              <w:rPr>
                <w:rPrChange w:id="436" w:author="Kashif Umair" w:date="2025-02-10T18:04:00Z">
                  <w:rPr>
                    <w:rStyle w:val="Hyperlink"/>
                    <w:bCs/>
                    <w:noProof/>
                  </w:rPr>
                </w:rPrChange>
              </w:rPr>
              <w:delText>5.3.2</w:delText>
            </w:r>
            <w:r w:rsidDel="00D0476C">
              <w:rPr>
                <w:rFonts w:cstheme="minorBidi"/>
                <w:noProof/>
                <w:kern w:val="2"/>
                <w:szCs w:val="24"/>
                <w14:ligatures w14:val="standardContextual"/>
              </w:rPr>
              <w:tab/>
            </w:r>
            <w:r w:rsidRPr="00D0476C" w:rsidDel="00D0476C">
              <w:rPr>
                <w:rPrChange w:id="437" w:author="Kashif Umair" w:date="2025-02-10T18:04:00Z">
                  <w:rPr>
                    <w:rStyle w:val="Hyperlink"/>
                    <w:noProof/>
                  </w:rPr>
                </w:rPrChange>
              </w:rPr>
              <w:delText>Down Payment</w:delText>
            </w:r>
            <w:r w:rsidDel="00D0476C">
              <w:rPr>
                <w:noProof/>
                <w:webHidden/>
              </w:rPr>
              <w:tab/>
              <w:delText>15</w:delText>
            </w:r>
          </w:del>
        </w:p>
        <w:p w14:paraId="2919C638" w14:textId="238FC575" w:rsidR="008C2164" w:rsidDel="00D0476C" w:rsidRDefault="008C2164">
          <w:pPr>
            <w:pStyle w:val="TOC3"/>
            <w:tabs>
              <w:tab w:val="left" w:pos="1320"/>
              <w:tab w:val="right" w:leader="dot" w:pos="9016"/>
            </w:tabs>
            <w:rPr>
              <w:del w:id="438" w:author="Kashif Umair" w:date="2025-02-10T18:04:00Z"/>
              <w:rFonts w:cstheme="minorBidi"/>
              <w:noProof/>
              <w:kern w:val="2"/>
              <w:szCs w:val="24"/>
              <w14:ligatures w14:val="standardContextual"/>
            </w:rPr>
          </w:pPr>
          <w:del w:id="439" w:author="Kashif Umair" w:date="2025-02-10T18:04:00Z">
            <w:r w:rsidRPr="00D0476C" w:rsidDel="00D0476C">
              <w:rPr>
                <w:rPrChange w:id="440" w:author="Kashif Umair" w:date="2025-02-10T18:04:00Z">
                  <w:rPr>
                    <w:rStyle w:val="Hyperlink"/>
                    <w:bCs/>
                    <w:noProof/>
                  </w:rPr>
                </w:rPrChange>
              </w:rPr>
              <w:lastRenderedPageBreak/>
              <w:delText>5.3.3</w:delText>
            </w:r>
            <w:r w:rsidDel="00D0476C">
              <w:rPr>
                <w:rFonts w:cstheme="minorBidi"/>
                <w:noProof/>
                <w:kern w:val="2"/>
                <w:szCs w:val="24"/>
                <w14:ligatures w14:val="standardContextual"/>
              </w:rPr>
              <w:tab/>
            </w:r>
            <w:r w:rsidRPr="00D0476C" w:rsidDel="00D0476C">
              <w:rPr>
                <w:rPrChange w:id="441" w:author="Kashif Umair" w:date="2025-02-10T18:04:00Z">
                  <w:rPr>
                    <w:rStyle w:val="Hyperlink"/>
                    <w:noProof/>
                  </w:rPr>
                </w:rPrChange>
              </w:rPr>
              <w:delText>Cost</w:delText>
            </w:r>
            <w:r w:rsidDel="00D0476C">
              <w:rPr>
                <w:noProof/>
                <w:webHidden/>
              </w:rPr>
              <w:tab/>
              <w:delText>16</w:delText>
            </w:r>
          </w:del>
        </w:p>
        <w:p w14:paraId="5CD611E2" w14:textId="06472152" w:rsidR="008C2164" w:rsidDel="00D0476C" w:rsidRDefault="008C2164">
          <w:pPr>
            <w:pStyle w:val="TOC3"/>
            <w:tabs>
              <w:tab w:val="left" w:pos="1320"/>
              <w:tab w:val="right" w:leader="dot" w:pos="9016"/>
            </w:tabs>
            <w:rPr>
              <w:del w:id="442" w:author="Kashif Umair" w:date="2025-02-10T18:04:00Z"/>
              <w:rFonts w:cstheme="minorBidi"/>
              <w:noProof/>
              <w:kern w:val="2"/>
              <w:szCs w:val="24"/>
              <w14:ligatures w14:val="standardContextual"/>
            </w:rPr>
          </w:pPr>
          <w:del w:id="443" w:author="Kashif Umair" w:date="2025-02-10T18:04:00Z">
            <w:r w:rsidRPr="00D0476C" w:rsidDel="00D0476C">
              <w:rPr>
                <w:rPrChange w:id="444" w:author="Kashif Umair" w:date="2025-02-10T18:04:00Z">
                  <w:rPr>
                    <w:rStyle w:val="Hyperlink"/>
                    <w:bCs/>
                    <w:noProof/>
                  </w:rPr>
                </w:rPrChange>
              </w:rPr>
              <w:delText>5.3.4</w:delText>
            </w:r>
            <w:r w:rsidDel="00D0476C">
              <w:rPr>
                <w:rFonts w:cstheme="minorBidi"/>
                <w:noProof/>
                <w:kern w:val="2"/>
                <w:szCs w:val="24"/>
                <w14:ligatures w14:val="standardContextual"/>
              </w:rPr>
              <w:tab/>
            </w:r>
            <w:r w:rsidRPr="00D0476C" w:rsidDel="00D0476C">
              <w:rPr>
                <w:rPrChange w:id="445" w:author="Kashif Umair" w:date="2025-02-10T18:04:00Z">
                  <w:rPr>
                    <w:rStyle w:val="Hyperlink"/>
                    <w:noProof/>
                  </w:rPr>
                </w:rPrChange>
              </w:rPr>
              <w:delText>Accounting Entries – IS Contract</w:delText>
            </w:r>
            <w:r w:rsidDel="00D0476C">
              <w:rPr>
                <w:noProof/>
                <w:webHidden/>
              </w:rPr>
              <w:tab/>
              <w:delText>17</w:delText>
            </w:r>
          </w:del>
        </w:p>
        <w:p w14:paraId="1B78E624" w14:textId="5E363C35" w:rsidR="008C2164" w:rsidDel="00D0476C" w:rsidRDefault="008C2164">
          <w:pPr>
            <w:pStyle w:val="TOC3"/>
            <w:tabs>
              <w:tab w:val="left" w:pos="1540"/>
              <w:tab w:val="right" w:leader="dot" w:pos="9016"/>
            </w:tabs>
            <w:rPr>
              <w:del w:id="446" w:author="Kashif Umair" w:date="2025-02-10T18:04:00Z"/>
              <w:rFonts w:cstheme="minorBidi"/>
              <w:noProof/>
              <w:kern w:val="2"/>
              <w:szCs w:val="24"/>
              <w14:ligatures w14:val="standardContextual"/>
            </w:rPr>
          </w:pPr>
          <w:del w:id="447" w:author="Kashif Umair" w:date="2025-02-10T18:04:00Z">
            <w:r w:rsidRPr="00D0476C" w:rsidDel="00D0476C">
              <w:rPr>
                <w:rPrChange w:id="448" w:author="Kashif Umair" w:date="2025-02-10T18:04:00Z">
                  <w:rPr>
                    <w:rStyle w:val="Hyperlink"/>
                    <w:noProof/>
                  </w:rPr>
                </w:rPrChange>
              </w:rPr>
              <w:delText>5.3.4.1</w:delText>
            </w:r>
            <w:r w:rsidDel="00D0476C">
              <w:rPr>
                <w:rFonts w:cstheme="minorBidi"/>
                <w:noProof/>
                <w:kern w:val="2"/>
                <w:szCs w:val="24"/>
                <w14:ligatures w14:val="standardContextual"/>
              </w:rPr>
              <w:tab/>
            </w:r>
            <w:r w:rsidRPr="00D0476C" w:rsidDel="00D0476C">
              <w:rPr>
                <w:rPrChange w:id="449" w:author="Kashif Umair" w:date="2025-02-10T18:04:00Z">
                  <w:rPr>
                    <w:rStyle w:val="Hyperlink"/>
                    <w:noProof/>
                  </w:rPr>
                </w:rPrChange>
              </w:rPr>
              <w:delText>Approval Stage</w:delText>
            </w:r>
            <w:r w:rsidDel="00D0476C">
              <w:rPr>
                <w:noProof/>
                <w:webHidden/>
              </w:rPr>
              <w:tab/>
              <w:delText>17</w:delText>
            </w:r>
          </w:del>
        </w:p>
        <w:p w14:paraId="0821C128" w14:textId="030F9CAE" w:rsidR="008C2164" w:rsidDel="00D0476C" w:rsidRDefault="008C2164">
          <w:pPr>
            <w:pStyle w:val="TOC3"/>
            <w:tabs>
              <w:tab w:val="left" w:pos="1540"/>
              <w:tab w:val="right" w:leader="dot" w:pos="9016"/>
            </w:tabs>
            <w:rPr>
              <w:del w:id="450" w:author="Kashif Umair" w:date="2025-02-10T18:04:00Z"/>
              <w:rFonts w:cstheme="minorBidi"/>
              <w:noProof/>
              <w:kern w:val="2"/>
              <w:szCs w:val="24"/>
              <w14:ligatures w14:val="standardContextual"/>
            </w:rPr>
          </w:pPr>
          <w:del w:id="451" w:author="Kashif Umair" w:date="2025-02-10T18:04:00Z">
            <w:r w:rsidRPr="00D0476C" w:rsidDel="00D0476C">
              <w:rPr>
                <w:rPrChange w:id="452" w:author="Kashif Umair" w:date="2025-02-10T18:04:00Z">
                  <w:rPr>
                    <w:rStyle w:val="Hyperlink"/>
                    <w:noProof/>
                  </w:rPr>
                </w:rPrChange>
              </w:rPr>
              <w:delText>5.3.4.2</w:delText>
            </w:r>
            <w:r w:rsidDel="00D0476C">
              <w:rPr>
                <w:rFonts w:cstheme="minorBidi"/>
                <w:noProof/>
                <w:kern w:val="2"/>
                <w:szCs w:val="24"/>
                <w14:ligatures w14:val="standardContextual"/>
              </w:rPr>
              <w:tab/>
            </w:r>
            <w:r w:rsidRPr="00D0476C" w:rsidDel="00D0476C">
              <w:rPr>
                <w:rPrChange w:id="453" w:author="Kashif Umair" w:date="2025-02-10T18:04:00Z">
                  <w:rPr>
                    <w:rStyle w:val="Hyperlink"/>
                    <w:noProof/>
                  </w:rPr>
                </w:rPrChange>
              </w:rPr>
              <w:delText>Purchase Stage</w:delText>
            </w:r>
            <w:r w:rsidDel="00D0476C">
              <w:rPr>
                <w:noProof/>
                <w:webHidden/>
              </w:rPr>
              <w:tab/>
              <w:delText>17</w:delText>
            </w:r>
          </w:del>
        </w:p>
        <w:p w14:paraId="11FBD95A" w14:textId="6812EC06" w:rsidR="008C2164" w:rsidDel="00D0476C" w:rsidRDefault="008C2164">
          <w:pPr>
            <w:pStyle w:val="TOC3"/>
            <w:tabs>
              <w:tab w:val="left" w:pos="1540"/>
              <w:tab w:val="right" w:leader="dot" w:pos="9016"/>
            </w:tabs>
            <w:rPr>
              <w:del w:id="454" w:author="Kashif Umair" w:date="2025-02-10T18:04:00Z"/>
              <w:rFonts w:cstheme="minorBidi"/>
              <w:noProof/>
              <w:kern w:val="2"/>
              <w:szCs w:val="24"/>
              <w14:ligatures w14:val="standardContextual"/>
            </w:rPr>
          </w:pPr>
          <w:del w:id="455" w:author="Kashif Umair" w:date="2025-02-10T18:04:00Z">
            <w:r w:rsidRPr="00D0476C" w:rsidDel="00D0476C">
              <w:rPr>
                <w:rPrChange w:id="456" w:author="Kashif Umair" w:date="2025-02-10T18:04:00Z">
                  <w:rPr>
                    <w:rStyle w:val="Hyperlink"/>
                    <w:noProof/>
                  </w:rPr>
                </w:rPrChange>
              </w:rPr>
              <w:delText>5.3.4.3</w:delText>
            </w:r>
            <w:r w:rsidDel="00D0476C">
              <w:rPr>
                <w:rFonts w:cstheme="minorBidi"/>
                <w:noProof/>
                <w:kern w:val="2"/>
                <w:szCs w:val="24"/>
                <w14:ligatures w14:val="standardContextual"/>
              </w:rPr>
              <w:tab/>
            </w:r>
            <w:r w:rsidRPr="00D0476C" w:rsidDel="00D0476C">
              <w:rPr>
                <w:rPrChange w:id="457" w:author="Kashif Umair" w:date="2025-02-10T18:04:00Z">
                  <w:rPr>
                    <w:rStyle w:val="Hyperlink"/>
                    <w:noProof/>
                  </w:rPr>
                </w:rPrChange>
              </w:rPr>
              <w:delText>End to End IS Contract Entries</w:delText>
            </w:r>
            <w:r w:rsidDel="00D0476C">
              <w:rPr>
                <w:noProof/>
                <w:webHidden/>
              </w:rPr>
              <w:tab/>
              <w:delText>17</w:delText>
            </w:r>
          </w:del>
        </w:p>
        <w:p w14:paraId="05CDFF8E" w14:textId="3F3A7CDF" w:rsidR="008C2164" w:rsidDel="00D0476C" w:rsidRDefault="008C2164">
          <w:pPr>
            <w:pStyle w:val="TOC2"/>
            <w:tabs>
              <w:tab w:val="left" w:pos="880"/>
              <w:tab w:val="right" w:leader="dot" w:pos="9016"/>
            </w:tabs>
            <w:rPr>
              <w:del w:id="458" w:author="Kashif Umair" w:date="2025-02-10T18:04:00Z"/>
              <w:rFonts w:cstheme="minorBidi"/>
              <w:noProof/>
              <w:kern w:val="2"/>
              <w:szCs w:val="24"/>
              <w14:ligatures w14:val="standardContextual"/>
            </w:rPr>
          </w:pPr>
          <w:del w:id="459" w:author="Kashif Umair" w:date="2025-02-10T18:04:00Z">
            <w:r w:rsidRPr="00D0476C" w:rsidDel="00D0476C">
              <w:rPr>
                <w:rPrChange w:id="460" w:author="Kashif Umair" w:date="2025-02-10T18:04:00Z">
                  <w:rPr>
                    <w:rStyle w:val="Hyperlink"/>
                    <w:noProof/>
                  </w:rPr>
                </w:rPrChange>
              </w:rPr>
              <w:delText>5.4</w:delText>
            </w:r>
            <w:r w:rsidDel="00D0476C">
              <w:rPr>
                <w:rFonts w:cstheme="minorBidi"/>
                <w:noProof/>
                <w:kern w:val="2"/>
                <w:szCs w:val="24"/>
                <w14:ligatures w14:val="standardContextual"/>
              </w:rPr>
              <w:tab/>
            </w:r>
            <w:r w:rsidRPr="00D0476C" w:rsidDel="00D0476C">
              <w:rPr>
                <w:rPrChange w:id="461" w:author="Kashif Umair" w:date="2025-02-10T18:04:00Z">
                  <w:rPr>
                    <w:rStyle w:val="Hyperlink"/>
                    <w:noProof/>
                  </w:rPr>
                </w:rPrChange>
              </w:rPr>
              <w:delText>Down Payment Recovery (WS03-IJR-04)</w:delText>
            </w:r>
            <w:r w:rsidDel="00D0476C">
              <w:rPr>
                <w:noProof/>
                <w:webHidden/>
              </w:rPr>
              <w:tab/>
              <w:delText>18</w:delText>
            </w:r>
          </w:del>
        </w:p>
        <w:p w14:paraId="4AD1A45B" w14:textId="5FAA571D" w:rsidR="008C2164" w:rsidDel="00D0476C" w:rsidRDefault="008C2164">
          <w:pPr>
            <w:pStyle w:val="TOC3"/>
            <w:tabs>
              <w:tab w:val="left" w:pos="1320"/>
              <w:tab w:val="right" w:leader="dot" w:pos="9016"/>
            </w:tabs>
            <w:rPr>
              <w:del w:id="462" w:author="Kashif Umair" w:date="2025-02-10T18:04:00Z"/>
              <w:rFonts w:cstheme="minorBidi"/>
              <w:noProof/>
              <w:kern w:val="2"/>
              <w:szCs w:val="24"/>
              <w14:ligatures w14:val="standardContextual"/>
            </w:rPr>
          </w:pPr>
          <w:del w:id="463" w:author="Kashif Umair" w:date="2025-02-10T18:04:00Z">
            <w:r w:rsidRPr="00D0476C" w:rsidDel="00D0476C">
              <w:rPr>
                <w:rPrChange w:id="464" w:author="Kashif Umair" w:date="2025-02-10T18:04:00Z">
                  <w:rPr>
                    <w:rStyle w:val="Hyperlink"/>
                    <w:bCs/>
                    <w:noProof/>
                  </w:rPr>
                </w:rPrChange>
              </w:rPr>
              <w:delText>5.4.1</w:delText>
            </w:r>
            <w:r w:rsidDel="00D0476C">
              <w:rPr>
                <w:rFonts w:cstheme="minorBidi"/>
                <w:noProof/>
                <w:kern w:val="2"/>
                <w:szCs w:val="24"/>
                <w14:ligatures w14:val="standardContextual"/>
              </w:rPr>
              <w:tab/>
            </w:r>
            <w:r w:rsidRPr="00D0476C" w:rsidDel="00D0476C">
              <w:rPr>
                <w:rPrChange w:id="465" w:author="Kashif Umair" w:date="2025-02-10T18:04:00Z">
                  <w:rPr>
                    <w:rStyle w:val="Hyperlink"/>
                    <w:noProof/>
                  </w:rPr>
                </w:rPrChange>
              </w:rPr>
              <w:delText>Accounting Entries – Down Payment</w:delText>
            </w:r>
            <w:r w:rsidDel="00D0476C">
              <w:rPr>
                <w:noProof/>
                <w:webHidden/>
              </w:rPr>
              <w:tab/>
              <w:delText>19</w:delText>
            </w:r>
          </w:del>
        </w:p>
        <w:p w14:paraId="679B129E" w14:textId="59613E7F" w:rsidR="008C2164" w:rsidDel="00D0476C" w:rsidRDefault="008C2164">
          <w:pPr>
            <w:pStyle w:val="TOC2"/>
            <w:tabs>
              <w:tab w:val="left" w:pos="880"/>
              <w:tab w:val="right" w:leader="dot" w:pos="9016"/>
            </w:tabs>
            <w:rPr>
              <w:del w:id="466" w:author="Kashif Umair" w:date="2025-02-10T18:04:00Z"/>
              <w:rFonts w:cstheme="minorBidi"/>
              <w:noProof/>
              <w:kern w:val="2"/>
              <w:szCs w:val="24"/>
              <w14:ligatures w14:val="standardContextual"/>
            </w:rPr>
          </w:pPr>
          <w:del w:id="467" w:author="Kashif Umair" w:date="2025-02-10T18:04:00Z">
            <w:r w:rsidRPr="00D0476C" w:rsidDel="00D0476C">
              <w:rPr>
                <w:rPrChange w:id="468" w:author="Kashif Umair" w:date="2025-02-10T18:04:00Z">
                  <w:rPr>
                    <w:rStyle w:val="Hyperlink"/>
                    <w:noProof/>
                  </w:rPr>
                </w:rPrChange>
              </w:rPr>
              <w:delText>5.5</w:delText>
            </w:r>
            <w:r w:rsidDel="00D0476C">
              <w:rPr>
                <w:rFonts w:cstheme="minorBidi"/>
                <w:noProof/>
                <w:kern w:val="2"/>
                <w:szCs w:val="24"/>
                <w14:ligatures w14:val="standardContextual"/>
              </w:rPr>
              <w:tab/>
            </w:r>
            <w:r w:rsidRPr="00D0476C" w:rsidDel="00D0476C">
              <w:rPr>
                <w:rPrChange w:id="469" w:author="Kashif Umair" w:date="2025-02-10T18:04:00Z">
                  <w:rPr>
                    <w:rStyle w:val="Hyperlink"/>
                    <w:noProof/>
                  </w:rPr>
                </w:rPrChange>
              </w:rPr>
              <w:delText>Payment to Vendor (WS03-IJR-05)</w:delText>
            </w:r>
            <w:r w:rsidDel="00D0476C">
              <w:rPr>
                <w:noProof/>
                <w:webHidden/>
              </w:rPr>
              <w:tab/>
              <w:delText>20</w:delText>
            </w:r>
          </w:del>
        </w:p>
        <w:p w14:paraId="43263641" w14:textId="531288B0" w:rsidR="008C2164" w:rsidDel="00D0476C" w:rsidRDefault="008C2164">
          <w:pPr>
            <w:pStyle w:val="TOC3"/>
            <w:tabs>
              <w:tab w:val="left" w:pos="1320"/>
              <w:tab w:val="right" w:leader="dot" w:pos="9016"/>
            </w:tabs>
            <w:rPr>
              <w:del w:id="470" w:author="Kashif Umair" w:date="2025-02-10T18:04:00Z"/>
              <w:rFonts w:cstheme="minorBidi"/>
              <w:noProof/>
              <w:kern w:val="2"/>
              <w:szCs w:val="24"/>
              <w14:ligatures w14:val="standardContextual"/>
            </w:rPr>
          </w:pPr>
          <w:del w:id="471" w:author="Kashif Umair" w:date="2025-02-10T18:04:00Z">
            <w:r w:rsidRPr="00D0476C" w:rsidDel="00D0476C">
              <w:rPr>
                <w:rPrChange w:id="472" w:author="Kashif Umair" w:date="2025-02-10T18:04:00Z">
                  <w:rPr>
                    <w:rStyle w:val="Hyperlink"/>
                    <w:bCs/>
                    <w:noProof/>
                  </w:rPr>
                </w:rPrChange>
              </w:rPr>
              <w:delText>5.5.1</w:delText>
            </w:r>
            <w:r w:rsidDel="00D0476C">
              <w:rPr>
                <w:rFonts w:cstheme="minorBidi"/>
                <w:noProof/>
                <w:kern w:val="2"/>
                <w:szCs w:val="24"/>
                <w14:ligatures w14:val="standardContextual"/>
              </w:rPr>
              <w:tab/>
            </w:r>
            <w:r w:rsidRPr="00D0476C" w:rsidDel="00D0476C">
              <w:rPr>
                <w:rPrChange w:id="473" w:author="Kashif Umair" w:date="2025-02-10T18:04:00Z">
                  <w:rPr>
                    <w:rStyle w:val="Hyperlink"/>
                    <w:noProof/>
                  </w:rPr>
                </w:rPrChange>
              </w:rPr>
              <w:delText>Accounting Entry - Payment to Vendor</w:delText>
            </w:r>
            <w:r w:rsidDel="00D0476C">
              <w:rPr>
                <w:noProof/>
                <w:webHidden/>
              </w:rPr>
              <w:tab/>
              <w:delText>20</w:delText>
            </w:r>
          </w:del>
        </w:p>
        <w:p w14:paraId="2BFC22F2" w14:textId="3BF3E6D2" w:rsidR="008C2164" w:rsidDel="00D0476C" w:rsidRDefault="008C2164">
          <w:pPr>
            <w:pStyle w:val="TOC1"/>
            <w:rPr>
              <w:del w:id="474" w:author="Kashif Umair" w:date="2025-02-10T18:04:00Z"/>
              <w:rFonts w:cstheme="minorBidi"/>
              <w:kern w:val="2"/>
              <w:szCs w:val="24"/>
              <w14:ligatures w14:val="standardContextual"/>
            </w:rPr>
          </w:pPr>
          <w:del w:id="475" w:author="Kashif Umair" w:date="2025-02-10T18:04:00Z">
            <w:r w:rsidRPr="00D0476C" w:rsidDel="00D0476C">
              <w:rPr>
                <w:rPrChange w:id="476" w:author="Kashif Umair" w:date="2025-02-10T18:04:00Z">
                  <w:rPr>
                    <w:rStyle w:val="Hyperlink"/>
                  </w:rPr>
                </w:rPrChange>
              </w:rPr>
              <w:delText>6.</w:delText>
            </w:r>
            <w:r w:rsidDel="00D0476C">
              <w:rPr>
                <w:rFonts w:cstheme="minorBidi"/>
                <w:kern w:val="2"/>
                <w:szCs w:val="24"/>
                <w14:ligatures w14:val="standardContextual"/>
              </w:rPr>
              <w:tab/>
            </w:r>
            <w:r w:rsidRPr="00D0476C" w:rsidDel="00D0476C">
              <w:rPr>
                <w:rPrChange w:id="477" w:author="Kashif Umair" w:date="2025-02-10T18:04:00Z">
                  <w:rPr>
                    <w:rStyle w:val="Hyperlink"/>
                  </w:rPr>
                </w:rPrChange>
              </w:rPr>
              <w:delText>Credit Arrangement</w:delText>
            </w:r>
            <w:r w:rsidDel="00D0476C">
              <w:rPr>
                <w:webHidden/>
              </w:rPr>
              <w:tab/>
              <w:delText>21</w:delText>
            </w:r>
          </w:del>
        </w:p>
        <w:p w14:paraId="02D574C3" w14:textId="5230440C" w:rsidR="008C2164" w:rsidDel="00D0476C" w:rsidRDefault="008C2164">
          <w:pPr>
            <w:pStyle w:val="TOC2"/>
            <w:tabs>
              <w:tab w:val="left" w:pos="880"/>
              <w:tab w:val="right" w:leader="dot" w:pos="9016"/>
            </w:tabs>
            <w:rPr>
              <w:del w:id="478" w:author="Kashif Umair" w:date="2025-02-10T18:04:00Z"/>
              <w:rFonts w:cstheme="minorBidi"/>
              <w:noProof/>
              <w:kern w:val="2"/>
              <w:szCs w:val="24"/>
              <w14:ligatures w14:val="standardContextual"/>
            </w:rPr>
          </w:pPr>
          <w:del w:id="479" w:author="Kashif Umair" w:date="2025-02-10T18:04:00Z">
            <w:r w:rsidRPr="00D0476C" w:rsidDel="00D0476C">
              <w:rPr>
                <w:rPrChange w:id="480" w:author="Kashif Umair" w:date="2025-02-10T18:04:00Z">
                  <w:rPr>
                    <w:rStyle w:val="Hyperlink"/>
                    <w:noProof/>
                  </w:rPr>
                </w:rPrChange>
              </w:rPr>
              <w:delText>6.1</w:delText>
            </w:r>
            <w:r w:rsidDel="00D0476C">
              <w:rPr>
                <w:rFonts w:cstheme="minorBidi"/>
                <w:noProof/>
                <w:kern w:val="2"/>
                <w:szCs w:val="24"/>
                <w14:ligatures w14:val="standardContextual"/>
              </w:rPr>
              <w:tab/>
            </w:r>
            <w:r w:rsidRPr="00D0476C" w:rsidDel="00D0476C">
              <w:rPr>
                <w:rPrChange w:id="481" w:author="Kashif Umair" w:date="2025-02-10T18:04:00Z">
                  <w:rPr>
                    <w:rStyle w:val="Hyperlink"/>
                    <w:noProof/>
                  </w:rPr>
                </w:rPrChange>
              </w:rPr>
              <w:delText>Arrangement Creation (WS03-IJR-06)</w:delText>
            </w:r>
            <w:r w:rsidDel="00D0476C">
              <w:rPr>
                <w:noProof/>
                <w:webHidden/>
              </w:rPr>
              <w:tab/>
              <w:delText>21</w:delText>
            </w:r>
          </w:del>
        </w:p>
        <w:p w14:paraId="51ECFDF5" w14:textId="1568C919" w:rsidR="008C2164" w:rsidDel="00D0476C" w:rsidRDefault="008C2164">
          <w:pPr>
            <w:pStyle w:val="TOC2"/>
            <w:tabs>
              <w:tab w:val="left" w:pos="880"/>
              <w:tab w:val="right" w:leader="dot" w:pos="9016"/>
            </w:tabs>
            <w:rPr>
              <w:del w:id="482" w:author="Kashif Umair" w:date="2025-02-10T18:04:00Z"/>
              <w:rFonts w:cstheme="minorBidi"/>
              <w:noProof/>
              <w:kern w:val="2"/>
              <w:szCs w:val="24"/>
              <w14:ligatures w14:val="standardContextual"/>
            </w:rPr>
          </w:pPr>
          <w:del w:id="483" w:author="Kashif Umair" w:date="2025-02-10T18:04:00Z">
            <w:r w:rsidRPr="00D0476C" w:rsidDel="00D0476C">
              <w:rPr>
                <w:rPrChange w:id="484" w:author="Kashif Umair" w:date="2025-02-10T18:04:00Z">
                  <w:rPr>
                    <w:rStyle w:val="Hyperlink"/>
                    <w:noProof/>
                  </w:rPr>
                </w:rPrChange>
              </w:rPr>
              <w:delText>6.2</w:delText>
            </w:r>
            <w:r w:rsidDel="00D0476C">
              <w:rPr>
                <w:rFonts w:cstheme="minorBidi"/>
                <w:noProof/>
                <w:kern w:val="2"/>
                <w:szCs w:val="24"/>
                <w14:ligatures w14:val="standardContextual"/>
              </w:rPr>
              <w:tab/>
            </w:r>
            <w:r w:rsidRPr="00D0476C" w:rsidDel="00D0476C">
              <w:rPr>
                <w:rPrChange w:id="485" w:author="Kashif Umair" w:date="2025-02-10T18:04:00Z">
                  <w:rPr>
                    <w:rStyle w:val="Hyperlink"/>
                    <w:noProof/>
                  </w:rPr>
                </w:rPrChange>
              </w:rPr>
              <w:delText>Payment Schedule</w:delText>
            </w:r>
            <w:r w:rsidDel="00D0476C">
              <w:rPr>
                <w:noProof/>
                <w:webHidden/>
              </w:rPr>
              <w:tab/>
              <w:delText>23</w:delText>
            </w:r>
          </w:del>
        </w:p>
        <w:p w14:paraId="0BD784CA" w14:textId="6F96C06C" w:rsidR="008C2164" w:rsidDel="00D0476C" w:rsidRDefault="008C2164">
          <w:pPr>
            <w:pStyle w:val="TOC2"/>
            <w:tabs>
              <w:tab w:val="left" w:pos="880"/>
              <w:tab w:val="right" w:leader="dot" w:pos="9016"/>
            </w:tabs>
            <w:rPr>
              <w:del w:id="486" w:author="Kashif Umair" w:date="2025-02-10T18:04:00Z"/>
              <w:rFonts w:cstheme="minorBidi"/>
              <w:noProof/>
              <w:kern w:val="2"/>
              <w:szCs w:val="24"/>
              <w14:ligatures w14:val="standardContextual"/>
            </w:rPr>
          </w:pPr>
          <w:del w:id="487" w:author="Kashif Umair" w:date="2025-02-10T18:04:00Z">
            <w:r w:rsidRPr="00D0476C" w:rsidDel="00D0476C">
              <w:rPr>
                <w:rPrChange w:id="488" w:author="Kashif Umair" w:date="2025-02-10T18:04:00Z">
                  <w:rPr>
                    <w:rStyle w:val="Hyperlink"/>
                    <w:noProof/>
                  </w:rPr>
                </w:rPrChange>
              </w:rPr>
              <w:delText>6.3</w:delText>
            </w:r>
            <w:r w:rsidDel="00D0476C">
              <w:rPr>
                <w:rFonts w:cstheme="minorBidi"/>
                <w:noProof/>
                <w:kern w:val="2"/>
                <w:szCs w:val="24"/>
                <w14:ligatures w14:val="standardContextual"/>
              </w:rPr>
              <w:tab/>
            </w:r>
            <w:r w:rsidRPr="00D0476C" w:rsidDel="00D0476C">
              <w:rPr>
                <w:rPrChange w:id="489" w:author="Kashif Umair" w:date="2025-02-10T18:04:00Z">
                  <w:rPr>
                    <w:rStyle w:val="Hyperlink"/>
                    <w:noProof/>
                  </w:rPr>
                </w:rPrChange>
              </w:rPr>
              <w:delText>SAMA Payment Schedule (WS03-IJR-07)</w:delText>
            </w:r>
            <w:r w:rsidDel="00D0476C">
              <w:rPr>
                <w:noProof/>
                <w:webHidden/>
              </w:rPr>
              <w:tab/>
              <w:delText>23</w:delText>
            </w:r>
          </w:del>
        </w:p>
        <w:p w14:paraId="660DE943" w14:textId="51A701D3" w:rsidR="008C2164" w:rsidDel="00D0476C" w:rsidRDefault="008C2164">
          <w:pPr>
            <w:pStyle w:val="TOC2"/>
            <w:tabs>
              <w:tab w:val="left" w:pos="880"/>
              <w:tab w:val="right" w:leader="dot" w:pos="9016"/>
            </w:tabs>
            <w:rPr>
              <w:del w:id="490" w:author="Kashif Umair" w:date="2025-02-10T18:04:00Z"/>
              <w:rFonts w:cstheme="minorBidi"/>
              <w:noProof/>
              <w:kern w:val="2"/>
              <w:szCs w:val="24"/>
              <w14:ligatures w14:val="standardContextual"/>
            </w:rPr>
          </w:pPr>
          <w:del w:id="491" w:author="Kashif Umair" w:date="2025-02-10T18:04:00Z">
            <w:r w:rsidRPr="00D0476C" w:rsidDel="00D0476C">
              <w:rPr>
                <w:rPrChange w:id="492" w:author="Kashif Umair" w:date="2025-02-10T18:04:00Z">
                  <w:rPr>
                    <w:rStyle w:val="Hyperlink"/>
                    <w:noProof/>
                  </w:rPr>
                </w:rPrChange>
              </w:rPr>
              <w:delText>6.4</w:delText>
            </w:r>
            <w:r w:rsidDel="00D0476C">
              <w:rPr>
                <w:rFonts w:cstheme="minorBidi"/>
                <w:noProof/>
                <w:kern w:val="2"/>
                <w:szCs w:val="24"/>
                <w14:ligatures w14:val="standardContextual"/>
              </w:rPr>
              <w:tab/>
            </w:r>
            <w:r w:rsidRPr="00D0476C" w:rsidDel="00D0476C">
              <w:rPr>
                <w:rPrChange w:id="493" w:author="Kashif Umair" w:date="2025-02-10T18:04:00Z">
                  <w:rPr>
                    <w:rStyle w:val="Hyperlink"/>
                    <w:noProof/>
                  </w:rPr>
                </w:rPrChange>
              </w:rPr>
              <w:delText>Arrangement Overview</w:delText>
            </w:r>
            <w:r w:rsidDel="00D0476C">
              <w:rPr>
                <w:noProof/>
                <w:webHidden/>
              </w:rPr>
              <w:tab/>
              <w:delText>24</w:delText>
            </w:r>
          </w:del>
        </w:p>
        <w:p w14:paraId="3EBA8BCD" w14:textId="34266E50" w:rsidR="008C2164" w:rsidDel="00D0476C" w:rsidRDefault="008C2164">
          <w:pPr>
            <w:pStyle w:val="TOC2"/>
            <w:tabs>
              <w:tab w:val="left" w:pos="880"/>
              <w:tab w:val="right" w:leader="dot" w:pos="9016"/>
            </w:tabs>
            <w:rPr>
              <w:del w:id="494" w:author="Kashif Umair" w:date="2025-02-10T18:04:00Z"/>
              <w:rFonts w:cstheme="minorBidi"/>
              <w:noProof/>
              <w:kern w:val="2"/>
              <w:szCs w:val="24"/>
              <w14:ligatures w14:val="standardContextual"/>
            </w:rPr>
          </w:pPr>
          <w:del w:id="495" w:author="Kashif Umair" w:date="2025-02-10T18:04:00Z">
            <w:r w:rsidRPr="00D0476C" w:rsidDel="00D0476C">
              <w:rPr>
                <w:rPrChange w:id="496" w:author="Kashif Umair" w:date="2025-02-10T18:04:00Z">
                  <w:rPr>
                    <w:rStyle w:val="Hyperlink"/>
                    <w:noProof/>
                  </w:rPr>
                </w:rPrChange>
              </w:rPr>
              <w:delText>6.5</w:delText>
            </w:r>
            <w:r w:rsidDel="00D0476C">
              <w:rPr>
                <w:rFonts w:cstheme="minorBidi"/>
                <w:noProof/>
                <w:kern w:val="2"/>
                <w:szCs w:val="24"/>
                <w14:ligatures w14:val="standardContextual"/>
              </w:rPr>
              <w:tab/>
            </w:r>
            <w:r w:rsidRPr="00D0476C" w:rsidDel="00D0476C">
              <w:rPr>
                <w:rPrChange w:id="497" w:author="Kashif Umair" w:date="2025-02-10T18:04:00Z">
                  <w:rPr>
                    <w:rStyle w:val="Hyperlink"/>
                    <w:noProof/>
                  </w:rPr>
                </w:rPrChange>
              </w:rPr>
              <w:delText>Accounting Entries - AA Arrangement</w:delText>
            </w:r>
            <w:r w:rsidDel="00D0476C">
              <w:rPr>
                <w:noProof/>
                <w:webHidden/>
              </w:rPr>
              <w:tab/>
              <w:delText>25</w:delText>
            </w:r>
          </w:del>
        </w:p>
        <w:p w14:paraId="159216DC" w14:textId="0F6FD190" w:rsidR="008C2164" w:rsidDel="00D0476C" w:rsidRDefault="008C2164">
          <w:pPr>
            <w:pStyle w:val="TOC2"/>
            <w:tabs>
              <w:tab w:val="left" w:pos="880"/>
              <w:tab w:val="right" w:leader="dot" w:pos="9016"/>
            </w:tabs>
            <w:rPr>
              <w:del w:id="498" w:author="Kashif Umair" w:date="2025-02-10T18:04:00Z"/>
              <w:rFonts w:cstheme="minorBidi"/>
              <w:noProof/>
              <w:kern w:val="2"/>
              <w:szCs w:val="24"/>
              <w14:ligatures w14:val="standardContextual"/>
            </w:rPr>
          </w:pPr>
          <w:del w:id="499" w:author="Kashif Umair" w:date="2025-02-10T18:04:00Z">
            <w:r w:rsidRPr="00D0476C" w:rsidDel="00D0476C">
              <w:rPr>
                <w:rPrChange w:id="500" w:author="Kashif Umair" w:date="2025-02-10T18:04:00Z">
                  <w:rPr>
                    <w:rStyle w:val="Hyperlink"/>
                    <w:noProof/>
                  </w:rPr>
                </w:rPrChange>
              </w:rPr>
              <w:delText>6.6</w:delText>
            </w:r>
            <w:r w:rsidDel="00D0476C">
              <w:rPr>
                <w:rFonts w:cstheme="minorBidi"/>
                <w:noProof/>
                <w:kern w:val="2"/>
                <w:szCs w:val="24"/>
                <w14:ligatures w14:val="standardContextual"/>
              </w:rPr>
              <w:tab/>
            </w:r>
            <w:r w:rsidRPr="00D0476C" w:rsidDel="00D0476C">
              <w:rPr>
                <w:rPrChange w:id="501" w:author="Kashif Umair" w:date="2025-02-10T18:04:00Z">
                  <w:rPr>
                    <w:rStyle w:val="Hyperlink"/>
                    <w:noProof/>
                  </w:rPr>
                </w:rPrChange>
              </w:rPr>
              <w:delText>Maintenance Activities</w:delText>
            </w:r>
            <w:r w:rsidDel="00D0476C">
              <w:rPr>
                <w:noProof/>
                <w:webHidden/>
              </w:rPr>
              <w:tab/>
              <w:delText>26</w:delText>
            </w:r>
          </w:del>
        </w:p>
        <w:p w14:paraId="2083B22B" w14:textId="386035E1" w:rsidR="008C2164" w:rsidDel="00D0476C" w:rsidRDefault="008C2164">
          <w:pPr>
            <w:pStyle w:val="TOC3"/>
            <w:tabs>
              <w:tab w:val="left" w:pos="1320"/>
              <w:tab w:val="right" w:leader="dot" w:pos="9016"/>
            </w:tabs>
            <w:rPr>
              <w:del w:id="502" w:author="Kashif Umair" w:date="2025-02-10T18:04:00Z"/>
              <w:rFonts w:cstheme="minorBidi"/>
              <w:noProof/>
              <w:kern w:val="2"/>
              <w:szCs w:val="24"/>
              <w14:ligatures w14:val="standardContextual"/>
            </w:rPr>
          </w:pPr>
          <w:del w:id="503" w:author="Kashif Umair" w:date="2025-02-10T18:04:00Z">
            <w:r w:rsidRPr="00D0476C" w:rsidDel="00D0476C">
              <w:rPr>
                <w:rPrChange w:id="504" w:author="Kashif Umair" w:date="2025-02-10T18:04:00Z">
                  <w:rPr>
                    <w:rStyle w:val="Hyperlink"/>
                    <w:bCs/>
                    <w:noProof/>
                  </w:rPr>
                </w:rPrChange>
              </w:rPr>
              <w:delText>6.6.1</w:delText>
            </w:r>
            <w:r w:rsidDel="00D0476C">
              <w:rPr>
                <w:rFonts w:cstheme="minorBidi"/>
                <w:noProof/>
                <w:kern w:val="2"/>
                <w:szCs w:val="24"/>
                <w14:ligatures w14:val="standardContextual"/>
              </w:rPr>
              <w:tab/>
            </w:r>
            <w:r w:rsidRPr="00D0476C" w:rsidDel="00D0476C">
              <w:rPr>
                <w:rPrChange w:id="505" w:author="Kashif Umair" w:date="2025-02-10T18:04:00Z">
                  <w:rPr>
                    <w:rStyle w:val="Hyperlink"/>
                    <w:noProof/>
                  </w:rPr>
                </w:rPrChange>
              </w:rPr>
              <w:delText>Cancellation within cooling period (WS01-IJR-08)</w:delText>
            </w:r>
            <w:r w:rsidDel="00D0476C">
              <w:rPr>
                <w:noProof/>
                <w:webHidden/>
              </w:rPr>
              <w:tab/>
              <w:delText>26</w:delText>
            </w:r>
          </w:del>
        </w:p>
        <w:p w14:paraId="7756D098" w14:textId="4A734232" w:rsidR="008C2164" w:rsidDel="00D0476C" w:rsidRDefault="008C2164">
          <w:pPr>
            <w:pStyle w:val="TOC3"/>
            <w:tabs>
              <w:tab w:val="left" w:pos="1320"/>
              <w:tab w:val="right" w:leader="dot" w:pos="9016"/>
            </w:tabs>
            <w:rPr>
              <w:del w:id="506" w:author="Kashif Umair" w:date="2025-02-10T18:04:00Z"/>
              <w:rFonts w:cstheme="minorBidi"/>
              <w:noProof/>
              <w:kern w:val="2"/>
              <w:szCs w:val="24"/>
              <w14:ligatures w14:val="standardContextual"/>
            </w:rPr>
          </w:pPr>
          <w:del w:id="507" w:author="Kashif Umair" w:date="2025-02-10T18:04:00Z">
            <w:r w:rsidRPr="00D0476C" w:rsidDel="00D0476C">
              <w:rPr>
                <w:rPrChange w:id="508" w:author="Kashif Umair" w:date="2025-02-10T18:04:00Z">
                  <w:rPr>
                    <w:rStyle w:val="Hyperlink"/>
                    <w:bCs/>
                    <w:noProof/>
                  </w:rPr>
                </w:rPrChange>
              </w:rPr>
              <w:delText>6.6.2</w:delText>
            </w:r>
            <w:r w:rsidDel="00D0476C">
              <w:rPr>
                <w:rFonts w:cstheme="minorBidi"/>
                <w:noProof/>
                <w:kern w:val="2"/>
                <w:szCs w:val="24"/>
                <w14:ligatures w14:val="standardContextual"/>
              </w:rPr>
              <w:tab/>
            </w:r>
            <w:r w:rsidRPr="00D0476C" w:rsidDel="00D0476C">
              <w:rPr>
                <w:rPrChange w:id="509" w:author="Kashif Umair" w:date="2025-02-10T18:04:00Z">
                  <w:rPr>
                    <w:rStyle w:val="Hyperlink"/>
                    <w:noProof/>
                  </w:rPr>
                </w:rPrChange>
              </w:rPr>
              <w:delText>Deferment of Instalments (WS01-IJR-09)</w:delText>
            </w:r>
            <w:r w:rsidDel="00D0476C">
              <w:rPr>
                <w:noProof/>
                <w:webHidden/>
              </w:rPr>
              <w:tab/>
              <w:delText>33</w:delText>
            </w:r>
          </w:del>
        </w:p>
        <w:p w14:paraId="588D412B" w14:textId="0AEF3811" w:rsidR="008C2164" w:rsidDel="00D0476C" w:rsidRDefault="008C2164">
          <w:pPr>
            <w:pStyle w:val="TOC3"/>
            <w:tabs>
              <w:tab w:val="left" w:pos="1320"/>
              <w:tab w:val="right" w:leader="dot" w:pos="9016"/>
            </w:tabs>
            <w:rPr>
              <w:del w:id="510" w:author="Kashif Umair" w:date="2025-02-10T18:04:00Z"/>
              <w:rFonts w:cstheme="minorBidi"/>
              <w:noProof/>
              <w:kern w:val="2"/>
              <w:szCs w:val="24"/>
              <w14:ligatures w14:val="standardContextual"/>
            </w:rPr>
          </w:pPr>
          <w:del w:id="511" w:author="Kashif Umair" w:date="2025-02-10T18:04:00Z">
            <w:r w:rsidRPr="00D0476C" w:rsidDel="00D0476C">
              <w:rPr>
                <w:rPrChange w:id="512" w:author="Kashif Umair" w:date="2025-02-10T18:04:00Z">
                  <w:rPr>
                    <w:rStyle w:val="Hyperlink"/>
                    <w:bCs/>
                    <w:noProof/>
                  </w:rPr>
                </w:rPrChange>
              </w:rPr>
              <w:delText>6.6.3</w:delText>
            </w:r>
            <w:r w:rsidDel="00D0476C">
              <w:rPr>
                <w:rFonts w:cstheme="minorBidi"/>
                <w:noProof/>
                <w:kern w:val="2"/>
                <w:szCs w:val="24"/>
                <w14:ligatures w14:val="standardContextual"/>
              </w:rPr>
              <w:tab/>
            </w:r>
            <w:r w:rsidRPr="00D0476C" w:rsidDel="00D0476C">
              <w:rPr>
                <w:rPrChange w:id="513" w:author="Kashif Umair" w:date="2025-02-10T18:04:00Z">
                  <w:rPr>
                    <w:rStyle w:val="Hyperlink"/>
                    <w:noProof/>
                  </w:rPr>
                </w:rPrChange>
              </w:rPr>
              <w:delText>Early Pay off (WS01-IJR-010)</w:delText>
            </w:r>
            <w:r w:rsidDel="00D0476C">
              <w:rPr>
                <w:noProof/>
                <w:webHidden/>
              </w:rPr>
              <w:tab/>
              <w:delText>38</w:delText>
            </w:r>
          </w:del>
        </w:p>
        <w:p w14:paraId="3E09E277" w14:textId="49AE91AA" w:rsidR="008C2164" w:rsidDel="00D0476C" w:rsidRDefault="008C2164">
          <w:pPr>
            <w:pStyle w:val="TOC3"/>
            <w:tabs>
              <w:tab w:val="left" w:pos="1320"/>
              <w:tab w:val="right" w:leader="dot" w:pos="9016"/>
            </w:tabs>
            <w:rPr>
              <w:del w:id="514" w:author="Kashif Umair" w:date="2025-02-10T18:04:00Z"/>
              <w:rFonts w:cstheme="minorBidi"/>
              <w:noProof/>
              <w:kern w:val="2"/>
              <w:szCs w:val="24"/>
              <w14:ligatures w14:val="standardContextual"/>
            </w:rPr>
          </w:pPr>
          <w:del w:id="515" w:author="Kashif Umair" w:date="2025-02-10T18:04:00Z">
            <w:r w:rsidRPr="00D0476C" w:rsidDel="00D0476C">
              <w:rPr>
                <w:rPrChange w:id="516" w:author="Kashif Umair" w:date="2025-02-10T18:04:00Z">
                  <w:rPr>
                    <w:rStyle w:val="Hyperlink"/>
                    <w:bCs/>
                    <w:noProof/>
                  </w:rPr>
                </w:rPrChange>
              </w:rPr>
              <w:delText>6.6.4</w:delText>
            </w:r>
            <w:r w:rsidDel="00D0476C">
              <w:rPr>
                <w:rFonts w:cstheme="minorBidi"/>
                <w:noProof/>
                <w:kern w:val="2"/>
                <w:szCs w:val="24"/>
                <w14:ligatures w14:val="standardContextual"/>
              </w:rPr>
              <w:tab/>
            </w:r>
            <w:r w:rsidRPr="00D0476C" w:rsidDel="00D0476C">
              <w:rPr>
                <w:rPrChange w:id="517" w:author="Kashif Umair" w:date="2025-02-10T18:04:00Z">
                  <w:rPr>
                    <w:rStyle w:val="Hyperlink"/>
                    <w:noProof/>
                  </w:rPr>
                </w:rPrChange>
              </w:rPr>
              <w:delText>Write off (WS01-IJR-11)</w:delText>
            </w:r>
            <w:r w:rsidDel="00D0476C">
              <w:rPr>
                <w:noProof/>
                <w:webHidden/>
              </w:rPr>
              <w:tab/>
              <w:delText>47</w:delText>
            </w:r>
          </w:del>
        </w:p>
        <w:p w14:paraId="1C41D2E3" w14:textId="0CB53FCF" w:rsidR="008C2164" w:rsidDel="00D0476C" w:rsidRDefault="008C2164">
          <w:pPr>
            <w:pStyle w:val="TOC3"/>
            <w:tabs>
              <w:tab w:val="left" w:pos="1320"/>
              <w:tab w:val="right" w:leader="dot" w:pos="9016"/>
            </w:tabs>
            <w:rPr>
              <w:del w:id="518" w:author="Kashif Umair" w:date="2025-02-10T18:04:00Z"/>
              <w:rFonts w:cstheme="minorBidi"/>
              <w:noProof/>
              <w:kern w:val="2"/>
              <w:szCs w:val="24"/>
              <w14:ligatures w14:val="standardContextual"/>
            </w:rPr>
          </w:pPr>
          <w:del w:id="519" w:author="Kashif Umair" w:date="2025-02-10T18:04:00Z">
            <w:r w:rsidRPr="00D0476C" w:rsidDel="00D0476C">
              <w:rPr>
                <w:rPrChange w:id="520" w:author="Kashif Umair" w:date="2025-02-10T18:04:00Z">
                  <w:rPr>
                    <w:rStyle w:val="Hyperlink"/>
                    <w:bCs/>
                    <w:noProof/>
                  </w:rPr>
                </w:rPrChange>
              </w:rPr>
              <w:delText>6.6.5</w:delText>
            </w:r>
            <w:r w:rsidDel="00D0476C">
              <w:rPr>
                <w:rFonts w:cstheme="minorBidi"/>
                <w:noProof/>
                <w:kern w:val="2"/>
                <w:szCs w:val="24"/>
                <w14:ligatures w14:val="standardContextual"/>
              </w:rPr>
              <w:tab/>
            </w:r>
            <w:r w:rsidRPr="00D0476C" w:rsidDel="00D0476C">
              <w:rPr>
                <w:rPrChange w:id="521" w:author="Kashif Umair" w:date="2025-02-10T18:04:00Z">
                  <w:rPr>
                    <w:rStyle w:val="Hyperlink"/>
                    <w:noProof/>
                  </w:rPr>
                </w:rPrChange>
              </w:rPr>
              <w:delText>Partial Settlement (WS01-IJR-12)</w:delText>
            </w:r>
            <w:r w:rsidDel="00D0476C">
              <w:rPr>
                <w:noProof/>
                <w:webHidden/>
              </w:rPr>
              <w:tab/>
              <w:delText>50</w:delText>
            </w:r>
          </w:del>
        </w:p>
        <w:p w14:paraId="24441845" w14:textId="5A5F87EA" w:rsidR="008C2164" w:rsidDel="00D0476C" w:rsidRDefault="008C2164">
          <w:pPr>
            <w:pStyle w:val="TOC3"/>
            <w:tabs>
              <w:tab w:val="left" w:pos="1540"/>
              <w:tab w:val="right" w:leader="dot" w:pos="9016"/>
            </w:tabs>
            <w:rPr>
              <w:del w:id="522" w:author="Kashif Umair" w:date="2025-02-10T18:04:00Z"/>
              <w:rFonts w:cstheme="minorBidi"/>
              <w:noProof/>
              <w:kern w:val="2"/>
              <w:szCs w:val="24"/>
              <w14:ligatures w14:val="standardContextual"/>
            </w:rPr>
          </w:pPr>
          <w:del w:id="523" w:author="Kashif Umair" w:date="2025-02-10T18:04:00Z">
            <w:r w:rsidRPr="00D0476C" w:rsidDel="00D0476C">
              <w:rPr>
                <w:rPrChange w:id="524" w:author="Kashif Umair" w:date="2025-02-10T18:04:00Z">
                  <w:rPr>
                    <w:rStyle w:val="Hyperlink"/>
                    <w:noProof/>
                  </w:rPr>
                </w:rPrChange>
              </w:rPr>
              <w:delText>6.6.5.1</w:delText>
            </w:r>
            <w:r w:rsidDel="00D0476C">
              <w:rPr>
                <w:rFonts w:cstheme="minorBidi"/>
                <w:noProof/>
                <w:kern w:val="2"/>
                <w:szCs w:val="24"/>
                <w14:ligatures w14:val="standardContextual"/>
              </w:rPr>
              <w:tab/>
            </w:r>
            <w:r w:rsidRPr="00D0476C" w:rsidDel="00D0476C">
              <w:rPr>
                <w:rPrChange w:id="525" w:author="Kashif Umair" w:date="2025-02-10T18:04:00Z">
                  <w:rPr>
                    <w:rStyle w:val="Hyperlink"/>
                    <w:noProof/>
                  </w:rPr>
                </w:rPrChange>
              </w:rPr>
              <w:delText>AA - Compression payment</w:delText>
            </w:r>
            <w:r w:rsidDel="00D0476C">
              <w:rPr>
                <w:noProof/>
                <w:webHidden/>
              </w:rPr>
              <w:tab/>
              <w:delText>50</w:delText>
            </w:r>
          </w:del>
        </w:p>
        <w:p w14:paraId="6363E5AF" w14:textId="5A98820B" w:rsidR="008C2164" w:rsidDel="00D0476C" w:rsidRDefault="008C2164">
          <w:pPr>
            <w:pStyle w:val="TOC3"/>
            <w:tabs>
              <w:tab w:val="left" w:pos="1540"/>
              <w:tab w:val="right" w:leader="dot" w:pos="9016"/>
            </w:tabs>
            <w:rPr>
              <w:del w:id="526" w:author="Kashif Umair" w:date="2025-02-10T18:04:00Z"/>
              <w:rFonts w:cstheme="minorBidi"/>
              <w:noProof/>
              <w:kern w:val="2"/>
              <w:szCs w:val="24"/>
              <w14:ligatures w14:val="standardContextual"/>
            </w:rPr>
          </w:pPr>
          <w:del w:id="527" w:author="Kashif Umair" w:date="2025-02-10T18:04:00Z">
            <w:r w:rsidRPr="00D0476C" w:rsidDel="00D0476C">
              <w:rPr>
                <w:rPrChange w:id="528" w:author="Kashif Umair" w:date="2025-02-10T18:04:00Z">
                  <w:rPr>
                    <w:rStyle w:val="Hyperlink"/>
                    <w:noProof/>
                  </w:rPr>
                </w:rPrChange>
              </w:rPr>
              <w:delText>6.6.5.2</w:delText>
            </w:r>
            <w:r w:rsidDel="00D0476C">
              <w:rPr>
                <w:rFonts w:cstheme="minorBidi"/>
                <w:noProof/>
                <w:kern w:val="2"/>
                <w:szCs w:val="24"/>
                <w14:ligatures w14:val="standardContextual"/>
              </w:rPr>
              <w:tab/>
            </w:r>
            <w:r w:rsidRPr="00D0476C" w:rsidDel="00D0476C">
              <w:rPr>
                <w:rPrChange w:id="529" w:author="Kashif Umair" w:date="2025-02-10T18:04:00Z">
                  <w:rPr>
                    <w:rStyle w:val="Hyperlink"/>
                    <w:noProof/>
                  </w:rPr>
                </w:rPrChange>
              </w:rPr>
              <w:delText>AA – Principal Decrease</w:delText>
            </w:r>
            <w:r w:rsidDel="00D0476C">
              <w:rPr>
                <w:noProof/>
                <w:webHidden/>
              </w:rPr>
              <w:tab/>
              <w:delText>56</w:delText>
            </w:r>
          </w:del>
        </w:p>
        <w:p w14:paraId="0A6F4385" w14:textId="1125338F" w:rsidR="008C2164" w:rsidDel="00D0476C" w:rsidRDefault="008C2164">
          <w:pPr>
            <w:pStyle w:val="TOC2"/>
            <w:tabs>
              <w:tab w:val="left" w:pos="880"/>
              <w:tab w:val="right" w:leader="dot" w:pos="9016"/>
            </w:tabs>
            <w:rPr>
              <w:del w:id="530" w:author="Kashif Umair" w:date="2025-02-10T18:04:00Z"/>
              <w:rFonts w:cstheme="minorBidi"/>
              <w:noProof/>
              <w:kern w:val="2"/>
              <w:szCs w:val="24"/>
              <w14:ligatures w14:val="standardContextual"/>
            </w:rPr>
          </w:pPr>
          <w:del w:id="531" w:author="Kashif Umair" w:date="2025-02-10T18:04:00Z">
            <w:r w:rsidRPr="00D0476C" w:rsidDel="00D0476C">
              <w:rPr>
                <w:rPrChange w:id="532" w:author="Kashif Umair" w:date="2025-02-10T18:04:00Z">
                  <w:rPr>
                    <w:rStyle w:val="Hyperlink"/>
                    <w:noProof/>
                  </w:rPr>
                </w:rPrChange>
              </w:rPr>
              <w:delText>6.7</w:delText>
            </w:r>
            <w:r w:rsidDel="00D0476C">
              <w:rPr>
                <w:rFonts w:cstheme="minorBidi"/>
                <w:noProof/>
                <w:kern w:val="2"/>
                <w:szCs w:val="24"/>
                <w14:ligatures w14:val="standardContextual"/>
              </w:rPr>
              <w:tab/>
            </w:r>
            <w:r w:rsidRPr="00D0476C" w:rsidDel="00D0476C">
              <w:rPr>
                <w:rPrChange w:id="533" w:author="Kashif Umair" w:date="2025-02-10T18:04:00Z">
                  <w:rPr>
                    <w:rStyle w:val="Hyperlink"/>
                    <w:noProof/>
                  </w:rPr>
                </w:rPrChange>
              </w:rPr>
              <w:delText>Restructuring (WS03-IJR-13)</w:delText>
            </w:r>
            <w:r w:rsidDel="00D0476C">
              <w:rPr>
                <w:noProof/>
                <w:webHidden/>
              </w:rPr>
              <w:tab/>
              <w:delText>63</w:delText>
            </w:r>
          </w:del>
        </w:p>
        <w:p w14:paraId="697DE9BB" w14:textId="0FD5F603" w:rsidR="008C2164" w:rsidDel="00D0476C" w:rsidRDefault="008C2164">
          <w:pPr>
            <w:pStyle w:val="TOC3"/>
            <w:tabs>
              <w:tab w:val="left" w:pos="1320"/>
              <w:tab w:val="right" w:leader="dot" w:pos="9016"/>
            </w:tabs>
            <w:rPr>
              <w:del w:id="534" w:author="Kashif Umair" w:date="2025-02-10T18:04:00Z"/>
              <w:rFonts w:cstheme="minorBidi"/>
              <w:noProof/>
              <w:kern w:val="2"/>
              <w:szCs w:val="24"/>
              <w14:ligatures w14:val="standardContextual"/>
            </w:rPr>
          </w:pPr>
          <w:del w:id="535" w:author="Kashif Umair" w:date="2025-02-10T18:04:00Z">
            <w:r w:rsidRPr="00D0476C" w:rsidDel="00D0476C">
              <w:rPr>
                <w:rPrChange w:id="536" w:author="Kashif Umair" w:date="2025-02-10T18:04:00Z">
                  <w:rPr>
                    <w:rStyle w:val="Hyperlink"/>
                    <w:bCs/>
                    <w:noProof/>
                  </w:rPr>
                </w:rPrChange>
              </w:rPr>
              <w:delText>6.7.1</w:delText>
            </w:r>
            <w:r w:rsidDel="00D0476C">
              <w:rPr>
                <w:rFonts w:cstheme="minorBidi"/>
                <w:noProof/>
                <w:kern w:val="2"/>
                <w:szCs w:val="24"/>
                <w14:ligatures w14:val="standardContextual"/>
              </w:rPr>
              <w:tab/>
            </w:r>
            <w:r w:rsidRPr="00D0476C" w:rsidDel="00D0476C">
              <w:rPr>
                <w:rPrChange w:id="537" w:author="Kashif Umair" w:date="2025-02-10T18:04:00Z">
                  <w:rPr>
                    <w:rStyle w:val="Hyperlink"/>
                    <w:noProof/>
                  </w:rPr>
                </w:rPrChange>
              </w:rPr>
              <w:delText>Request Stage</w:delText>
            </w:r>
            <w:r w:rsidDel="00D0476C">
              <w:rPr>
                <w:noProof/>
                <w:webHidden/>
              </w:rPr>
              <w:tab/>
              <w:delText>63</w:delText>
            </w:r>
          </w:del>
        </w:p>
        <w:p w14:paraId="1E7C8F6A" w14:textId="7AF891A8" w:rsidR="008C2164" w:rsidDel="00D0476C" w:rsidRDefault="008C2164">
          <w:pPr>
            <w:pStyle w:val="TOC3"/>
            <w:tabs>
              <w:tab w:val="left" w:pos="1320"/>
              <w:tab w:val="right" w:leader="dot" w:pos="9016"/>
            </w:tabs>
            <w:rPr>
              <w:del w:id="538" w:author="Kashif Umair" w:date="2025-02-10T18:04:00Z"/>
              <w:rFonts w:cstheme="minorBidi"/>
              <w:noProof/>
              <w:kern w:val="2"/>
              <w:szCs w:val="24"/>
              <w14:ligatures w14:val="standardContextual"/>
            </w:rPr>
          </w:pPr>
          <w:del w:id="539" w:author="Kashif Umair" w:date="2025-02-10T18:04:00Z">
            <w:r w:rsidRPr="00D0476C" w:rsidDel="00D0476C">
              <w:rPr>
                <w:rPrChange w:id="540" w:author="Kashif Umair" w:date="2025-02-10T18:04:00Z">
                  <w:rPr>
                    <w:rStyle w:val="Hyperlink"/>
                    <w:bCs/>
                    <w:noProof/>
                  </w:rPr>
                </w:rPrChange>
              </w:rPr>
              <w:delText>6.7.2</w:delText>
            </w:r>
            <w:r w:rsidDel="00D0476C">
              <w:rPr>
                <w:rFonts w:cstheme="minorBidi"/>
                <w:noProof/>
                <w:kern w:val="2"/>
                <w:szCs w:val="24"/>
                <w14:ligatures w14:val="standardContextual"/>
              </w:rPr>
              <w:tab/>
            </w:r>
            <w:r w:rsidRPr="00D0476C" w:rsidDel="00D0476C">
              <w:rPr>
                <w:rPrChange w:id="541" w:author="Kashif Umair" w:date="2025-02-10T18:04:00Z">
                  <w:rPr>
                    <w:rStyle w:val="Hyperlink"/>
                    <w:noProof/>
                  </w:rPr>
                </w:rPrChange>
              </w:rPr>
              <w:delText>Approval Stage</w:delText>
            </w:r>
            <w:r w:rsidDel="00D0476C">
              <w:rPr>
                <w:noProof/>
                <w:webHidden/>
              </w:rPr>
              <w:tab/>
              <w:delText>64</w:delText>
            </w:r>
          </w:del>
        </w:p>
        <w:p w14:paraId="2B969F3D" w14:textId="221AFA68" w:rsidR="008C2164" w:rsidDel="00D0476C" w:rsidRDefault="008C2164">
          <w:pPr>
            <w:pStyle w:val="TOC3"/>
            <w:tabs>
              <w:tab w:val="left" w:pos="1320"/>
              <w:tab w:val="right" w:leader="dot" w:pos="9016"/>
            </w:tabs>
            <w:rPr>
              <w:del w:id="542" w:author="Kashif Umair" w:date="2025-02-10T18:04:00Z"/>
              <w:rFonts w:cstheme="minorBidi"/>
              <w:noProof/>
              <w:kern w:val="2"/>
              <w:szCs w:val="24"/>
              <w14:ligatures w14:val="standardContextual"/>
            </w:rPr>
          </w:pPr>
          <w:del w:id="543" w:author="Kashif Umair" w:date="2025-02-10T18:04:00Z">
            <w:r w:rsidRPr="00D0476C" w:rsidDel="00D0476C">
              <w:rPr>
                <w:rPrChange w:id="544" w:author="Kashif Umair" w:date="2025-02-10T18:04:00Z">
                  <w:rPr>
                    <w:rStyle w:val="Hyperlink"/>
                    <w:bCs/>
                    <w:noProof/>
                  </w:rPr>
                </w:rPrChange>
              </w:rPr>
              <w:delText>6.7.3</w:delText>
            </w:r>
            <w:r w:rsidDel="00D0476C">
              <w:rPr>
                <w:rFonts w:cstheme="minorBidi"/>
                <w:noProof/>
                <w:kern w:val="2"/>
                <w:szCs w:val="24"/>
                <w14:ligatures w14:val="standardContextual"/>
              </w:rPr>
              <w:tab/>
            </w:r>
            <w:r w:rsidRPr="00D0476C" w:rsidDel="00D0476C">
              <w:rPr>
                <w:rPrChange w:id="545" w:author="Kashif Umair" w:date="2025-02-10T18:04:00Z">
                  <w:rPr>
                    <w:rStyle w:val="Hyperlink"/>
                    <w:noProof/>
                  </w:rPr>
                </w:rPrChange>
              </w:rPr>
              <w:delText>Purchase Stage</w:delText>
            </w:r>
            <w:r w:rsidDel="00D0476C">
              <w:rPr>
                <w:noProof/>
                <w:webHidden/>
              </w:rPr>
              <w:tab/>
              <w:delText>65</w:delText>
            </w:r>
          </w:del>
        </w:p>
        <w:p w14:paraId="4C67B6CF" w14:textId="4CC414CC" w:rsidR="008C2164" w:rsidDel="00D0476C" w:rsidRDefault="008C2164">
          <w:pPr>
            <w:pStyle w:val="TOC3"/>
            <w:tabs>
              <w:tab w:val="left" w:pos="1320"/>
              <w:tab w:val="right" w:leader="dot" w:pos="9016"/>
            </w:tabs>
            <w:rPr>
              <w:del w:id="546" w:author="Kashif Umair" w:date="2025-02-10T18:04:00Z"/>
              <w:rFonts w:cstheme="minorBidi"/>
              <w:noProof/>
              <w:kern w:val="2"/>
              <w:szCs w:val="24"/>
              <w14:ligatures w14:val="standardContextual"/>
            </w:rPr>
          </w:pPr>
          <w:del w:id="547" w:author="Kashif Umair" w:date="2025-02-10T18:04:00Z">
            <w:r w:rsidRPr="00D0476C" w:rsidDel="00D0476C">
              <w:rPr>
                <w:rPrChange w:id="548" w:author="Kashif Umair" w:date="2025-02-10T18:04:00Z">
                  <w:rPr>
                    <w:rStyle w:val="Hyperlink"/>
                    <w:bCs/>
                    <w:noProof/>
                  </w:rPr>
                </w:rPrChange>
              </w:rPr>
              <w:delText>6.7.4</w:delText>
            </w:r>
            <w:r w:rsidDel="00D0476C">
              <w:rPr>
                <w:rFonts w:cstheme="minorBidi"/>
                <w:noProof/>
                <w:kern w:val="2"/>
                <w:szCs w:val="24"/>
                <w14:ligatures w14:val="standardContextual"/>
              </w:rPr>
              <w:tab/>
            </w:r>
            <w:r w:rsidRPr="00D0476C" w:rsidDel="00D0476C">
              <w:rPr>
                <w:rPrChange w:id="549" w:author="Kashif Umair" w:date="2025-02-10T18:04:00Z">
                  <w:rPr>
                    <w:rStyle w:val="Hyperlink"/>
                    <w:noProof/>
                  </w:rPr>
                </w:rPrChange>
              </w:rPr>
              <w:delText>Arrangement Booking</w:delText>
            </w:r>
            <w:r w:rsidDel="00D0476C">
              <w:rPr>
                <w:noProof/>
                <w:webHidden/>
              </w:rPr>
              <w:tab/>
              <w:delText>66</w:delText>
            </w:r>
          </w:del>
        </w:p>
        <w:p w14:paraId="41DD0043" w14:textId="117D3A9F" w:rsidR="008C2164" w:rsidDel="00D0476C" w:rsidRDefault="008C2164">
          <w:pPr>
            <w:pStyle w:val="TOC3"/>
            <w:tabs>
              <w:tab w:val="left" w:pos="1320"/>
              <w:tab w:val="right" w:leader="dot" w:pos="9016"/>
            </w:tabs>
            <w:rPr>
              <w:del w:id="550" w:author="Kashif Umair" w:date="2025-02-10T18:04:00Z"/>
              <w:rFonts w:cstheme="minorBidi"/>
              <w:noProof/>
              <w:kern w:val="2"/>
              <w:szCs w:val="24"/>
              <w14:ligatures w14:val="standardContextual"/>
            </w:rPr>
          </w:pPr>
          <w:del w:id="551" w:author="Kashif Umair" w:date="2025-02-10T18:04:00Z">
            <w:r w:rsidRPr="00D0476C" w:rsidDel="00D0476C">
              <w:rPr>
                <w:rPrChange w:id="552" w:author="Kashif Umair" w:date="2025-02-10T18:04:00Z">
                  <w:rPr>
                    <w:rStyle w:val="Hyperlink"/>
                    <w:bCs/>
                    <w:noProof/>
                  </w:rPr>
                </w:rPrChange>
              </w:rPr>
              <w:delText>6.7.5</w:delText>
            </w:r>
            <w:r w:rsidDel="00D0476C">
              <w:rPr>
                <w:rFonts w:cstheme="minorBidi"/>
                <w:noProof/>
                <w:kern w:val="2"/>
                <w:szCs w:val="24"/>
                <w14:ligatures w14:val="standardContextual"/>
              </w:rPr>
              <w:tab/>
            </w:r>
            <w:r w:rsidRPr="00D0476C" w:rsidDel="00D0476C">
              <w:rPr>
                <w:rPrChange w:id="553" w:author="Kashif Umair" w:date="2025-02-10T18:04:00Z">
                  <w:rPr>
                    <w:rStyle w:val="Hyperlink"/>
                    <w:noProof/>
                  </w:rPr>
                </w:rPrChange>
              </w:rPr>
              <w:delText>Commodity Restructuring Stage</w:delText>
            </w:r>
            <w:r w:rsidDel="00D0476C">
              <w:rPr>
                <w:noProof/>
                <w:webHidden/>
              </w:rPr>
              <w:tab/>
              <w:delText>67</w:delText>
            </w:r>
          </w:del>
        </w:p>
        <w:p w14:paraId="565FD4BE" w14:textId="7426D7B4" w:rsidR="008C2164" w:rsidDel="00D0476C" w:rsidRDefault="008C2164">
          <w:pPr>
            <w:pStyle w:val="TOC3"/>
            <w:tabs>
              <w:tab w:val="left" w:pos="1320"/>
              <w:tab w:val="right" w:leader="dot" w:pos="9016"/>
            </w:tabs>
            <w:rPr>
              <w:del w:id="554" w:author="Kashif Umair" w:date="2025-02-10T18:04:00Z"/>
              <w:rFonts w:cstheme="minorBidi"/>
              <w:noProof/>
              <w:kern w:val="2"/>
              <w:szCs w:val="24"/>
              <w14:ligatures w14:val="standardContextual"/>
            </w:rPr>
          </w:pPr>
          <w:del w:id="555" w:author="Kashif Umair" w:date="2025-02-10T18:04:00Z">
            <w:r w:rsidRPr="00D0476C" w:rsidDel="00D0476C">
              <w:rPr>
                <w:rPrChange w:id="556" w:author="Kashif Umair" w:date="2025-02-10T18:04:00Z">
                  <w:rPr>
                    <w:rStyle w:val="Hyperlink"/>
                    <w:bCs/>
                    <w:noProof/>
                  </w:rPr>
                </w:rPrChange>
              </w:rPr>
              <w:delText>6.7.6</w:delText>
            </w:r>
            <w:r w:rsidDel="00D0476C">
              <w:rPr>
                <w:rFonts w:cstheme="minorBidi"/>
                <w:noProof/>
                <w:kern w:val="2"/>
                <w:szCs w:val="24"/>
                <w14:ligatures w14:val="standardContextual"/>
              </w:rPr>
              <w:tab/>
            </w:r>
            <w:r w:rsidRPr="00D0476C" w:rsidDel="00D0476C">
              <w:rPr>
                <w:rPrChange w:id="557" w:author="Kashif Umair" w:date="2025-02-10T18:04:00Z">
                  <w:rPr>
                    <w:rStyle w:val="Hyperlink"/>
                    <w:noProof/>
                  </w:rPr>
                </w:rPrChange>
              </w:rPr>
              <w:delText>Financial Entries</w:delText>
            </w:r>
            <w:r w:rsidDel="00D0476C">
              <w:rPr>
                <w:noProof/>
                <w:webHidden/>
              </w:rPr>
              <w:tab/>
              <w:delText>69</w:delText>
            </w:r>
          </w:del>
        </w:p>
        <w:p w14:paraId="35716506" w14:textId="095BF8F3" w:rsidR="008C2164" w:rsidDel="00D0476C" w:rsidRDefault="008C2164">
          <w:pPr>
            <w:pStyle w:val="TOC2"/>
            <w:tabs>
              <w:tab w:val="left" w:pos="880"/>
              <w:tab w:val="right" w:leader="dot" w:pos="9016"/>
            </w:tabs>
            <w:rPr>
              <w:del w:id="558" w:author="Kashif Umair" w:date="2025-02-10T18:04:00Z"/>
              <w:rFonts w:cstheme="minorBidi"/>
              <w:noProof/>
              <w:kern w:val="2"/>
              <w:szCs w:val="24"/>
              <w14:ligatures w14:val="standardContextual"/>
            </w:rPr>
          </w:pPr>
          <w:del w:id="559" w:author="Kashif Umair" w:date="2025-02-10T18:04:00Z">
            <w:r w:rsidRPr="00D0476C" w:rsidDel="00D0476C">
              <w:rPr>
                <w:rPrChange w:id="560" w:author="Kashif Umair" w:date="2025-02-10T18:04:00Z">
                  <w:rPr>
                    <w:rStyle w:val="Hyperlink"/>
                    <w:noProof/>
                  </w:rPr>
                </w:rPrChange>
              </w:rPr>
              <w:delText>6.8</w:delText>
            </w:r>
            <w:r w:rsidDel="00D0476C">
              <w:rPr>
                <w:rFonts w:cstheme="minorBidi"/>
                <w:noProof/>
                <w:kern w:val="2"/>
                <w:szCs w:val="24"/>
                <w14:ligatures w14:val="standardContextual"/>
              </w:rPr>
              <w:tab/>
            </w:r>
            <w:r w:rsidRPr="00D0476C" w:rsidDel="00D0476C">
              <w:rPr>
                <w:rPrChange w:id="561" w:author="Kashif Umair" w:date="2025-02-10T18:04:00Z">
                  <w:rPr>
                    <w:rStyle w:val="Hyperlink"/>
                    <w:noProof/>
                  </w:rPr>
                </w:rPrChange>
              </w:rPr>
              <w:delText>Enquiries (WS03-IJR-13)</w:delText>
            </w:r>
            <w:r w:rsidDel="00D0476C">
              <w:rPr>
                <w:noProof/>
                <w:webHidden/>
              </w:rPr>
              <w:tab/>
              <w:delText>70</w:delText>
            </w:r>
          </w:del>
        </w:p>
        <w:p w14:paraId="5A3D7583" w14:textId="675279A8" w:rsidR="008C2164" w:rsidDel="00D0476C" w:rsidRDefault="008C2164">
          <w:pPr>
            <w:pStyle w:val="TOC1"/>
            <w:rPr>
              <w:del w:id="562" w:author="Kashif Umair" w:date="2025-02-10T18:04:00Z"/>
              <w:rFonts w:cstheme="minorBidi"/>
              <w:kern w:val="2"/>
              <w:szCs w:val="24"/>
              <w14:ligatures w14:val="standardContextual"/>
            </w:rPr>
          </w:pPr>
          <w:del w:id="563" w:author="Kashif Umair" w:date="2025-02-10T18:04:00Z">
            <w:r w:rsidRPr="00D0476C" w:rsidDel="00D0476C">
              <w:rPr>
                <w:rPrChange w:id="564" w:author="Kashif Umair" w:date="2025-02-10T18:04:00Z">
                  <w:rPr>
                    <w:rStyle w:val="Hyperlink"/>
                  </w:rPr>
                </w:rPrChange>
              </w:rPr>
              <w:delText>7.</w:delText>
            </w:r>
            <w:r w:rsidDel="00D0476C">
              <w:rPr>
                <w:rFonts w:cstheme="minorBidi"/>
                <w:kern w:val="2"/>
                <w:szCs w:val="24"/>
                <w14:ligatures w14:val="standardContextual"/>
              </w:rPr>
              <w:tab/>
            </w:r>
            <w:r w:rsidRPr="00D0476C" w:rsidDel="00D0476C">
              <w:rPr>
                <w:rPrChange w:id="565" w:author="Kashif Umair" w:date="2025-02-10T18:04:00Z">
                  <w:rPr>
                    <w:rStyle w:val="Hyperlink"/>
                  </w:rPr>
                </w:rPrChange>
              </w:rPr>
              <w:delText>Deltas</w:delText>
            </w:r>
            <w:r w:rsidDel="00D0476C">
              <w:rPr>
                <w:webHidden/>
              </w:rPr>
              <w:tab/>
              <w:delText>73</w:delText>
            </w:r>
          </w:del>
        </w:p>
        <w:p w14:paraId="02D216BC" w14:textId="67C43028" w:rsidR="008C2164" w:rsidDel="00D0476C" w:rsidRDefault="008C2164">
          <w:pPr>
            <w:pStyle w:val="TOC2"/>
            <w:tabs>
              <w:tab w:val="right" w:leader="dot" w:pos="9016"/>
            </w:tabs>
            <w:rPr>
              <w:del w:id="566" w:author="Kashif Umair" w:date="2025-02-10T18:04:00Z"/>
              <w:rFonts w:cstheme="minorBidi"/>
              <w:noProof/>
              <w:kern w:val="2"/>
              <w:szCs w:val="24"/>
              <w14:ligatures w14:val="standardContextual"/>
            </w:rPr>
          </w:pPr>
          <w:del w:id="567" w:author="Kashif Umair" w:date="2025-02-10T18:04:00Z">
            <w:r w:rsidRPr="00D0476C" w:rsidDel="00D0476C">
              <w:rPr>
                <w:rPrChange w:id="568" w:author="Kashif Umair" w:date="2025-02-10T18:04:00Z">
                  <w:rPr>
                    <w:rStyle w:val="Hyperlink"/>
                    <w:rFonts w:ascii="Calibri" w:eastAsia="Calibri" w:hAnsi="Calibri" w:cs="Calibri"/>
                    <w:noProof/>
                  </w:rPr>
                </w:rPrChange>
              </w:rPr>
              <w:delText>WS03-IJR-03-05</w:delText>
            </w:r>
            <w:r w:rsidDel="00D0476C">
              <w:rPr>
                <w:noProof/>
                <w:webHidden/>
              </w:rPr>
              <w:tab/>
              <w:delText>74</w:delText>
            </w:r>
          </w:del>
        </w:p>
        <w:p w14:paraId="50BECC3D" w14:textId="59E3D38A" w:rsidR="008C2164" w:rsidDel="00D0476C" w:rsidRDefault="008C2164">
          <w:pPr>
            <w:pStyle w:val="TOC1"/>
            <w:rPr>
              <w:del w:id="569" w:author="Kashif Umair" w:date="2025-02-10T18:04:00Z"/>
              <w:rFonts w:cstheme="minorBidi"/>
              <w:kern w:val="2"/>
              <w:szCs w:val="24"/>
              <w14:ligatures w14:val="standardContextual"/>
            </w:rPr>
          </w:pPr>
          <w:del w:id="570" w:author="Kashif Umair" w:date="2025-02-10T18:04:00Z">
            <w:r w:rsidRPr="00D0476C" w:rsidDel="00D0476C">
              <w:rPr>
                <w:rPrChange w:id="571" w:author="Kashif Umair" w:date="2025-02-10T18:04:00Z">
                  <w:rPr>
                    <w:rStyle w:val="Hyperlink"/>
                  </w:rPr>
                </w:rPrChange>
              </w:rPr>
              <w:lastRenderedPageBreak/>
              <w:delText>8.</w:delText>
            </w:r>
            <w:r w:rsidDel="00D0476C">
              <w:rPr>
                <w:rFonts w:cstheme="minorBidi"/>
                <w:kern w:val="2"/>
                <w:szCs w:val="24"/>
                <w14:ligatures w14:val="standardContextual"/>
              </w:rPr>
              <w:tab/>
            </w:r>
            <w:r w:rsidRPr="00D0476C" w:rsidDel="00D0476C">
              <w:rPr>
                <w:rPrChange w:id="572" w:author="Kashif Umair" w:date="2025-02-10T18:04:00Z">
                  <w:rPr>
                    <w:rStyle w:val="Hyperlink"/>
                  </w:rPr>
                </w:rPrChange>
              </w:rPr>
              <w:delText>Detailed Description of Deltas</w:delText>
            </w:r>
            <w:r w:rsidDel="00D0476C">
              <w:rPr>
                <w:webHidden/>
              </w:rPr>
              <w:tab/>
              <w:delText>75</w:delText>
            </w:r>
          </w:del>
        </w:p>
        <w:p w14:paraId="42AE24DE" w14:textId="35863D0D" w:rsidR="008C2164" w:rsidDel="00D0476C" w:rsidRDefault="008C2164">
          <w:pPr>
            <w:pStyle w:val="TOC2"/>
            <w:tabs>
              <w:tab w:val="left" w:pos="880"/>
              <w:tab w:val="right" w:leader="dot" w:pos="9016"/>
            </w:tabs>
            <w:rPr>
              <w:del w:id="573" w:author="Kashif Umair" w:date="2025-02-10T18:04:00Z"/>
              <w:rFonts w:cstheme="minorBidi"/>
              <w:noProof/>
              <w:kern w:val="2"/>
              <w:szCs w:val="24"/>
              <w14:ligatures w14:val="standardContextual"/>
            </w:rPr>
          </w:pPr>
          <w:del w:id="574" w:author="Kashif Umair" w:date="2025-02-10T18:04:00Z">
            <w:r w:rsidRPr="00D0476C" w:rsidDel="00D0476C">
              <w:rPr>
                <w:rPrChange w:id="575" w:author="Kashif Umair" w:date="2025-02-10T18:04:00Z">
                  <w:rPr>
                    <w:rStyle w:val="Hyperlink"/>
                    <w:noProof/>
                  </w:rPr>
                </w:rPrChange>
              </w:rPr>
              <w:delText>8.1</w:delText>
            </w:r>
            <w:r w:rsidDel="00D0476C">
              <w:rPr>
                <w:rFonts w:cstheme="minorBidi"/>
                <w:noProof/>
                <w:kern w:val="2"/>
                <w:szCs w:val="24"/>
                <w14:ligatures w14:val="standardContextual"/>
              </w:rPr>
              <w:tab/>
            </w:r>
            <w:r w:rsidRPr="00D0476C" w:rsidDel="00D0476C">
              <w:rPr>
                <w:rPrChange w:id="576" w:author="Kashif Umair" w:date="2025-02-10T18:04:00Z">
                  <w:rPr>
                    <w:rStyle w:val="Hyperlink"/>
                    <w:noProof/>
                  </w:rPr>
                </w:rPrChange>
              </w:rPr>
              <w:delText>Amend IS Contract Stage - WS03-IJR-03-01</w:delText>
            </w:r>
            <w:r w:rsidDel="00D0476C">
              <w:rPr>
                <w:noProof/>
                <w:webHidden/>
              </w:rPr>
              <w:tab/>
              <w:delText>75</w:delText>
            </w:r>
          </w:del>
        </w:p>
        <w:p w14:paraId="2DC927ED" w14:textId="010AC6B0" w:rsidR="008C2164" w:rsidDel="00D0476C" w:rsidRDefault="008C2164">
          <w:pPr>
            <w:pStyle w:val="TOC2"/>
            <w:tabs>
              <w:tab w:val="left" w:pos="880"/>
              <w:tab w:val="right" w:leader="dot" w:pos="9016"/>
            </w:tabs>
            <w:rPr>
              <w:del w:id="577" w:author="Kashif Umair" w:date="2025-02-10T18:04:00Z"/>
              <w:rFonts w:cstheme="minorBidi"/>
              <w:noProof/>
              <w:kern w:val="2"/>
              <w:szCs w:val="24"/>
              <w14:ligatures w14:val="standardContextual"/>
            </w:rPr>
          </w:pPr>
          <w:del w:id="578" w:author="Kashif Umair" w:date="2025-02-10T18:04:00Z">
            <w:r w:rsidRPr="00D0476C" w:rsidDel="00D0476C">
              <w:rPr>
                <w:rPrChange w:id="579" w:author="Kashif Umair" w:date="2025-02-10T18:04:00Z">
                  <w:rPr>
                    <w:rStyle w:val="Hyperlink"/>
                    <w:noProof/>
                  </w:rPr>
                </w:rPrChange>
              </w:rPr>
              <w:delText>8.2</w:delText>
            </w:r>
            <w:r w:rsidDel="00D0476C">
              <w:rPr>
                <w:rFonts w:cstheme="minorBidi"/>
                <w:noProof/>
                <w:kern w:val="2"/>
                <w:szCs w:val="24"/>
                <w14:ligatures w14:val="standardContextual"/>
              </w:rPr>
              <w:tab/>
            </w:r>
            <w:r w:rsidRPr="00D0476C" w:rsidDel="00D0476C">
              <w:rPr>
                <w:rPrChange w:id="580" w:author="Kashif Umair" w:date="2025-02-10T18:04:00Z">
                  <w:rPr>
                    <w:rStyle w:val="Hyperlink"/>
                    <w:noProof/>
                  </w:rPr>
                </w:rPrChange>
              </w:rPr>
              <w:delText>List of Vendors - WS03-IJR-02-01</w:delText>
            </w:r>
            <w:r w:rsidDel="00D0476C">
              <w:rPr>
                <w:noProof/>
                <w:webHidden/>
              </w:rPr>
              <w:tab/>
              <w:delText>75</w:delText>
            </w:r>
          </w:del>
        </w:p>
        <w:p w14:paraId="190D6952" w14:textId="0611BF40" w:rsidR="008C2164" w:rsidDel="00D0476C" w:rsidRDefault="008C2164">
          <w:pPr>
            <w:pStyle w:val="TOC2"/>
            <w:tabs>
              <w:tab w:val="left" w:pos="880"/>
              <w:tab w:val="right" w:leader="dot" w:pos="9016"/>
            </w:tabs>
            <w:rPr>
              <w:del w:id="581" w:author="Kashif Umair" w:date="2025-02-10T18:04:00Z"/>
              <w:rFonts w:cstheme="minorBidi"/>
              <w:noProof/>
              <w:kern w:val="2"/>
              <w:szCs w:val="24"/>
              <w14:ligatures w14:val="standardContextual"/>
            </w:rPr>
          </w:pPr>
          <w:del w:id="582" w:author="Kashif Umair" w:date="2025-02-10T18:04:00Z">
            <w:r w:rsidRPr="00D0476C" w:rsidDel="00D0476C">
              <w:rPr>
                <w:rPrChange w:id="583" w:author="Kashif Umair" w:date="2025-02-10T18:04:00Z">
                  <w:rPr>
                    <w:rStyle w:val="Hyperlink"/>
                    <w:noProof/>
                  </w:rPr>
                </w:rPrChange>
              </w:rPr>
              <w:delText>8.3</w:delText>
            </w:r>
            <w:r w:rsidDel="00D0476C">
              <w:rPr>
                <w:rFonts w:cstheme="minorBidi"/>
                <w:noProof/>
                <w:kern w:val="2"/>
                <w:szCs w:val="24"/>
                <w14:ligatures w14:val="standardContextual"/>
              </w:rPr>
              <w:tab/>
            </w:r>
            <w:r w:rsidRPr="00D0476C" w:rsidDel="00D0476C">
              <w:rPr>
                <w:rPrChange w:id="584" w:author="Kashif Umair" w:date="2025-02-10T18:04:00Z">
                  <w:rPr>
                    <w:rStyle w:val="Hyperlink"/>
                    <w:noProof/>
                  </w:rPr>
                </w:rPrChange>
              </w:rPr>
              <w:delText>Validation for sufficient funds - WS03-IJR-02-02</w:delText>
            </w:r>
            <w:r w:rsidDel="00D0476C">
              <w:rPr>
                <w:noProof/>
                <w:webHidden/>
              </w:rPr>
              <w:tab/>
              <w:delText>75</w:delText>
            </w:r>
          </w:del>
        </w:p>
        <w:p w14:paraId="328E2770" w14:textId="1035B5EF" w:rsidR="008C2164" w:rsidDel="00D0476C" w:rsidRDefault="008C2164">
          <w:pPr>
            <w:pStyle w:val="TOC2"/>
            <w:tabs>
              <w:tab w:val="left" w:pos="880"/>
              <w:tab w:val="right" w:leader="dot" w:pos="9016"/>
            </w:tabs>
            <w:rPr>
              <w:del w:id="585" w:author="Kashif Umair" w:date="2025-02-10T18:04:00Z"/>
              <w:rFonts w:cstheme="minorBidi"/>
              <w:noProof/>
              <w:kern w:val="2"/>
              <w:szCs w:val="24"/>
              <w14:ligatures w14:val="standardContextual"/>
            </w:rPr>
          </w:pPr>
          <w:del w:id="586" w:author="Kashif Umair" w:date="2025-02-10T18:04:00Z">
            <w:r w:rsidRPr="00D0476C" w:rsidDel="00D0476C">
              <w:rPr>
                <w:rPrChange w:id="587" w:author="Kashif Umair" w:date="2025-02-10T18:04:00Z">
                  <w:rPr>
                    <w:rStyle w:val="Hyperlink"/>
                    <w:noProof/>
                  </w:rPr>
                </w:rPrChange>
              </w:rPr>
              <w:delText>8.4</w:delText>
            </w:r>
            <w:r w:rsidDel="00D0476C">
              <w:rPr>
                <w:rFonts w:cstheme="minorBidi"/>
                <w:noProof/>
                <w:kern w:val="2"/>
                <w:szCs w:val="24"/>
                <w14:ligatures w14:val="standardContextual"/>
              </w:rPr>
              <w:tab/>
            </w:r>
            <w:r w:rsidRPr="00D0476C" w:rsidDel="00D0476C">
              <w:rPr>
                <w:rPrChange w:id="588" w:author="Kashif Umair" w:date="2025-02-10T18:04:00Z">
                  <w:rPr>
                    <w:rStyle w:val="Hyperlink"/>
                    <w:noProof/>
                  </w:rPr>
                </w:rPrChange>
              </w:rPr>
              <w:delText>E-Invoice for VAT - WS03-IJR-03-02</w:delText>
            </w:r>
            <w:r w:rsidDel="00D0476C">
              <w:rPr>
                <w:noProof/>
                <w:webHidden/>
              </w:rPr>
              <w:tab/>
              <w:delText>75</w:delText>
            </w:r>
          </w:del>
        </w:p>
        <w:p w14:paraId="128BB374" w14:textId="702E423A" w:rsidR="008C2164" w:rsidDel="00D0476C" w:rsidRDefault="008C2164">
          <w:pPr>
            <w:pStyle w:val="TOC2"/>
            <w:tabs>
              <w:tab w:val="left" w:pos="880"/>
              <w:tab w:val="right" w:leader="dot" w:pos="9016"/>
            </w:tabs>
            <w:rPr>
              <w:del w:id="589" w:author="Kashif Umair" w:date="2025-02-10T18:04:00Z"/>
              <w:rFonts w:cstheme="minorBidi"/>
              <w:noProof/>
              <w:kern w:val="2"/>
              <w:szCs w:val="24"/>
              <w14:ligatures w14:val="standardContextual"/>
            </w:rPr>
          </w:pPr>
          <w:del w:id="590" w:author="Kashif Umair" w:date="2025-02-10T18:04:00Z">
            <w:r w:rsidRPr="00D0476C" w:rsidDel="00D0476C">
              <w:rPr>
                <w:rPrChange w:id="591" w:author="Kashif Umair" w:date="2025-02-10T18:04:00Z">
                  <w:rPr>
                    <w:rStyle w:val="Hyperlink"/>
                    <w:noProof/>
                  </w:rPr>
                </w:rPrChange>
              </w:rPr>
              <w:delText>8.5</w:delText>
            </w:r>
            <w:r w:rsidDel="00D0476C">
              <w:rPr>
                <w:rFonts w:cstheme="minorBidi"/>
                <w:noProof/>
                <w:kern w:val="2"/>
                <w:szCs w:val="24"/>
                <w14:ligatures w14:val="standardContextual"/>
              </w:rPr>
              <w:tab/>
            </w:r>
            <w:r w:rsidRPr="00D0476C" w:rsidDel="00D0476C">
              <w:rPr>
                <w:rPrChange w:id="592" w:author="Kashif Umair" w:date="2025-02-10T18:04:00Z">
                  <w:rPr>
                    <w:rStyle w:val="Hyperlink"/>
                    <w:noProof/>
                  </w:rPr>
                </w:rPrChange>
              </w:rPr>
              <w:delText>Routing Entry for VAT - WS03-IJR-06-01</w:delText>
            </w:r>
            <w:r w:rsidDel="00D0476C">
              <w:rPr>
                <w:noProof/>
                <w:webHidden/>
              </w:rPr>
              <w:tab/>
              <w:delText>75</w:delText>
            </w:r>
          </w:del>
        </w:p>
        <w:p w14:paraId="147032B9" w14:textId="6E9C06B1" w:rsidR="008C2164" w:rsidDel="00D0476C" w:rsidRDefault="008C2164">
          <w:pPr>
            <w:pStyle w:val="TOC3"/>
            <w:tabs>
              <w:tab w:val="right" w:leader="dot" w:pos="9016"/>
            </w:tabs>
            <w:rPr>
              <w:del w:id="593" w:author="Kashif Umair" w:date="2025-02-10T18:04:00Z"/>
              <w:rFonts w:cstheme="minorBidi"/>
              <w:noProof/>
              <w:kern w:val="2"/>
              <w:szCs w:val="24"/>
              <w14:ligatures w14:val="standardContextual"/>
            </w:rPr>
          </w:pPr>
          <w:del w:id="594" w:author="Kashif Umair" w:date="2025-02-10T18:04:00Z">
            <w:r w:rsidRPr="00D0476C" w:rsidDel="00D0476C">
              <w:rPr>
                <w:rPrChange w:id="595" w:author="Kashif Umair" w:date="2025-02-10T18:04:00Z">
                  <w:rPr>
                    <w:rStyle w:val="Hyperlink"/>
                    <w:noProof/>
                  </w:rPr>
                </w:rPrChange>
              </w:rPr>
              <w:delText>Worksheet details:</w:delText>
            </w:r>
            <w:r w:rsidDel="00D0476C">
              <w:rPr>
                <w:noProof/>
                <w:webHidden/>
              </w:rPr>
              <w:tab/>
              <w:delText>75</w:delText>
            </w:r>
          </w:del>
        </w:p>
        <w:p w14:paraId="2F56A4EC" w14:textId="2EC1518A" w:rsidR="008C2164" w:rsidDel="00D0476C" w:rsidRDefault="008C2164">
          <w:pPr>
            <w:pStyle w:val="TOC2"/>
            <w:tabs>
              <w:tab w:val="left" w:pos="880"/>
              <w:tab w:val="right" w:leader="dot" w:pos="9016"/>
            </w:tabs>
            <w:rPr>
              <w:del w:id="596" w:author="Kashif Umair" w:date="2025-02-10T18:04:00Z"/>
              <w:rFonts w:cstheme="minorBidi"/>
              <w:noProof/>
              <w:kern w:val="2"/>
              <w:szCs w:val="24"/>
              <w14:ligatures w14:val="standardContextual"/>
            </w:rPr>
          </w:pPr>
          <w:del w:id="597" w:author="Kashif Umair" w:date="2025-02-10T18:04:00Z">
            <w:r w:rsidRPr="00D0476C" w:rsidDel="00D0476C">
              <w:rPr>
                <w:rPrChange w:id="598" w:author="Kashif Umair" w:date="2025-02-10T18:04:00Z">
                  <w:rPr>
                    <w:rStyle w:val="Hyperlink"/>
                    <w:noProof/>
                  </w:rPr>
                </w:rPrChange>
              </w:rPr>
              <w:delText>8.6</w:delText>
            </w:r>
            <w:r w:rsidDel="00D0476C">
              <w:rPr>
                <w:rFonts w:cstheme="minorBidi"/>
                <w:noProof/>
                <w:kern w:val="2"/>
                <w:szCs w:val="24"/>
                <w14:ligatures w14:val="standardContextual"/>
              </w:rPr>
              <w:tab/>
            </w:r>
            <w:r w:rsidRPr="00D0476C" w:rsidDel="00D0476C">
              <w:rPr>
                <w:rPrChange w:id="599" w:author="Kashif Umair" w:date="2025-02-10T18:04:00Z">
                  <w:rPr>
                    <w:rStyle w:val="Hyperlink"/>
                    <w:noProof/>
                  </w:rPr>
                </w:rPrChange>
              </w:rPr>
              <w:delText>Calculate Insurance Balance - WS03-IJR-08-01</w:delText>
            </w:r>
            <w:r w:rsidDel="00D0476C">
              <w:rPr>
                <w:noProof/>
                <w:webHidden/>
              </w:rPr>
              <w:tab/>
              <w:delText>75</w:delText>
            </w:r>
          </w:del>
        </w:p>
        <w:p w14:paraId="2A01B0AD" w14:textId="40D00769" w:rsidR="008C2164" w:rsidDel="00D0476C" w:rsidRDefault="008C2164">
          <w:pPr>
            <w:pStyle w:val="TOC3"/>
            <w:tabs>
              <w:tab w:val="left" w:pos="1320"/>
              <w:tab w:val="right" w:leader="dot" w:pos="9016"/>
            </w:tabs>
            <w:rPr>
              <w:del w:id="600" w:author="Kashif Umair" w:date="2025-02-10T18:04:00Z"/>
              <w:rFonts w:cstheme="minorBidi"/>
              <w:noProof/>
              <w:kern w:val="2"/>
              <w:szCs w:val="24"/>
              <w14:ligatures w14:val="standardContextual"/>
            </w:rPr>
          </w:pPr>
          <w:del w:id="601" w:author="Kashif Umair" w:date="2025-02-10T18:04:00Z">
            <w:r w:rsidRPr="00D0476C" w:rsidDel="00D0476C">
              <w:rPr>
                <w:rPrChange w:id="602" w:author="Kashif Umair" w:date="2025-02-10T18:04:00Z">
                  <w:rPr>
                    <w:rStyle w:val="Hyperlink"/>
                    <w:bCs/>
                    <w:noProof/>
                  </w:rPr>
                </w:rPrChange>
              </w:rPr>
              <w:delText>8.6.1</w:delText>
            </w:r>
            <w:r w:rsidDel="00D0476C">
              <w:rPr>
                <w:rFonts w:cstheme="minorBidi"/>
                <w:noProof/>
                <w:kern w:val="2"/>
                <w:szCs w:val="24"/>
                <w14:ligatures w14:val="standardContextual"/>
              </w:rPr>
              <w:tab/>
            </w:r>
            <w:r w:rsidRPr="00D0476C" w:rsidDel="00D0476C">
              <w:rPr>
                <w:rPrChange w:id="603" w:author="Kashif Umair" w:date="2025-02-10T18:04:00Z">
                  <w:rPr>
                    <w:rStyle w:val="Hyperlink"/>
                    <w:noProof/>
                  </w:rPr>
                </w:rPrChange>
              </w:rPr>
              <w:delText>Worksheet details:</w:delText>
            </w:r>
            <w:r w:rsidDel="00D0476C">
              <w:rPr>
                <w:noProof/>
                <w:webHidden/>
              </w:rPr>
              <w:tab/>
              <w:delText>75</w:delText>
            </w:r>
          </w:del>
        </w:p>
        <w:p w14:paraId="1DE3A681" w14:textId="46B40B15" w:rsidR="008C2164" w:rsidDel="00D0476C" w:rsidRDefault="008C2164">
          <w:pPr>
            <w:pStyle w:val="TOC2"/>
            <w:tabs>
              <w:tab w:val="left" w:pos="880"/>
              <w:tab w:val="right" w:leader="dot" w:pos="9016"/>
            </w:tabs>
            <w:rPr>
              <w:del w:id="604" w:author="Kashif Umair" w:date="2025-02-10T18:04:00Z"/>
              <w:rFonts w:cstheme="minorBidi"/>
              <w:noProof/>
              <w:kern w:val="2"/>
              <w:szCs w:val="24"/>
              <w14:ligatures w14:val="standardContextual"/>
            </w:rPr>
          </w:pPr>
          <w:del w:id="605" w:author="Kashif Umair" w:date="2025-02-10T18:04:00Z">
            <w:r w:rsidRPr="00D0476C" w:rsidDel="00D0476C">
              <w:rPr>
                <w:rPrChange w:id="606" w:author="Kashif Umair" w:date="2025-02-10T18:04:00Z">
                  <w:rPr>
                    <w:rStyle w:val="Hyperlink"/>
                    <w:noProof/>
                  </w:rPr>
                </w:rPrChange>
              </w:rPr>
              <w:delText>8.7</w:delText>
            </w:r>
            <w:r w:rsidDel="00D0476C">
              <w:rPr>
                <w:rFonts w:cstheme="minorBidi"/>
                <w:noProof/>
                <w:kern w:val="2"/>
                <w:szCs w:val="24"/>
                <w14:ligatures w14:val="standardContextual"/>
              </w:rPr>
              <w:tab/>
            </w:r>
            <w:r w:rsidRPr="00D0476C" w:rsidDel="00D0476C">
              <w:rPr>
                <w:rPrChange w:id="607" w:author="Kashif Umair" w:date="2025-02-10T18:04:00Z">
                  <w:rPr>
                    <w:rStyle w:val="Hyperlink"/>
                    <w:noProof/>
                  </w:rPr>
                </w:rPrChange>
              </w:rPr>
              <w:delText>Accident Stop Installment - WS03-IJR-06-02</w:delText>
            </w:r>
            <w:r w:rsidDel="00D0476C">
              <w:rPr>
                <w:noProof/>
                <w:webHidden/>
              </w:rPr>
              <w:tab/>
              <w:delText>75</w:delText>
            </w:r>
          </w:del>
        </w:p>
        <w:p w14:paraId="41776B8B" w14:textId="0B815365" w:rsidR="008C2164" w:rsidDel="00D0476C" w:rsidRDefault="008C2164">
          <w:pPr>
            <w:pStyle w:val="TOC2"/>
            <w:tabs>
              <w:tab w:val="left" w:pos="880"/>
              <w:tab w:val="right" w:leader="dot" w:pos="9016"/>
            </w:tabs>
            <w:rPr>
              <w:del w:id="608" w:author="Kashif Umair" w:date="2025-02-10T18:04:00Z"/>
              <w:rFonts w:cstheme="minorBidi"/>
              <w:noProof/>
              <w:kern w:val="2"/>
              <w:szCs w:val="24"/>
              <w14:ligatures w14:val="standardContextual"/>
            </w:rPr>
          </w:pPr>
          <w:del w:id="609" w:author="Kashif Umair" w:date="2025-02-10T18:04:00Z">
            <w:r w:rsidRPr="00D0476C" w:rsidDel="00D0476C">
              <w:rPr>
                <w:rPrChange w:id="610" w:author="Kashif Umair" w:date="2025-02-10T18:04:00Z">
                  <w:rPr>
                    <w:rStyle w:val="Hyperlink"/>
                    <w:noProof/>
                  </w:rPr>
                </w:rPrChange>
              </w:rPr>
              <w:delText>8.8</w:delText>
            </w:r>
            <w:r w:rsidDel="00D0476C">
              <w:rPr>
                <w:rFonts w:cstheme="minorBidi"/>
                <w:noProof/>
                <w:kern w:val="2"/>
                <w:szCs w:val="24"/>
                <w14:ligatures w14:val="standardContextual"/>
              </w:rPr>
              <w:tab/>
            </w:r>
            <w:r w:rsidRPr="00D0476C" w:rsidDel="00D0476C">
              <w:rPr>
                <w:rPrChange w:id="611" w:author="Kashif Umair" w:date="2025-02-10T18:04:00Z">
                  <w:rPr>
                    <w:rStyle w:val="Hyperlink"/>
                    <w:noProof/>
                  </w:rPr>
                </w:rPrChange>
              </w:rPr>
              <w:delText xml:space="preserve">Insurance configuration </w:delText>
            </w:r>
            <w:r w:rsidRPr="00D0476C" w:rsidDel="00D0476C">
              <w:rPr>
                <w:rPrChange w:id="612" w:author="Kashif Umair" w:date="2025-02-10T18:04:00Z">
                  <w:rPr>
                    <w:rStyle w:val="Hyperlink"/>
                    <w:bCs/>
                    <w:noProof/>
                  </w:rPr>
                </w:rPrChange>
              </w:rPr>
              <w:delText>WS03-IJR-06-</w:delText>
            </w:r>
            <w:r w:rsidRPr="00D0476C" w:rsidDel="00D0476C">
              <w:rPr>
                <w:rPrChange w:id="613" w:author="Kashif Umair" w:date="2025-02-10T18:04:00Z">
                  <w:rPr>
                    <w:rStyle w:val="Hyperlink"/>
                    <w:noProof/>
                  </w:rPr>
                </w:rPrChange>
              </w:rPr>
              <w:delText>03 to WS03-IJR-06-07</w:delText>
            </w:r>
            <w:r w:rsidDel="00D0476C">
              <w:rPr>
                <w:noProof/>
                <w:webHidden/>
              </w:rPr>
              <w:tab/>
              <w:delText>76</w:delText>
            </w:r>
          </w:del>
        </w:p>
        <w:p w14:paraId="1D6594AE" w14:textId="50C8C219" w:rsidR="008C2164" w:rsidDel="00D0476C" w:rsidRDefault="008C2164">
          <w:pPr>
            <w:pStyle w:val="TOC3"/>
            <w:tabs>
              <w:tab w:val="left" w:pos="1320"/>
              <w:tab w:val="right" w:leader="dot" w:pos="9016"/>
            </w:tabs>
            <w:rPr>
              <w:del w:id="614" w:author="Kashif Umair" w:date="2025-02-10T18:04:00Z"/>
              <w:rFonts w:cstheme="minorBidi"/>
              <w:noProof/>
              <w:kern w:val="2"/>
              <w:szCs w:val="24"/>
              <w14:ligatures w14:val="standardContextual"/>
            </w:rPr>
          </w:pPr>
          <w:del w:id="615" w:author="Kashif Umair" w:date="2025-02-10T18:04:00Z">
            <w:r w:rsidRPr="00D0476C" w:rsidDel="00D0476C">
              <w:rPr>
                <w:rPrChange w:id="616" w:author="Kashif Umair" w:date="2025-02-10T18:04:00Z">
                  <w:rPr>
                    <w:rStyle w:val="Hyperlink"/>
                    <w:bCs/>
                    <w:noProof/>
                  </w:rPr>
                </w:rPrChange>
              </w:rPr>
              <w:delText>8.8.1</w:delText>
            </w:r>
            <w:r w:rsidDel="00D0476C">
              <w:rPr>
                <w:rFonts w:cstheme="minorBidi"/>
                <w:noProof/>
                <w:kern w:val="2"/>
                <w:szCs w:val="24"/>
                <w14:ligatures w14:val="standardContextual"/>
              </w:rPr>
              <w:tab/>
            </w:r>
            <w:r w:rsidRPr="00D0476C" w:rsidDel="00D0476C">
              <w:rPr>
                <w:rPrChange w:id="617" w:author="Kashif Umair" w:date="2025-02-10T18:04:00Z">
                  <w:rPr>
                    <w:rStyle w:val="Hyperlink"/>
                    <w:noProof/>
                  </w:rPr>
                </w:rPrChange>
              </w:rPr>
              <w:delText>Worksheet details:</w:delText>
            </w:r>
            <w:r w:rsidDel="00D0476C">
              <w:rPr>
                <w:noProof/>
                <w:webHidden/>
              </w:rPr>
              <w:tab/>
              <w:delText>76</w:delText>
            </w:r>
          </w:del>
        </w:p>
        <w:p w14:paraId="5D05A13D" w14:textId="1CA4C828" w:rsidR="008C2164" w:rsidDel="00D0476C" w:rsidRDefault="008C2164">
          <w:pPr>
            <w:pStyle w:val="TOC2"/>
            <w:tabs>
              <w:tab w:val="left" w:pos="880"/>
              <w:tab w:val="right" w:leader="dot" w:pos="9016"/>
            </w:tabs>
            <w:rPr>
              <w:del w:id="618" w:author="Kashif Umair" w:date="2025-02-10T18:04:00Z"/>
              <w:rFonts w:cstheme="minorBidi"/>
              <w:noProof/>
              <w:kern w:val="2"/>
              <w:szCs w:val="24"/>
              <w14:ligatures w14:val="standardContextual"/>
            </w:rPr>
          </w:pPr>
          <w:del w:id="619" w:author="Kashif Umair" w:date="2025-02-10T18:04:00Z">
            <w:r w:rsidRPr="00D0476C" w:rsidDel="00D0476C">
              <w:rPr>
                <w:rPrChange w:id="620" w:author="Kashif Umair" w:date="2025-02-10T18:04:00Z">
                  <w:rPr>
                    <w:rStyle w:val="Hyperlink"/>
                    <w:noProof/>
                  </w:rPr>
                </w:rPrChange>
              </w:rPr>
              <w:delText>8.9</w:delText>
            </w:r>
            <w:r w:rsidDel="00D0476C">
              <w:rPr>
                <w:rFonts w:cstheme="minorBidi"/>
                <w:noProof/>
                <w:kern w:val="2"/>
                <w:szCs w:val="24"/>
                <w14:ligatures w14:val="standardContextual"/>
              </w:rPr>
              <w:tab/>
            </w:r>
            <w:r w:rsidRPr="00D0476C" w:rsidDel="00D0476C">
              <w:rPr>
                <w:rPrChange w:id="621" w:author="Kashif Umair" w:date="2025-02-10T18:04:00Z">
                  <w:rPr>
                    <w:rStyle w:val="Hyperlink"/>
                    <w:noProof/>
                  </w:rPr>
                </w:rPrChange>
              </w:rPr>
              <w:delText>STMT Transaction - WS03-IJR-06-08</w:delText>
            </w:r>
            <w:r w:rsidDel="00D0476C">
              <w:rPr>
                <w:noProof/>
                <w:webHidden/>
              </w:rPr>
              <w:tab/>
              <w:delText>76</w:delText>
            </w:r>
          </w:del>
        </w:p>
        <w:p w14:paraId="3C078CAF" w14:textId="3D925545" w:rsidR="008C2164" w:rsidDel="00D0476C" w:rsidRDefault="008C2164">
          <w:pPr>
            <w:pStyle w:val="TOC2"/>
            <w:tabs>
              <w:tab w:val="left" w:pos="1100"/>
              <w:tab w:val="right" w:leader="dot" w:pos="9016"/>
            </w:tabs>
            <w:rPr>
              <w:del w:id="622" w:author="Kashif Umair" w:date="2025-02-10T18:04:00Z"/>
              <w:rFonts w:cstheme="minorBidi"/>
              <w:noProof/>
              <w:kern w:val="2"/>
              <w:szCs w:val="24"/>
              <w14:ligatures w14:val="standardContextual"/>
            </w:rPr>
          </w:pPr>
          <w:del w:id="623" w:author="Kashif Umair" w:date="2025-02-10T18:04:00Z">
            <w:r w:rsidRPr="00D0476C" w:rsidDel="00D0476C">
              <w:rPr>
                <w:rPrChange w:id="624" w:author="Kashif Umair" w:date="2025-02-10T18:04:00Z">
                  <w:rPr>
                    <w:rStyle w:val="Hyperlink"/>
                    <w:noProof/>
                  </w:rPr>
                </w:rPrChange>
              </w:rPr>
              <w:delText>8.10</w:delText>
            </w:r>
            <w:r w:rsidDel="00D0476C">
              <w:rPr>
                <w:rFonts w:cstheme="minorBidi"/>
                <w:noProof/>
                <w:kern w:val="2"/>
                <w:szCs w:val="24"/>
                <w14:ligatures w14:val="standardContextual"/>
              </w:rPr>
              <w:tab/>
            </w:r>
            <w:r w:rsidRPr="00D0476C" w:rsidDel="00D0476C">
              <w:rPr>
                <w:rPrChange w:id="625" w:author="Kashif Umair" w:date="2025-02-10T18:04:00Z">
                  <w:rPr>
                    <w:rStyle w:val="Hyperlink"/>
                    <w:noProof/>
                  </w:rPr>
                </w:rPrChange>
              </w:rPr>
              <w:delText>Reversal for Asset Capture and IS Contract - WS03-IJR-03-03</w:delText>
            </w:r>
            <w:r w:rsidDel="00D0476C">
              <w:rPr>
                <w:noProof/>
                <w:webHidden/>
              </w:rPr>
              <w:tab/>
              <w:delText>76</w:delText>
            </w:r>
          </w:del>
        </w:p>
        <w:p w14:paraId="08ACE228" w14:textId="2766BCA2" w:rsidR="008C2164" w:rsidDel="00D0476C" w:rsidRDefault="008C2164">
          <w:pPr>
            <w:pStyle w:val="TOC2"/>
            <w:tabs>
              <w:tab w:val="left" w:pos="1100"/>
              <w:tab w:val="right" w:leader="dot" w:pos="9016"/>
            </w:tabs>
            <w:rPr>
              <w:del w:id="626" w:author="Kashif Umair" w:date="2025-02-10T18:04:00Z"/>
              <w:rFonts w:cstheme="minorBidi"/>
              <w:noProof/>
              <w:kern w:val="2"/>
              <w:szCs w:val="24"/>
              <w14:ligatures w14:val="standardContextual"/>
            </w:rPr>
          </w:pPr>
          <w:del w:id="627" w:author="Kashif Umair" w:date="2025-02-10T18:04:00Z">
            <w:r w:rsidRPr="00D0476C" w:rsidDel="00D0476C">
              <w:rPr>
                <w:rPrChange w:id="628" w:author="Kashif Umair" w:date="2025-02-10T18:04:00Z">
                  <w:rPr>
                    <w:rStyle w:val="Hyperlink"/>
                    <w:noProof/>
                  </w:rPr>
                </w:rPrChange>
              </w:rPr>
              <w:delText>8.11</w:delText>
            </w:r>
            <w:r w:rsidDel="00D0476C">
              <w:rPr>
                <w:rFonts w:cstheme="minorBidi"/>
                <w:noProof/>
                <w:kern w:val="2"/>
                <w:szCs w:val="24"/>
                <w14:ligatures w14:val="standardContextual"/>
              </w:rPr>
              <w:tab/>
            </w:r>
            <w:r w:rsidRPr="00D0476C" w:rsidDel="00D0476C">
              <w:rPr>
                <w:rPrChange w:id="629" w:author="Kashif Umair" w:date="2025-02-10T18:04:00Z">
                  <w:rPr>
                    <w:rStyle w:val="Hyperlink"/>
                    <w:noProof/>
                  </w:rPr>
                </w:rPrChange>
              </w:rPr>
              <w:delText>Expiry of Repayment Schedule - WS03-IJR-02-03</w:delText>
            </w:r>
            <w:r w:rsidDel="00D0476C">
              <w:rPr>
                <w:noProof/>
                <w:webHidden/>
              </w:rPr>
              <w:tab/>
              <w:delText>76</w:delText>
            </w:r>
          </w:del>
        </w:p>
        <w:p w14:paraId="6B6CBE11" w14:textId="25D6E87C" w:rsidR="008C2164" w:rsidDel="00D0476C" w:rsidRDefault="008C2164">
          <w:pPr>
            <w:pStyle w:val="TOC3"/>
            <w:tabs>
              <w:tab w:val="left" w:pos="1540"/>
              <w:tab w:val="right" w:leader="dot" w:pos="9016"/>
            </w:tabs>
            <w:rPr>
              <w:del w:id="630" w:author="Kashif Umair" w:date="2025-02-10T18:04:00Z"/>
              <w:rFonts w:cstheme="minorBidi"/>
              <w:noProof/>
              <w:kern w:val="2"/>
              <w:szCs w:val="24"/>
              <w14:ligatures w14:val="standardContextual"/>
            </w:rPr>
          </w:pPr>
          <w:del w:id="631" w:author="Kashif Umair" w:date="2025-02-10T18:04:00Z">
            <w:r w:rsidRPr="00D0476C" w:rsidDel="00D0476C">
              <w:rPr>
                <w:rPrChange w:id="632" w:author="Kashif Umair" w:date="2025-02-10T18:04:00Z">
                  <w:rPr>
                    <w:rStyle w:val="Hyperlink"/>
                    <w:bCs/>
                    <w:noProof/>
                  </w:rPr>
                </w:rPrChange>
              </w:rPr>
              <w:delText>8.11.1</w:delText>
            </w:r>
            <w:r w:rsidDel="00D0476C">
              <w:rPr>
                <w:rFonts w:cstheme="minorBidi"/>
                <w:noProof/>
                <w:kern w:val="2"/>
                <w:szCs w:val="24"/>
                <w14:ligatures w14:val="standardContextual"/>
              </w:rPr>
              <w:tab/>
            </w:r>
            <w:r w:rsidRPr="00D0476C" w:rsidDel="00D0476C">
              <w:rPr>
                <w:rPrChange w:id="633" w:author="Kashif Umair" w:date="2025-02-10T18:04:00Z">
                  <w:rPr>
                    <w:rStyle w:val="Hyperlink"/>
                    <w:noProof/>
                  </w:rPr>
                </w:rPrChange>
              </w:rPr>
              <w:delText>Worksheet details:</w:delText>
            </w:r>
            <w:r w:rsidDel="00D0476C">
              <w:rPr>
                <w:noProof/>
                <w:webHidden/>
              </w:rPr>
              <w:tab/>
              <w:delText>76</w:delText>
            </w:r>
          </w:del>
        </w:p>
        <w:p w14:paraId="45C49274" w14:textId="416247FB" w:rsidR="008C2164" w:rsidDel="00D0476C" w:rsidRDefault="008C2164">
          <w:pPr>
            <w:pStyle w:val="TOC2"/>
            <w:tabs>
              <w:tab w:val="left" w:pos="1100"/>
              <w:tab w:val="right" w:leader="dot" w:pos="9016"/>
            </w:tabs>
            <w:rPr>
              <w:del w:id="634" w:author="Kashif Umair" w:date="2025-02-10T18:04:00Z"/>
              <w:rFonts w:cstheme="minorBidi"/>
              <w:noProof/>
              <w:kern w:val="2"/>
              <w:szCs w:val="24"/>
              <w14:ligatures w14:val="standardContextual"/>
            </w:rPr>
          </w:pPr>
          <w:del w:id="635" w:author="Kashif Umair" w:date="2025-02-10T18:04:00Z">
            <w:r w:rsidRPr="00D0476C" w:rsidDel="00D0476C">
              <w:rPr>
                <w:rPrChange w:id="636" w:author="Kashif Umair" w:date="2025-02-10T18:04:00Z">
                  <w:rPr>
                    <w:rStyle w:val="Hyperlink"/>
                    <w:noProof/>
                  </w:rPr>
                </w:rPrChange>
              </w:rPr>
              <w:delText>8.12</w:delText>
            </w:r>
            <w:r w:rsidDel="00D0476C">
              <w:rPr>
                <w:rFonts w:cstheme="minorBidi"/>
                <w:noProof/>
                <w:kern w:val="2"/>
                <w:szCs w:val="24"/>
                <w14:ligatures w14:val="standardContextual"/>
              </w:rPr>
              <w:tab/>
            </w:r>
            <w:r w:rsidRPr="00D0476C" w:rsidDel="00D0476C">
              <w:rPr>
                <w:rPrChange w:id="637" w:author="Kashif Umair" w:date="2025-02-10T18:04:00Z">
                  <w:rPr>
                    <w:rStyle w:val="Hyperlink"/>
                    <w:noProof/>
                  </w:rPr>
                </w:rPrChange>
              </w:rPr>
              <w:delText>Document upload at Delivery Stage - WS03-IJR-06-10</w:delText>
            </w:r>
            <w:r w:rsidDel="00D0476C">
              <w:rPr>
                <w:noProof/>
                <w:webHidden/>
              </w:rPr>
              <w:tab/>
              <w:delText>76</w:delText>
            </w:r>
          </w:del>
        </w:p>
        <w:p w14:paraId="213344C8" w14:textId="51B324ED" w:rsidR="008C2164" w:rsidDel="00D0476C" w:rsidRDefault="008C2164">
          <w:pPr>
            <w:pStyle w:val="TOC2"/>
            <w:tabs>
              <w:tab w:val="left" w:pos="1100"/>
              <w:tab w:val="right" w:leader="dot" w:pos="9016"/>
            </w:tabs>
            <w:rPr>
              <w:del w:id="638" w:author="Kashif Umair" w:date="2025-02-10T18:04:00Z"/>
              <w:rFonts w:cstheme="minorBidi"/>
              <w:noProof/>
              <w:kern w:val="2"/>
              <w:szCs w:val="24"/>
              <w14:ligatures w14:val="standardContextual"/>
            </w:rPr>
          </w:pPr>
          <w:del w:id="639" w:author="Kashif Umair" w:date="2025-02-10T18:04:00Z">
            <w:r w:rsidRPr="00D0476C" w:rsidDel="00D0476C">
              <w:rPr>
                <w:rPrChange w:id="640" w:author="Kashif Umair" w:date="2025-02-10T18:04:00Z">
                  <w:rPr>
                    <w:rStyle w:val="Hyperlink"/>
                    <w:noProof/>
                  </w:rPr>
                </w:rPrChange>
              </w:rPr>
              <w:delText>8.13</w:delText>
            </w:r>
            <w:r w:rsidDel="00D0476C">
              <w:rPr>
                <w:rFonts w:cstheme="minorBidi"/>
                <w:noProof/>
                <w:kern w:val="2"/>
                <w:szCs w:val="24"/>
                <w14:ligatures w14:val="standardContextual"/>
              </w:rPr>
              <w:tab/>
            </w:r>
            <w:r w:rsidRPr="00D0476C" w:rsidDel="00D0476C">
              <w:rPr>
                <w:rPrChange w:id="641" w:author="Kashif Umair" w:date="2025-02-10T18:04:00Z">
                  <w:rPr>
                    <w:rStyle w:val="Hyperlink"/>
                    <w:noProof/>
                  </w:rPr>
                </w:rPrChange>
              </w:rPr>
              <w:delText>Validation on pre-paid charge - WS03-IJR-06-11</w:delText>
            </w:r>
            <w:r w:rsidDel="00D0476C">
              <w:rPr>
                <w:noProof/>
                <w:webHidden/>
              </w:rPr>
              <w:tab/>
              <w:delText>76</w:delText>
            </w:r>
          </w:del>
        </w:p>
        <w:p w14:paraId="46E281ED" w14:textId="2159A079" w:rsidR="008C2164" w:rsidDel="00D0476C" w:rsidRDefault="008C2164">
          <w:pPr>
            <w:pStyle w:val="TOC3"/>
            <w:tabs>
              <w:tab w:val="right" w:leader="dot" w:pos="9016"/>
            </w:tabs>
            <w:rPr>
              <w:del w:id="642" w:author="Kashif Umair" w:date="2025-02-10T18:04:00Z"/>
              <w:rFonts w:cstheme="minorBidi"/>
              <w:noProof/>
              <w:kern w:val="2"/>
              <w:szCs w:val="24"/>
              <w14:ligatures w14:val="standardContextual"/>
            </w:rPr>
          </w:pPr>
          <w:del w:id="643" w:author="Kashif Umair" w:date="2025-02-10T18:04:00Z">
            <w:r w:rsidRPr="00D0476C" w:rsidDel="00D0476C">
              <w:rPr>
                <w:rPrChange w:id="644" w:author="Kashif Umair" w:date="2025-02-10T18:04:00Z">
                  <w:rPr>
                    <w:rStyle w:val="Hyperlink"/>
                    <w:noProof/>
                  </w:rPr>
                </w:rPrChange>
              </w:rPr>
              <w:delText>8.14.1 Worksheet details:</w:delText>
            </w:r>
            <w:r w:rsidDel="00D0476C">
              <w:rPr>
                <w:noProof/>
                <w:webHidden/>
              </w:rPr>
              <w:tab/>
              <w:delText>77</w:delText>
            </w:r>
          </w:del>
        </w:p>
        <w:p w14:paraId="7A9F2FB2" w14:textId="29BFEC6A" w:rsidR="008C2164" w:rsidDel="00D0476C" w:rsidRDefault="008C2164">
          <w:pPr>
            <w:pStyle w:val="TOC2"/>
            <w:tabs>
              <w:tab w:val="left" w:pos="1100"/>
              <w:tab w:val="right" w:leader="dot" w:pos="9016"/>
            </w:tabs>
            <w:rPr>
              <w:del w:id="645" w:author="Kashif Umair" w:date="2025-02-10T18:04:00Z"/>
              <w:rFonts w:cstheme="minorBidi"/>
              <w:noProof/>
              <w:kern w:val="2"/>
              <w:szCs w:val="24"/>
              <w14:ligatures w14:val="standardContextual"/>
            </w:rPr>
          </w:pPr>
          <w:del w:id="646" w:author="Kashif Umair" w:date="2025-02-10T18:04:00Z">
            <w:r w:rsidRPr="00D0476C" w:rsidDel="00D0476C">
              <w:rPr>
                <w:rPrChange w:id="647" w:author="Kashif Umair" w:date="2025-02-10T18:04:00Z">
                  <w:rPr>
                    <w:rStyle w:val="Hyperlink"/>
                    <w:noProof/>
                  </w:rPr>
                </w:rPrChange>
              </w:rPr>
              <w:delText>8.14</w:delText>
            </w:r>
            <w:r w:rsidDel="00D0476C">
              <w:rPr>
                <w:rFonts w:cstheme="minorBidi"/>
                <w:noProof/>
                <w:kern w:val="2"/>
                <w:szCs w:val="24"/>
                <w14:ligatures w14:val="standardContextual"/>
              </w:rPr>
              <w:tab/>
            </w:r>
            <w:r w:rsidRPr="00D0476C" w:rsidDel="00D0476C">
              <w:rPr>
                <w:rPrChange w:id="648" w:author="Kashif Umair" w:date="2025-02-10T18:04:00Z">
                  <w:rPr>
                    <w:rStyle w:val="Hyperlink"/>
                    <w:noProof/>
                  </w:rPr>
                </w:rPrChange>
              </w:rPr>
              <w:delText>Traffic Violation / Renewal Fee - WS03-IJR-06-12</w:delText>
            </w:r>
            <w:r w:rsidDel="00D0476C">
              <w:rPr>
                <w:noProof/>
                <w:webHidden/>
              </w:rPr>
              <w:tab/>
              <w:delText>77</w:delText>
            </w:r>
          </w:del>
        </w:p>
        <w:p w14:paraId="47F5AE42" w14:textId="7A0D53D6" w:rsidR="008C2164" w:rsidDel="00D0476C" w:rsidRDefault="008C2164">
          <w:pPr>
            <w:pStyle w:val="TOC2"/>
            <w:tabs>
              <w:tab w:val="left" w:pos="1100"/>
              <w:tab w:val="right" w:leader="dot" w:pos="9016"/>
            </w:tabs>
            <w:rPr>
              <w:del w:id="649" w:author="Kashif Umair" w:date="2025-02-10T18:04:00Z"/>
              <w:rFonts w:cstheme="minorBidi"/>
              <w:noProof/>
              <w:kern w:val="2"/>
              <w:szCs w:val="24"/>
              <w14:ligatures w14:val="standardContextual"/>
            </w:rPr>
          </w:pPr>
          <w:del w:id="650" w:author="Kashif Umair" w:date="2025-02-10T18:04:00Z">
            <w:r w:rsidRPr="00D0476C" w:rsidDel="00D0476C">
              <w:rPr>
                <w:rPrChange w:id="651" w:author="Kashif Umair" w:date="2025-02-10T18:04:00Z">
                  <w:rPr>
                    <w:rStyle w:val="Hyperlink"/>
                    <w:noProof/>
                  </w:rPr>
                </w:rPrChange>
              </w:rPr>
              <w:delText>8.15</w:delText>
            </w:r>
            <w:r w:rsidDel="00D0476C">
              <w:rPr>
                <w:rFonts w:cstheme="minorBidi"/>
                <w:noProof/>
                <w:kern w:val="2"/>
                <w:szCs w:val="24"/>
                <w14:ligatures w14:val="standardContextual"/>
              </w:rPr>
              <w:tab/>
            </w:r>
            <w:r w:rsidRPr="00D0476C" w:rsidDel="00D0476C">
              <w:rPr>
                <w:rPrChange w:id="652" w:author="Kashif Umair" w:date="2025-02-10T18:04:00Z">
                  <w:rPr>
                    <w:rStyle w:val="Hyperlink"/>
                    <w:noProof/>
                  </w:rPr>
                </w:rPrChange>
              </w:rPr>
              <w:delText>Advance/Partial Payment - WS03-IJR-10-01 &amp; WS03-IJR-12-01</w:delText>
            </w:r>
            <w:r w:rsidDel="00D0476C">
              <w:rPr>
                <w:noProof/>
                <w:webHidden/>
              </w:rPr>
              <w:tab/>
              <w:delText>77</w:delText>
            </w:r>
          </w:del>
        </w:p>
        <w:p w14:paraId="372AF7B6" w14:textId="5CE256D3" w:rsidR="008C2164" w:rsidDel="00D0476C" w:rsidRDefault="008C2164">
          <w:pPr>
            <w:pStyle w:val="TOC3"/>
            <w:tabs>
              <w:tab w:val="right" w:leader="dot" w:pos="9016"/>
            </w:tabs>
            <w:rPr>
              <w:del w:id="653" w:author="Kashif Umair" w:date="2025-02-10T18:04:00Z"/>
              <w:rFonts w:cstheme="minorBidi"/>
              <w:noProof/>
              <w:kern w:val="2"/>
              <w:szCs w:val="24"/>
              <w14:ligatures w14:val="standardContextual"/>
            </w:rPr>
          </w:pPr>
          <w:del w:id="654" w:author="Kashif Umair" w:date="2025-02-10T18:04:00Z">
            <w:r w:rsidRPr="00D0476C" w:rsidDel="00D0476C">
              <w:rPr>
                <w:rPrChange w:id="655" w:author="Kashif Umair" w:date="2025-02-10T18:04:00Z">
                  <w:rPr>
                    <w:rStyle w:val="Hyperlink"/>
                    <w:noProof/>
                  </w:rPr>
                </w:rPrChange>
              </w:rPr>
              <w:delText>8.16.1 Worksheet details:</w:delText>
            </w:r>
            <w:r w:rsidDel="00D0476C">
              <w:rPr>
                <w:noProof/>
                <w:webHidden/>
              </w:rPr>
              <w:tab/>
              <w:delText>77</w:delText>
            </w:r>
          </w:del>
        </w:p>
        <w:p w14:paraId="066DE3E0" w14:textId="309321A6" w:rsidR="008C2164" w:rsidDel="00D0476C" w:rsidRDefault="008C2164">
          <w:pPr>
            <w:pStyle w:val="TOC2"/>
            <w:tabs>
              <w:tab w:val="left" w:pos="1100"/>
              <w:tab w:val="right" w:leader="dot" w:pos="9016"/>
            </w:tabs>
            <w:rPr>
              <w:del w:id="656" w:author="Kashif Umair" w:date="2025-02-10T18:04:00Z"/>
              <w:rFonts w:cstheme="minorBidi"/>
              <w:noProof/>
              <w:kern w:val="2"/>
              <w:szCs w:val="24"/>
              <w14:ligatures w14:val="standardContextual"/>
            </w:rPr>
          </w:pPr>
          <w:del w:id="657" w:author="Kashif Umair" w:date="2025-02-10T18:04:00Z">
            <w:r w:rsidRPr="00D0476C" w:rsidDel="00D0476C">
              <w:rPr>
                <w:rPrChange w:id="658" w:author="Kashif Umair" w:date="2025-02-10T18:04:00Z">
                  <w:rPr>
                    <w:rStyle w:val="Hyperlink"/>
                    <w:noProof/>
                  </w:rPr>
                </w:rPrChange>
              </w:rPr>
              <w:delText>8.16</w:delText>
            </w:r>
            <w:r w:rsidDel="00D0476C">
              <w:rPr>
                <w:rFonts w:cstheme="minorBidi"/>
                <w:noProof/>
                <w:kern w:val="2"/>
                <w:szCs w:val="24"/>
                <w14:ligatures w14:val="standardContextual"/>
              </w:rPr>
              <w:tab/>
            </w:r>
            <w:r w:rsidRPr="00D0476C" w:rsidDel="00D0476C">
              <w:rPr>
                <w:rPrChange w:id="659" w:author="Kashif Umair" w:date="2025-02-10T18:04:00Z">
                  <w:rPr>
                    <w:rStyle w:val="Hyperlink"/>
                    <w:noProof/>
                  </w:rPr>
                </w:rPrChange>
              </w:rPr>
              <w:delText>Limit Attachment before Arrangement -WS03-IJR-06-13</w:delText>
            </w:r>
            <w:r w:rsidDel="00D0476C">
              <w:rPr>
                <w:noProof/>
                <w:webHidden/>
              </w:rPr>
              <w:tab/>
              <w:delText>77</w:delText>
            </w:r>
          </w:del>
        </w:p>
        <w:p w14:paraId="40CBCB49" w14:textId="0E32E3E5" w:rsidR="008C2164" w:rsidDel="00D0476C" w:rsidRDefault="008C2164">
          <w:pPr>
            <w:pStyle w:val="TOC2"/>
            <w:tabs>
              <w:tab w:val="left" w:pos="1100"/>
              <w:tab w:val="right" w:leader="dot" w:pos="9016"/>
            </w:tabs>
            <w:rPr>
              <w:del w:id="660" w:author="Kashif Umair" w:date="2025-02-10T18:04:00Z"/>
              <w:rFonts w:cstheme="minorBidi"/>
              <w:noProof/>
              <w:kern w:val="2"/>
              <w:szCs w:val="24"/>
              <w14:ligatures w14:val="standardContextual"/>
            </w:rPr>
          </w:pPr>
          <w:del w:id="661" w:author="Kashif Umair" w:date="2025-02-10T18:04:00Z">
            <w:r w:rsidRPr="00D0476C" w:rsidDel="00D0476C">
              <w:rPr>
                <w:rPrChange w:id="662" w:author="Kashif Umair" w:date="2025-02-10T18:04:00Z">
                  <w:rPr>
                    <w:rStyle w:val="Hyperlink"/>
                    <w:noProof/>
                  </w:rPr>
                </w:rPrChange>
              </w:rPr>
              <w:delText>8.17</w:delText>
            </w:r>
            <w:r w:rsidDel="00D0476C">
              <w:rPr>
                <w:rFonts w:cstheme="minorBidi"/>
                <w:noProof/>
                <w:kern w:val="2"/>
                <w:szCs w:val="24"/>
                <w14:ligatures w14:val="standardContextual"/>
              </w:rPr>
              <w:tab/>
            </w:r>
            <w:r w:rsidRPr="00D0476C" w:rsidDel="00D0476C">
              <w:rPr>
                <w:rPrChange w:id="663" w:author="Kashif Umair" w:date="2025-02-10T18:04:00Z">
                  <w:rPr>
                    <w:rStyle w:val="Hyperlink"/>
                    <w:noProof/>
                  </w:rPr>
                </w:rPrChange>
              </w:rPr>
              <w:delText>Tawtheeq Integration - WS03-IJR-06-14</w:delText>
            </w:r>
            <w:r w:rsidDel="00D0476C">
              <w:rPr>
                <w:noProof/>
                <w:webHidden/>
              </w:rPr>
              <w:tab/>
              <w:delText>77</w:delText>
            </w:r>
          </w:del>
        </w:p>
        <w:p w14:paraId="65429139" w14:textId="5D07674F" w:rsidR="008C2164" w:rsidDel="00D0476C" w:rsidRDefault="008C2164">
          <w:pPr>
            <w:pStyle w:val="TOC2"/>
            <w:tabs>
              <w:tab w:val="left" w:pos="1100"/>
              <w:tab w:val="right" w:leader="dot" w:pos="9016"/>
            </w:tabs>
            <w:rPr>
              <w:del w:id="664" w:author="Kashif Umair" w:date="2025-02-10T18:04:00Z"/>
              <w:rFonts w:cstheme="minorBidi"/>
              <w:noProof/>
              <w:kern w:val="2"/>
              <w:szCs w:val="24"/>
              <w14:ligatures w14:val="standardContextual"/>
            </w:rPr>
          </w:pPr>
          <w:del w:id="665" w:author="Kashif Umair" w:date="2025-02-10T18:04:00Z">
            <w:r w:rsidRPr="00D0476C" w:rsidDel="00D0476C">
              <w:rPr>
                <w:rPrChange w:id="666" w:author="Kashif Umair" w:date="2025-02-10T18:04:00Z">
                  <w:rPr>
                    <w:rStyle w:val="Hyperlink"/>
                    <w:noProof/>
                  </w:rPr>
                </w:rPrChange>
              </w:rPr>
              <w:delText>8.18</w:delText>
            </w:r>
            <w:r w:rsidDel="00D0476C">
              <w:rPr>
                <w:rFonts w:cstheme="minorBidi"/>
                <w:noProof/>
                <w:kern w:val="2"/>
                <w:szCs w:val="24"/>
                <w14:ligatures w14:val="standardContextual"/>
              </w:rPr>
              <w:tab/>
            </w:r>
            <w:r w:rsidRPr="00D0476C" w:rsidDel="00D0476C">
              <w:rPr>
                <w:rPrChange w:id="667" w:author="Kashif Umair" w:date="2025-02-10T18:04:00Z">
                  <w:rPr>
                    <w:rStyle w:val="Hyperlink"/>
                    <w:noProof/>
                  </w:rPr>
                </w:rPrChange>
              </w:rPr>
              <w:delText>Discount - WS03-IJR-06-15</w:delText>
            </w:r>
            <w:r w:rsidDel="00D0476C">
              <w:rPr>
                <w:noProof/>
                <w:webHidden/>
              </w:rPr>
              <w:tab/>
              <w:delText>77</w:delText>
            </w:r>
          </w:del>
        </w:p>
        <w:p w14:paraId="45CA3284" w14:textId="4BE455C8" w:rsidR="008C2164" w:rsidDel="00D0476C" w:rsidRDefault="008C2164">
          <w:pPr>
            <w:pStyle w:val="TOC3"/>
            <w:tabs>
              <w:tab w:val="left" w:pos="1540"/>
              <w:tab w:val="right" w:leader="dot" w:pos="9016"/>
            </w:tabs>
            <w:rPr>
              <w:del w:id="668" w:author="Kashif Umair" w:date="2025-02-10T18:04:00Z"/>
              <w:rFonts w:cstheme="minorBidi"/>
              <w:noProof/>
              <w:kern w:val="2"/>
              <w:szCs w:val="24"/>
              <w14:ligatures w14:val="standardContextual"/>
            </w:rPr>
          </w:pPr>
          <w:del w:id="669" w:author="Kashif Umair" w:date="2025-02-10T18:04:00Z">
            <w:r w:rsidRPr="00D0476C" w:rsidDel="00D0476C">
              <w:rPr>
                <w:rPrChange w:id="670" w:author="Kashif Umair" w:date="2025-02-10T18:04:00Z">
                  <w:rPr>
                    <w:rStyle w:val="Hyperlink"/>
                    <w:bCs/>
                    <w:noProof/>
                  </w:rPr>
                </w:rPrChange>
              </w:rPr>
              <w:delText>8.18.1</w:delText>
            </w:r>
            <w:r w:rsidDel="00D0476C">
              <w:rPr>
                <w:rFonts w:cstheme="minorBidi"/>
                <w:noProof/>
                <w:kern w:val="2"/>
                <w:szCs w:val="24"/>
                <w14:ligatures w14:val="standardContextual"/>
              </w:rPr>
              <w:tab/>
            </w:r>
            <w:r w:rsidRPr="00D0476C" w:rsidDel="00D0476C">
              <w:rPr>
                <w:rPrChange w:id="671" w:author="Kashif Umair" w:date="2025-02-10T18:04:00Z">
                  <w:rPr>
                    <w:rStyle w:val="Hyperlink"/>
                    <w:noProof/>
                  </w:rPr>
                </w:rPrChange>
              </w:rPr>
              <w:delText>Worksheet details:</w:delText>
            </w:r>
            <w:r w:rsidDel="00D0476C">
              <w:rPr>
                <w:noProof/>
                <w:webHidden/>
              </w:rPr>
              <w:tab/>
              <w:delText>78</w:delText>
            </w:r>
          </w:del>
        </w:p>
        <w:p w14:paraId="7900C0A0" w14:textId="2571451A" w:rsidR="008C2164" w:rsidDel="00D0476C" w:rsidRDefault="008C2164">
          <w:pPr>
            <w:pStyle w:val="TOC2"/>
            <w:tabs>
              <w:tab w:val="left" w:pos="1100"/>
              <w:tab w:val="right" w:leader="dot" w:pos="9016"/>
            </w:tabs>
            <w:rPr>
              <w:del w:id="672" w:author="Kashif Umair" w:date="2025-02-10T18:04:00Z"/>
              <w:rFonts w:cstheme="minorBidi"/>
              <w:noProof/>
              <w:kern w:val="2"/>
              <w:szCs w:val="24"/>
              <w14:ligatures w14:val="standardContextual"/>
            </w:rPr>
          </w:pPr>
          <w:del w:id="673" w:author="Kashif Umair" w:date="2025-02-10T18:04:00Z">
            <w:r w:rsidRPr="00D0476C" w:rsidDel="00D0476C">
              <w:rPr>
                <w:rPrChange w:id="674" w:author="Kashif Umair" w:date="2025-02-10T18:04:00Z">
                  <w:rPr>
                    <w:rStyle w:val="Hyperlink"/>
                    <w:noProof/>
                  </w:rPr>
                </w:rPrChange>
              </w:rPr>
              <w:delText>8.19</w:delText>
            </w:r>
            <w:r w:rsidDel="00D0476C">
              <w:rPr>
                <w:rFonts w:cstheme="minorBidi"/>
                <w:noProof/>
                <w:kern w:val="2"/>
                <w:szCs w:val="24"/>
                <w14:ligatures w14:val="standardContextual"/>
              </w:rPr>
              <w:tab/>
            </w:r>
            <w:r w:rsidRPr="00D0476C" w:rsidDel="00D0476C">
              <w:rPr>
                <w:rPrChange w:id="675" w:author="Kashif Umair" w:date="2025-02-10T18:04:00Z">
                  <w:rPr>
                    <w:rStyle w:val="Hyperlink"/>
                    <w:noProof/>
                  </w:rPr>
                </w:rPrChange>
              </w:rPr>
              <w:delText>Post Delivery Cancelation</w:delText>
            </w:r>
            <w:r w:rsidDel="00D0476C">
              <w:rPr>
                <w:noProof/>
                <w:webHidden/>
              </w:rPr>
              <w:tab/>
              <w:delText>78</w:delText>
            </w:r>
          </w:del>
        </w:p>
        <w:p w14:paraId="2CEAAFB0" w14:textId="7374802A" w:rsidR="008C2164" w:rsidDel="00D0476C" w:rsidRDefault="008C2164">
          <w:pPr>
            <w:pStyle w:val="TOC3"/>
            <w:tabs>
              <w:tab w:val="left" w:pos="1540"/>
              <w:tab w:val="right" w:leader="dot" w:pos="9016"/>
            </w:tabs>
            <w:rPr>
              <w:del w:id="676" w:author="Kashif Umair" w:date="2025-02-10T18:04:00Z"/>
              <w:rFonts w:cstheme="minorBidi"/>
              <w:noProof/>
              <w:kern w:val="2"/>
              <w:szCs w:val="24"/>
              <w14:ligatures w14:val="standardContextual"/>
            </w:rPr>
          </w:pPr>
          <w:del w:id="677" w:author="Kashif Umair" w:date="2025-02-10T18:04:00Z">
            <w:r w:rsidRPr="00D0476C" w:rsidDel="00D0476C">
              <w:rPr>
                <w:rPrChange w:id="678" w:author="Kashif Umair" w:date="2025-02-10T18:04:00Z">
                  <w:rPr>
                    <w:rStyle w:val="Hyperlink"/>
                    <w:noProof/>
                  </w:rPr>
                </w:rPrChange>
              </w:rPr>
              <w:delText>8.20.1.</w:delText>
            </w:r>
            <w:r w:rsidDel="00D0476C">
              <w:rPr>
                <w:rFonts w:cstheme="minorBidi"/>
                <w:noProof/>
                <w:kern w:val="2"/>
                <w:szCs w:val="24"/>
                <w14:ligatures w14:val="standardContextual"/>
              </w:rPr>
              <w:tab/>
            </w:r>
            <w:r w:rsidRPr="00D0476C" w:rsidDel="00D0476C">
              <w:rPr>
                <w:rPrChange w:id="679" w:author="Kashif Umair" w:date="2025-02-10T18:04:00Z">
                  <w:rPr>
                    <w:rStyle w:val="Hyperlink"/>
                    <w:noProof/>
                  </w:rPr>
                </w:rPrChange>
              </w:rPr>
              <w:delText>With Court Decision - WS03-IJR-10-02</w:delText>
            </w:r>
            <w:r w:rsidDel="00D0476C">
              <w:rPr>
                <w:noProof/>
                <w:webHidden/>
              </w:rPr>
              <w:tab/>
              <w:delText>78</w:delText>
            </w:r>
          </w:del>
        </w:p>
        <w:p w14:paraId="4262CCA0" w14:textId="2D4DD940" w:rsidR="008C2164" w:rsidDel="00D0476C" w:rsidRDefault="008C2164">
          <w:pPr>
            <w:pStyle w:val="TOC3"/>
            <w:tabs>
              <w:tab w:val="left" w:pos="1540"/>
              <w:tab w:val="right" w:leader="dot" w:pos="9016"/>
            </w:tabs>
            <w:rPr>
              <w:del w:id="680" w:author="Kashif Umair" w:date="2025-02-10T18:04:00Z"/>
              <w:rFonts w:cstheme="minorBidi"/>
              <w:noProof/>
              <w:kern w:val="2"/>
              <w:szCs w:val="24"/>
              <w14:ligatures w14:val="standardContextual"/>
            </w:rPr>
          </w:pPr>
          <w:del w:id="681" w:author="Kashif Umair" w:date="2025-02-10T18:04:00Z">
            <w:r w:rsidRPr="00D0476C" w:rsidDel="00D0476C">
              <w:rPr>
                <w:rPrChange w:id="682" w:author="Kashif Umair" w:date="2025-02-10T18:04:00Z">
                  <w:rPr>
                    <w:rStyle w:val="Hyperlink"/>
                    <w:noProof/>
                  </w:rPr>
                </w:rPrChange>
              </w:rPr>
              <w:delText>8.20.2.</w:delText>
            </w:r>
            <w:r w:rsidDel="00D0476C">
              <w:rPr>
                <w:rFonts w:cstheme="minorBidi"/>
                <w:noProof/>
                <w:kern w:val="2"/>
                <w:szCs w:val="24"/>
                <w14:ligatures w14:val="standardContextual"/>
              </w:rPr>
              <w:tab/>
            </w:r>
            <w:r w:rsidRPr="00D0476C" w:rsidDel="00D0476C">
              <w:rPr>
                <w:rPrChange w:id="683" w:author="Kashif Umair" w:date="2025-02-10T18:04:00Z">
                  <w:rPr>
                    <w:rStyle w:val="Hyperlink"/>
                    <w:noProof/>
                  </w:rPr>
                </w:rPrChange>
              </w:rPr>
              <w:delText>Without Court Decision - WS03-IJR-10-03</w:delText>
            </w:r>
            <w:r w:rsidDel="00D0476C">
              <w:rPr>
                <w:noProof/>
                <w:webHidden/>
              </w:rPr>
              <w:tab/>
              <w:delText>78</w:delText>
            </w:r>
          </w:del>
        </w:p>
        <w:p w14:paraId="63510039" w14:textId="42A23CD0" w:rsidR="008C2164" w:rsidDel="00D0476C" w:rsidRDefault="008C2164">
          <w:pPr>
            <w:pStyle w:val="TOC2"/>
            <w:tabs>
              <w:tab w:val="left" w:pos="1100"/>
              <w:tab w:val="right" w:leader="dot" w:pos="9016"/>
            </w:tabs>
            <w:rPr>
              <w:del w:id="684" w:author="Kashif Umair" w:date="2025-02-10T18:04:00Z"/>
              <w:rFonts w:cstheme="minorBidi"/>
              <w:noProof/>
              <w:kern w:val="2"/>
              <w:szCs w:val="24"/>
              <w14:ligatures w14:val="standardContextual"/>
            </w:rPr>
          </w:pPr>
          <w:del w:id="685" w:author="Kashif Umair" w:date="2025-02-10T18:04:00Z">
            <w:r w:rsidRPr="00D0476C" w:rsidDel="00D0476C">
              <w:rPr>
                <w:rPrChange w:id="686" w:author="Kashif Umair" w:date="2025-02-10T18:04:00Z">
                  <w:rPr>
                    <w:rStyle w:val="Hyperlink"/>
                    <w:noProof/>
                  </w:rPr>
                </w:rPrChange>
              </w:rPr>
              <w:delText>8.20</w:delText>
            </w:r>
            <w:r w:rsidDel="00D0476C">
              <w:rPr>
                <w:rFonts w:cstheme="minorBidi"/>
                <w:noProof/>
                <w:kern w:val="2"/>
                <w:szCs w:val="24"/>
                <w14:ligatures w14:val="standardContextual"/>
              </w:rPr>
              <w:tab/>
            </w:r>
            <w:r w:rsidRPr="00D0476C" w:rsidDel="00D0476C">
              <w:rPr>
                <w:rPrChange w:id="687" w:author="Kashif Umair" w:date="2025-02-10T18:04:00Z">
                  <w:rPr>
                    <w:rStyle w:val="Hyperlink"/>
                    <w:noProof/>
                  </w:rPr>
                </w:rPrChange>
              </w:rPr>
              <w:delText>Termination (in case of reposes car) - WS03-IJR-10-04</w:delText>
            </w:r>
            <w:r w:rsidDel="00D0476C">
              <w:rPr>
                <w:noProof/>
                <w:webHidden/>
              </w:rPr>
              <w:tab/>
              <w:delText>79</w:delText>
            </w:r>
          </w:del>
        </w:p>
        <w:p w14:paraId="35826C57" w14:textId="04EAF0DD" w:rsidR="008C2164" w:rsidDel="00D0476C" w:rsidRDefault="008C2164">
          <w:pPr>
            <w:pStyle w:val="TOC2"/>
            <w:tabs>
              <w:tab w:val="left" w:pos="1100"/>
              <w:tab w:val="right" w:leader="dot" w:pos="9016"/>
            </w:tabs>
            <w:rPr>
              <w:del w:id="688" w:author="Kashif Umair" w:date="2025-02-10T18:04:00Z"/>
              <w:rFonts w:cstheme="minorBidi"/>
              <w:noProof/>
              <w:kern w:val="2"/>
              <w:szCs w:val="24"/>
              <w14:ligatures w14:val="standardContextual"/>
            </w:rPr>
          </w:pPr>
          <w:del w:id="689" w:author="Kashif Umair" w:date="2025-02-10T18:04:00Z">
            <w:r w:rsidRPr="00D0476C" w:rsidDel="00D0476C">
              <w:rPr>
                <w:rPrChange w:id="690" w:author="Kashif Umair" w:date="2025-02-10T18:04:00Z">
                  <w:rPr>
                    <w:rStyle w:val="Hyperlink"/>
                    <w:noProof/>
                  </w:rPr>
                </w:rPrChange>
              </w:rPr>
              <w:delText>8.21</w:delText>
            </w:r>
            <w:r w:rsidDel="00D0476C">
              <w:rPr>
                <w:rFonts w:cstheme="minorBidi"/>
                <w:noProof/>
                <w:kern w:val="2"/>
                <w:szCs w:val="24"/>
                <w14:ligatures w14:val="standardContextual"/>
              </w:rPr>
              <w:tab/>
            </w:r>
            <w:r w:rsidRPr="00D0476C" w:rsidDel="00D0476C">
              <w:rPr>
                <w:rPrChange w:id="691" w:author="Kashif Umair" w:date="2025-02-10T18:04:00Z">
                  <w:rPr>
                    <w:rStyle w:val="Hyperlink"/>
                    <w:noProof/>
                  </w:rPr>
                </w:rPrChange>
              </w:rPr>
              <w:delText>Delay Transfer Fees - WS03-IJR-06-16</w:delText>
            </w:r>
            <w:r w:rsidDel="00D0476C">
              <w:rPr>
                <w:noProof/>
                <w:webHidden/>
              </w:rPr>
              <w:tab/>
              <w:delText>79</w:delText>
            </w:r>
          </w:del>
        </w:p>
        <w:p w14:paraId="67831314" w14:textId="3B7DB900" w:rsidR="008C2164" w:rsidDel="00D0476C" w:rsidRDefault="008C2164">
          <w:pPr>
            <w:pStyle w:val="TOC3"/>
            <w:tabs>
              <w:tab w:val="right" w:leader="dot" w:pos="9016"/>
            </w:tabs>
            <w:rPr>
              <w:del w:id="692" w:author="Kashif Umair" w:date="2025-02-10T18:04:00Z"/>
              <w:rFonts w:cstheme="minorBidi"/>
              <w:noProof/>
              <w:kern w:val="2"/>
              <w:szCs w:val="24"/>
              <w14:ligatures w14:val="standardContextual"/>
            </w:rPr>
          </w:pPr>
          <w:del w:id="693" w:author="Kashif Umair" w:date="2025-02-10T18:04:00Z">
            <w:r w:rsidRPr="00D0476C" w:rsidDel="00D0476C">
              <w:rPr>
                <w:rPrChange w:id="694" w:author="Kashif Umair" w:date="2025-02-10T18:04:00Z">
                  <w:rPr>
                    <w:rStyle w:val="Hyperlink"/>
                    <w:noProof/>
                  </w:rPr>
                </w:rPrChange>
              </w:rPr>
              <w:delText>8.22.1 Worksheet details:</w:delText>
            </w:r>
            <w:r w:rsidDel="00D0476C">
              <w:rPr>
                <w:noProof/>
                <w:webHidden/>
              </w:rPr>
              <w:tab/>
              <w:delText>79</w:delText>
            </w:r>
          </w:del>
        </w:p>
        <w:p w14:paraId="2A7FDF6D" w14:textId="1984047C" w:rsidR="008C2164" w:rsidDel="00D0476C" w:rsidRDefault="008C2164">
          <w:pPr>
            <w:pStyle w:val="TOC2"/>
            <w:tabs>
              <w:tab w:val="left" w:pos="1100"/>
              <w:tab w:val="right" w:leader="dot" w:pos="9016"/>
            </w:tabs>
            <w:rPr>
              <w:del w:id="695" w:author="Kashif Umair" w:date="2025-02-10T18:04:00Z"/>
              <w:rFonts w:cstheme="minorBidi"/>
              <w:noProof/>
              <w:kern w:val="2"/>
              <w:szCs w:val="24"/>
              <w14:ligatures w14:val="standardContextual"/>
            </w:rPr>
          </w:pPr>
          <w:del w:id="696" w:author="Kashif Umair" w:date="2025-02-10T18:04:00Z">
            <w:r w:rsidRPr="00D0476C" w:rsidDel="00D0476C">
              <w:rPr>
                <w:rPrChange w:id="697" w:author="Kashif Umair" w:date="2025-02-10T18:04:00Z">
                  <w:rPr>
                    <w:rStyle w:val="Hyperlink"/>
                    <w:noProof/>
                  </w:rPr>
                </w:rPrChange>
              </w:rPr>
              <w:delText>8.22</w:delText>
            </w:r>
            <w:r w:rsidDel="00D0476C">
              <w:rPr>
                <w:rFonts w:cstheme="minorBidi"/>
                <w:noProof/>
                <w:kern w:val="2"/>
                <w:szCs w:val="24"/>
                <w14:ligatures w14:val="standardContextual"/>
              </w:rPr>
              <w:tab/>
            </w:r>
            <w:r w:rsidRPr="00D0476C" w:rsidDel="00D0476C">
              <w:rPr>
                <w:rPrChange w:id="698" w:author="Kashif Umair" w:date="2025-02-10T18:04:00Z">
                  <w:rPr>
                    <w:rStyle w:val="Hyperlink"/>
                    <w:noProof/>
                  </w:rPr>
                </w:rPrChange>
              </w:rPr>
              <w:delText>Waiver (for only fees) - WS03-IJR-06-17</w:delText>
            </w:r>
            <w:r w:rsidDel="00D0476C">
              <w:rPr>
                <w:noProof/>
                <w:webHidden/>
              </w:rPr>
              <w:tab/>
              <w:delText>79</w:delText>
            </w:r>
          </w:del>
        </w:p>
        <w:p w14:paraId="06AB276D" w14:textId="0D474CAA" w:rsidR="008C2164" w:rsidDel="00D0476C" w:rsidRDefault="008C2164">
          <w:pPr>
            <w:pStyle w:val="TOC2"/>
            <w:tabs>
              <w:tab w:val="left" w:pos="1100"/>
              <w:tab w:val="right" w:leader="dot" w:pos="9016"/>
            </w:tabs>
            <w:rPr>
              <w:del w:id="699" w:author="Kashif Umair" w:date="2025-02-10T18:04:00Z"/>
              <w:rFonts w:cstheme="minorBidi"/>
              <w:noProof/>
              <w:kern w:val="2"/>
              <w:szCs w:val="24"/>
              <w14:ligatures w14:val="standardContextual"/>
            </w:rPr>
          </w:pPr>
          <w:del w:id="700" w:author="Kashif Umair" w:date="2025-02-10T18:04:00Z">
            <w:r w:rsidRPr="00D0476C" w:rsidDel="00D0476C">
              <w:rPr>
                <w:rPrChange w:id="701" w:author="Kashif Umair" w:date="2025-02-10T18:04:00Z">
                  <w:rPr>
                    <w:rStyle w:val="Hyperlink"/>
                    <w:noProof/>
                  </w:rPr>
                </w:rPrChange>
              </w:rPr>
              <w:lastRenderedPageBreak/>
              <w:delText>8.23</w:delText>
            </w:r>
            <w:r w:rsidDel="00D0476C">
              <w:rPr>
                <w:rFonts w:cstheme="minorBidi"/>
                <w:noProof/>
                <w:kern w:val="2"/>
                <w:szCs w:val="24"/>
                <w14:ligatures w14:val="standardContextual"/>
              </w:rPr>
              <w:tab/>
            </w:r>
            <w:r w:rsidRPr="00D0476C" w:rsidDel="00D0476C">
              <w:rPr>
                <w:rPrChange w:id="702" w:author="Kashif Umair" w:date="2025-02-10T18:04:00Z">
                  <w:rPr>
                    <w:rStyle w:val="Hyperlink"/>
                    <w:noProof/>
                  </w:rPr>
                </w:rPrChange>
              </w:rPr>
              <w:delText>Loan transfer/Loan transfer with repricing only for Ijarah - WS03-IJR-06-18</w:delText>
            </w:r>
            <w:r w:rsidDel="00D0476C">
              <w:rPr>
                <w:noProof/>
                <w:webHidden/>
              </w:rPr>
              <w:tab/>
              <w:delText>80</w:delText>
            </w:r>
          </w:del>
        </w:p>
        <w:p w14:paraId="6F14375E" w14:textId="299E4BDC" w:rsidR="008C2164" w:rsidDel="00D0476C" w:rsidRDefault="008C2164">
          <w:pPr>
            <w:pStyle w:val="TOC2"/>
            <w:tabs>
              <w:tab w:val="left" w:pos="1100"/>
              <w:tab w:val="right" w:leader="dot" w:pos="9016"/>
            </w:tabs>
            <w:rPr>
              <w:del w:id="703" w:author="Kashif Umair" w:date="2025-02-10T18:04:00Z"/>
              <w:rFonts w:cstheme="minorBidi"/>
              <w:noProof/>
              <w:kern w:val="2"/>
              <w:szCs w:val="24"/>
              <w14:ligatures w14:val="standardContextual"/>
            </w:rPr>
          </w:pPr>
          <w:del w:id="704" w:author="Kashif Umair" w:date="2025-02-10T18:04:00Z">
            <w:r w:rsidRPr="00D0476C" w:rsidDel="00D0476C">
              <w:rPr>
                <w:rPrChange w:id="705" w:author="Kashif Umair" w:date="2025-02-10T18:04:00Z">
                  <w:rPr>
                    <w:rStyle w:val="Hyperlink"/>
                    <w:noProof/>
                  </w:rPr>
                </w:rPrChange>
              </w:rPr>
              <w:delText>8.24</w:delText>
            </w:r>
            <w:r w:rsidDel="00D0476C">
              <w:rPr>
                <w:rFonts w:cstheme="minorBidi"/>
                <w:noProof/>
                <w:kern w:val="2"/>
                <w:szCs w:val="24"/>
                <w14:ligatures w14:val="standardContextual"/>
              </w:rPr>
              <w:tab/>
            </w:r>
            <w:r w:rsidRPr="00D0476C" w:rsidDel="00D0476C">
              <w:rPr>
                <w:rPrChange w:id="706" w:author="Kashif Umair" w:date="2025-02-10T18:04:00Z">
                  <w:rPr>
                    <w:rStyle w:val="Hyperlink"/>
                    <w:noProof/>
                  </w:rPr>
                </w:rPrChange>
              </w:rPr>
              <w:delText>Reallocation Payments and Down Payment only for Ijarah - WS03-IJR-02-04</w:delText>
            </w:r>
            <w:r w:rsidDel="00D0476C">
              <w:rPr>
                <w:noProof/>
                <w:webHidden/>
              </w:rPr>
              <w:tab/>
              <w:delText>80</w:delText>
            </w:r>
          </w:del>
        </w:p>
        <w:p w14:paraId="759D08E2" w14:textId="430148C7" w:rsidR="008C2164" w:rsidDel="00D0476C" w:rsidRDefault="008C2164">
          <w:pPr>
            <w:pStyle w:val="TOC2"/>
            <w:tabs>
              <w:tab w:val="left" w:pos="1100"/>
              <w:tab w:val="right" w:leader="dot" w:pos="9016"/>
            </w:tabs>
            <w:rPr>
              <w:del w:id="707" w:author="Kashif Umair" w:date="2025-02-10T18:04:00Z"/>
              <w:rFonts w:cstheme="minorBidi"/>
              <w:noProof/>
              <w:kern w:val="2"/>
              <w:szCs w:val="24"/>
              <w14:ligatures w14:val="standardContextual"/>
            </w:rPr>
          </w:pPr>
          <w:del w:id="708" w:author="Kashif Umair" w:date="2025-02-10T18:04:00Z">
            <w:r w:rsidRPr="00D0476C" w:rsidDel="00D0476C">
              <w:rPr>
                <w:rPrChange w:id="709" w:author="Kashif Umair" w:date="2025-02-10T18:04:00Z">
                  <w:rPr>
                    <w:rStyle w:val="Hyperlink"/>
                    <w:noProof/>
                  </w:rPr>
                </w:rPrChange>
              </w:rPr>
              <w:delText>8.25</w:delText>
            </w:r>
            <w:r w:rsidDel="00D0476C">
              <w:rPr>
                <w:rFonts w:cstheme="minorBidi"/>
                <w:noProof/>
                <w:kern w:val="2"/>
                <w:szCs w:val="24"/>
                <w14:ligatures w14:val="standardContextual"/>
              </w:rPr>
              <w:tab/>
            </w:r>
            <w:r w:rsidRPr="00D0476C" w:rsidDel="00D0476C">
              <w:rPr>
                <w:rPrChange w:id="710" w:author="Kashif Umair" w:date="2025-02-10T18:04:00Z">
                  <w:rPr>
                    <w:rStyle w:val="Hyperlink"/>
                    <w:noProof/>
                  </w:rPr>
                </w:rPrChange>
              </w:rPr>
              <w:delText>Deferment mandatory insurance payment - WS03-IJR-09-01</w:delText>
            </w:r>
            <w:r w:rsidDel="00D0476C">
              <w:rPr>
                <w:noProof/>
                <w:webHidden/>
              </w:rPr>
              <w:tab/>
              <w:delText>80</w:delText>
            </w:r>
          </w:del>
        </w:p>
        <w:p w14:paraId="246AAA22" w14:textId="6942C942" w:rsidR="008C2164" w:rsidDel="00D0476C" w:rsidRDefault="008C2164">
          <w:pPr>
            <w:pStyle w:val="TOC2"/>
            <w:tabs>
              <w:tab w:val="left" w:pos="1100"/>
              <w:tab w:val="right" w:leader="dot" w:pos="9016"/>
            </w:tabs>
            <w:rPr>
              <w:del w:id="711" w:author="Kashif Umair" w:date="2025-02-10T18:04:00Z"/>
              <w:rFonts w:cstheme="minorBidi"/>
              <w:noProof/>
              <w:kern w:val="2"/>
              <w:szCs w:val="24"/>
              <w14:ligatures w14:val="standardContextual"/>
            </w:rPr>
          </w:pPr>
          <w:del w:id="712" w:author="Kashif Umair" w:date="2025-02-10T18:04:00Z">
            <w:r w:rsidRPr="00D0476C" w:rsidDel="00D0476C">
              <w:rPr>
                <w:rPrChange w:id="713" w:author="Kashif Umair" w:date="2025-02-10T18:04:00Z">
                  <w:rPr>
                    <w:rStyle w:val="Hyperlink"/>
                    <w:noProof/>
                  </w:rPr>
                </w:rPrChange>
              </w:rPr>
              <w:delText>8.26</w:delText>
            </w:r>
            <w:r w:rsidDel="00D0476C">
              <w:rPr>
                <w:rFonts w:cstheme="minorBidi"/>
                <w:noProof/>
                <w:kern w:val="2"/>
                <w:szCs w:val="24"/>
                <w14:ligatures w14:val="standardContextual"/>
              </w:rPr>
              <w:tab/>
            </w:r>
            <w:r w:rsidRPr="00D0476C" w:rsidDel="00D0476C">
              <w:rPr>
                <w:rPrChange w:id="714" w:author="Kashif Umair" w:date="2025-02-10T18:04:00Z">
                  <w:rPr>
                    <w:rStyle w:val="Hyperlink"/>
                    <w:noProof/>
                  </w:rPr>
                </w:rPrChange>
              </w:rPr>
              <w:delText>Total Loss Settlement through Insurance Claim - WS03-IJR-10-05</w:delText>
            </w:r>
            <w:r w:rsidDel="00D0476C">
              <w:rPr>
                <w:noProof/>
                <w:webHidden/>
              </w:rPr>
              <w:tab/>
              <w:delText>80</w:delText>
            </w:r>
          </w:del>
        </w:p>
        <w:p w14:paraId="2B0DA0B6" w14:textId="27892142" w:rsidR="008C2164" w:rsidDel="00D0476C" w:rsidRDefault="008C2164">
          <w:pPr>
            <w:pStyle w:val="TOC3"/>
            <w:tabs>
              <w:tab w:val="left" w:pos="1540"/>
              <w:tab w:val="right" w:leader="dot" w:pos="9016"/>
            </w:tabs>
            <w:rPr>
              <w:del w:id="715" w:author="Kashif Umair" w:date="2025-02-10T18:04:00Z"/>
              <w:rFonts w:cstheme="minorBidi"/>
              <w:noProof/>
              <w:kern w:val="2"/>
              <w:szCs w:val="24"/>
              <w14:ligatures w14:val="standardContextual"/>
            </w:rPr>
          </w:pPr>
          <w:del w:id="716" w:author="Kashif Umair" w:date="2025-02-10T18:04:00Z">
            <w:r w:rsidRPr="00D0476C" w:rsidDel="00D0476C">
              <w:rPr>
                <w:rPrChange w:id="717" w:author="Kashif Umair" w:date="2025-02-10T18:04:00Z">
                  <w:rPr>
                    <w:rStyle w:val="Hyperlink"/>
                    <w:bCs/>
                    <w:noProof/>
                  </w:rPr>
                </w:rPrChange>
              </w:rPr>
              <w:delText>8.26.1</w:delText>
            </w:r>
            <w:r w:rsidDel="00D0476C">
              <w:rPr>
                <w:rFonts w:cstheme="minorBidi"/>
                <w:noProof/>
                <w:kern w:val="2"/>
                <w:szCs w:val="24"/>
                <w14:ligatures w14:val="standardContextual"/>
              </w:rPr>
              <w:tab/>
            </w:r>
            <w:r w:rsidRPr="00D0476C" w:rsidDel="00D0476C">
              <w:rPr>
                <w:rPrChange w:id="718" w:author="Kashif Umair" w:date="2025-02-10T18:04:00Z">
                  <w:rPr>
                    <w:rStyle w:val="Hyperlink"/>
                    <w:noProof/>
                  </w:rPr>
                </w:rPrChange>
              </w:rPr>
              <w:delText>Total Loss with charge</w:delText>
            </w:r>
            <w:r w:rsidDel="00D0476C">
              <w:rPr>
                <w:noProof/>
                <w:webHidden/>
              </w:rPr>
              <w:tab/>
              <w:delText>80</w:delText>
            </w:r>
          </w:del>
        </w:p>
        <w:p w14:paraId="44DB2F19" w14:textId="329D38DD" w:rsidR="008C2164" w:rsidDel="00D0476C" w:rsidRDefault="008C2164">
          <w:pPr>
            <w:pStyle w:val="TOC3"/>
            <w:tabs>
              <w:tab w:val="right" w:leader="dot" w:pos="9016"/>
            </w:tabs>
            <w:rPr>
              <w:del w:id="719" w:author="Kashif Umair" w:date="2025-02-10T18:04:00Z"/>
              <w:rFonts w:cstheme="minorBidi"/>
              <w:noProof/>
              <w:kern w:val="2"/>
              <w:szCs w:val="24"/>
              <w14:ligatures w14:val="standardContextual"/>
            </w:rPr>
          </w:pPr>
          <w:del w:id="720" w:author="Kashif Umair" w:date="2025-02-10T18:04:00Z">
            <w:r w:rsidRPr="00D0476C" w:rsidDel="00D0476C">
              <w:rPr>
                <w:rPrChange w:id="721" w:author="Kashif Umair" w:date="2025-02-10T18:04:00Z">
                  <w:rPr>
                    <w:rStyle w:val="Hyperlink"/>
                    <w:noProof/>
                  </w:rPr>
                </w:rPrChange>
              </w:rPr>
              <w:delText>8.27.1.1 Worksheet details:</w:delText>
            </w:r>
            <w:r w:rsidDel="00D0476C">
              <w:rPr>
                <w:noProof/>
                <w:webHidden/>
              </w:rPr>
              <w:tab/>
              <w:delText>80</w:delText>
            </w:r>
          </w:del>
        </w:p>
        <w:p w14:paraId="27AAA8C7" w14:textId="2BD6F486" w:rsidR="008C2164" w:rsidDel="00D0476C" w:rsidRDefault="008C2164">
          <w:pPr>
            <w:pStyle w:val="TOC3"/>
            <w:tabs>
              <w:tab w:val="left" w:pos="1540"/>
              <w:tab w:val="right" w:leader="dot" w:pos="9016"/>
            </w:tabs>
            <w:rPr>
              <w:del w:id="722" w:author="Kashif Umair" w:date="2025-02-10T18:04:00Z"/>
              <w:rFonts w:cstheme="minorBidi"/>
              <w:noProof/>
              <w:kern w:val="2"/>
              <w:szCs w:val="24"/>
              <w14:ligatures w14:val="standardContextual"/>
            </w:rPr>
          </w:pPr>
          <w:del w:id="723" w:author="Kashif Umair" w:date="2025-02-10T18:04:00Z">
            <w:r w:rsidRPr="00D0476C" w:rsidDel="00D0476C">
              <w:rPr>
                <w:rPrChange w:id="724" w:author="Kashif Umair" w:date="2025-02-10T18:04:00Z">
                  <w:rPr>
                    <w:rStyle w:val="Hyperlink"/>
                    <w:bCs/>
                    <w:noProof/>
                  </w:rPr>
                </w:rPrChange>
              </w:rPr>
              <w:delText>8.26.2</w:delText>
            </w:r>
            <w:r w:rsidDel="00D0476C">
              <w:rPr>
                <w:rFonts w:cstheme="minorBidi"/>
                <w:noProof/>
                <w:kern w:val="2"/>
                <w:szCs w:val="24"/>
                <w14:ligatures w14:val="standardContextual"/>
              </w:rPr>
              <w:tab/>
            </w:r>
            <w:r w:rsidRPr="00D0476C" w:rsidDel="00D0476C">
              <w:rPr>
                <w:rPrChange w:id="725" w:author="Kashif Umair" w:date="2025-02-10T18:04:00Z">
                  <w:rPr>
                    <w:rStyle w:val="Hyperlink"/>
                    <w:noProof/>
                  </w:rPr>
                </w:rPrChange>
              </w:rPr>
              <w:delText>Total Loss without charge</w:delText>
            </w:r>
            <w:r w:rsidDel="00D0476C">
              <w:rPr>
                <w:noProof/>
                <w:webHidden/>
              </w:rPr>
              <w:tab/>
              <w:delText>80</w:delText>
            </w:r>
          </w:del>
        </w:p>
        <w:p w14:paraId="591993D6" w14:textId="11ED6FCE" w:rsidR="008C2164" w:rsidDel="00D0476C" w:rsidRDefault="008C2164">
          <w:pPr>
            <w:pStyle w:val="TOC3"/>
            <w:tabs>
              <w:tab w:val="right" w:leader="dot" w:pos="9016"/>
            </w:tabs>
            <w:rPr>
              <w:del w:id="726" w:author="Kashif Umair" w:date="2025-02-10T18:04:00Z"/>
              <w:rFonts w:cstheme="minorBidi"/>
              <w:noProof/>
              <w:kern w:val="2"/>
              <w:szCs w:val="24"/>
              <w14:ligatures w14:val="standardContextual"/>
            </w:rPr>
          </w:pPr>
          <w:del w:id="727" w:author="Kashif Umair" w:date="2025-02-10T18:04:00Z">
            <w:r w:rsidRPr="00D0476C" w:rsidDel="00D0476C">
              <w:rPr>
                <w:rPrChange w:id="728" w:author="Kashif Umair" w:date="2025-02-10T18:04:00Z">
                  <w:rPr>
                    <w:rStyle w:val="Hyperlink"/>
                    <w:noProof/>
                  </w:rPr>
                </w:rPrChange>
              </w:rPr>
              <w:delText>8.27.2.1 Worksheet details:</w:delText>
            </w:r>
            <w:r w:rsidDel="00D0476C">
              <w:rPr>
                <w:noProof/>
                <w:webHidden/>
              </w:rPr>
              <w:tab/>
              <w:delText>80</w:delText>
            </w:r>
          </w:del>
        </w:p>
        <w:p w14:paraId="454965C3" w14:textId="3A5A11A2" w:rsidR="008C2164" w:rsidDel="00D0476C" w:rsidRDefault="008C2164">
          <w:pPr>
            <w:pStyle w:val="TOC3"/>
            <w:tabs>
              <w:tab w:val="left" w:pos="1540"/>
              <w:tab w:val="right" w:leader="dot" w:pos="9016"/>
            </w:tabs>
            <w:rPr>
              <w:del w:id="729" w:author="Kashif Umair" w:date="2025-02-10T18:04:00Z"/>
              <w:rFonts w:cstheme="minorBidi"/>
              <w:noProof/>
              <w:kern w:val="2"/>
              <w:szCs w:val="24"/>
              <w14:ligatures w14:val="standardContextual"/>
            </w:rPr>
          </w:pPr>
          <w:del w:id="730" w:author="Kashif Umair" w:date="2025-02-10T18:04:00Z">
            <w:r w:rsidRPr="00D0476C" w:rsidDel="00D0476C">
              <w:rPr>
                <w:rPrChange w:id="731" w:author="Kashif Umair" w:date="2025-02-10T18:04:00Z">
                  <w:rPr>
                    <w:rStyle w:val="Hyperlink"/>
                    <w:bCs/>
                    <w:noProof/>
                  </w:rPr>
                </w:rPrChange>
              </w:rPr>
              <w:delText>8.26.3</w:delText>
            </w:r>
            <w:r w:rsidDel="00D0476C">
              <w:rPr>
                <w:rFonts w:cstheme="minorBidi"/>
                <w:noProof/>
                <w:kern w:val="2"/>
                <w:szCs w:val="24"/>
                <w14:ligatures w14:val="standardContextual"/>
              </w:rPr>
              <w:tab/>
            </w:r>
            <w:r w:rsidRPr="00D0476C" w:rsidDel="00D0476C">
              <w:rPr>
                <w:rPrChange w:id="732" w:author="Kashif Umair" w:date="2025-02-10T18:04:00Z">
                  <w:rPr>
                    <w:rStyle w:val="Hyperlink"/>
                    <w:noProof/>
                  </w:rPr>
                </w:rPrChange>
              </w:rPr>
              <w:delText>Total Loss with Insurance differential</w:delText>
            </w:r>
            <w:r w:rsidDel="00D0476C">
              <w:rPr>
                <w:noProof/>
                <w:webHidden/>
              </w:rPr>
              <w:tab/>
              <w:delText>81</w:delText>
            </w:r>
          </w:del>
        </w:p>
        <w:p w14:paraId="2BD1CEB2" w14:textId="1235DA8E" w:rsidR="008C2164" w:rsidDel="00D0476C" w:rsidRDefault="008C2164">
          <w:pPr>
            <w:pStyle w:val="TOC3"/>
            <w:tabs>
              <w:tab w:val="right" w:leader="dot" w:pos="9016"/>
            </w:tabs>
            <w:rPr>
              <w:del w:id="733" w:author="Kashif Umair" w:date="2025-02-10T18:04:00Z"/>
              <w:rFonts w:cstheme="minorBidi"/>
              <w:noProof/>
              <w:kern w:val="2"/>
              <w:szCs w:val="24"/>
              <w14:ligatures w14:val="standardContextual"/>
            </w:rPr>
          </w:pPr>
          <w:del w:id="734" w:author="Kashif Umair" w:date="2025-02-10T18:04:00Z">
            <w:r w:rsidRPr="00D0476C" w:rsidDel="00D0476C">
              <w:rPr>
                <w:rPrChange w:id="735" w:author="Kashif Umair" w:date="2025-02-10T18:04:00Z">
                  <w:rPr>
                    <w:rStyle w:val="Hyperlink"/>
                    <w:noProof/>
                  </w:rPr>
                </w:rPrChange>
              </w:rPr>
              <w:delText>8.27.3.1 Worksheet details:</w:delText>
            </w:r>
            <w:r w:rsidDel="00D0476C">
              <w:rPr>
                <w:noProof/>
                <w:webHidden/>
              </w:rPr>
              <w:tab/>
              <w:delText>81</w:delText>
            </w:r>
          </w:del>
        </w:p>
        <w:p w14:paraId="2AF348E0" w14:textId="425B20CB" w:rsidR="008C2164" w:rsidDel="00D0476C" w:rsidRDefault="008C2164">
          <w:pPr>
            <w:pStyle w:val="TOC3"/>
            <w:tabs>
              <w:tab w:val="left" w:pos="1540"/>
              <w:tab w:val="right" w:leader="dot" w:pos="9016"/>
            </w:tabs>
            <w:rPr>
              <w:del w:id="736" w:author="Kashif Umair" w:date="2025-02-10T18:04:00Z"/>
              <w:rFonts w:cstheme="minorBidi"/>
              <w:noProof/>
              <w:kern w:val="2"/>
              <w:szCs w:val="24"/>
              <w14:ligatures w14:val="standardContextual"/>
            </w:rPr>
          </w:pPr>
          <w:del w:id="737" w:author="Kashif Umair" w:date="2025-02-10T18:04:00Z">
            <w:r w:rsidRPr="00D0476C" w:rsidDel="00D0476C">
              <w:rPr>
                <w:rPrChange w:id="738" w:author="Kashif Umair" w:date="2025-02-10T18:04:00Z">
                  <w:rPr>
                    <w:rStyle w:val="Hyperlink"/>
                    <w:bCs/>
                    <w:noProof/>
                  </w:rPr>
                </w:rPrChange>
              </w:rPr>
              <w:delText>8.26.4</w:delText>
            </w:r>
            <w:r w:rsidDel="00D0476C">
              <w:rPr>
                <w:rFonts w:cstheme="minorBidi"/>
                <w:noProof/>
                <w:kern w:val="2"/>
                <w:szCs w:val="24"/>
                <w14:ligatures w14:val="standardContextual"/>
              </w:rPr>
              <w:tab/>
            </w:r>
            <w:r w:rsidRPr="00D0476C" w:rsidDel="00D0476C">
              <w:rPr>
                <w:rPrChange w:id="739" w:author="Kashif Umair" w:date="2025-02-10T18:04:00Z">
                  <w:rPr>
                    <w:rStyle w:val="Hyperlink"/>
                    <w:noProof/>
                  </w:rPr>
                </w:rPrChange>
              </w:rPr>
              <w:delText>Total Loss with Back Date Accident</w:delText>
            </w:r>
            <w:r w:rsidDel="00D0476C">
              <w:rPr>
                <w:noProof/>
                <w:webHidden/>
              </w:rPr>
              <w:tab/>
              <w:delText>81</w:delText>
            </w:r>
          </w:del>
        </w:p>
        <w:p w14:paraId="523F746B" w14:textId="6A6989D1" w:rsidR="008C2164" w:rsidDel="00D0476C" w:rsidRDefault="008C2164">
          <w:pPr>
            <w:pStyle w:val="TOC3"/>
            <w:tabs>
              <w:tab w:val="right" w:leader="dot" w:pos="9016"/>
            </w:tabs>
            <w:rPr>
              <w:del w:id="740" w:author="Kashif Umair" w:date="2025-02-10T18:04:00Z"/>
              <w:rFonts w:cstheme="minorBidi"/>
              <w:noProof/>
              <w:kern w:val="2"/>
              <w:szCs w:val="24"/>
              <w14:ligatures w14:val="standardContextual"/>
            </w:rPr>
          </w:pPr>
          <w:del w:id="741" w:author="Kashif Umair" w:date="2025-02-10T18:04:00Z">
            <w:r w:rsidRPr="00D0476C" w:rsidDel="00D0476C">
              <w:rPr>
                <w:rPrChange w:id="742" w:author="Kashif Umair" w:date="2025-02-10T18:04:00Z">
                  <w:rPr>
                    <w:rStyle w:val="Hyperlink"/>
                    <w:noProof/>
                  </w:rPr>
                </w:rPrChange>
              </w:rPr>
              <w:delText>8.27.4.1 Worksheet details:</w:delText>
            </w:r>
            <w:r w:rsidDel="00D0476C">
              <w:rPr>
                <w:noProof/>
                <w:webHidden/>
              </w:rPr>
              <w:tab/>
              <w:delText>81</w:delText>
            </w:r>
          </w:del>
        </w:p>
        <w:p w14:paraId="67620BCE" w14:textId="0420194D" w:rsidR="008C2164" w:rsidDel="00D0476C" w:rsidRDefault="008C2164">
          <w:pPr>
            <w:pStyle w:val="TOC3"/>
            <w:tabs>
              <w:tab w:val="left" w:pos="1540"/>
              <w:tab w:val="right" w:leader="dot" w:pos="9016"/>
            </w:tabs>
            <w:rPr>
              <w:del w:id="743" w:author="Kashif Umair" w:date="2025-02-10T18:04:00Z"/>
              <w:rFonts w:cstheme="minorBidi"/>
              <w:noProof/>
              <w:kern w:val="2"/>
              <w:szCs w:val="24"/>
              <w14:ligatures w14:val="standardContextual"/>
            </w:rPr>
          </w:pPr>
          <w:del w:id="744" w:author="Kashif Umair" w:date="2025-02-10T18:04:00Z">
            <w:r w:rsidRPr="00D0476C" w:rsidDel="00D0476C">
              <w:rPr>
                <w:rPrChange w:id="745" w:author="Kashif Umair" w:date="2025-02-10T18:04:00Z">
                  <w:rPr>
                    <w:rStyle w:val="Hyperlink"/>
                    <w:bCs/>
                    <w:noProof/>
                  </w:rPr>
                </w:rPrChange>
              </w:rPr>
              <w:delText>8.26.5</w:delText>
            </w:r>
            <w:r w:rsidDel="00D0476C">
              <w:rPr>
                <w:rFonts w:cstheme="minorBidi"/>
                <w:noProof/>
                <w:kern w:val="2"/>
                <w:szCs w:val="24"/>
                <w14:ligatures w14:val="standardContextual"/>
              </w:rPr>
              <w:tab/>
            </w:r>
            <w:r w:rsidRPr="00D0476C" w:rsidDel="00D0476C">
              <w:rPr>
                <w:rPrChange w:id="746" w:author="Kashif Umair" w:date="2025-02-10T18:04:00Z">
                  <w:rPr>
                    <w:rStyle w:val="Hyperlink"/>
                    <w:noProof/>
                  </w:rPr>
                </w:rPrChange>
              </w:rPr>
              <w:delText>Total Loss with Death Claim</w:delText>
            </w:r>
            <w:r w:rsidDel="00D0476C">
              <w:rPr>
                <w:noProof/>
                <w:webHidden/>
              </w:rPr>
              <w:tab/>
              <w:delText>81</w:delText>
            </w:r>
          </w:del>
        </w:p>
        <w:p w14:paraId="376BBCFF" w14:textId="36D178AE" w:rsidR="008C2164" w:rsidDel="00D0476C" w:rsidRDefault="008C2164">
          <w:pPr>
            <w:pStyle w:val="TOC3"/>
            <w:tabs>
              <w:tab w:val="right" w:leader="dot" w:pos="9016"/>
            </w:tabs>
            <w:rPr>
              <w:del w:id="747" w:author="Kashif Umair" w:date="2025-02-10T18:04:00Z"/>
              <w:rFonts w:cstheme="minorBidi"/>
              <w:noProof/>
              <w:kern w:val="2"/>
              <w:szCs w:val="24"/>
              <w14:ligatures w14:val="standardContextual"/>
            </w:rPr>
          </w:pPr>
          <w:del w:id="748" w:author="Kashif Umair" w:date="2025-02-10T18:04:00Z">
            <w:r w:rsidRPr="00D0476C" w:rsidDel="00D0476C">
              <w:rPr>
                <w:rPrChange w:id="749" w:author="Kashif Umair" w:date="2025-02-10T18:04:00Z">
                  <w:rPr>
                    <w:rStyle w:val="Hyperlink"/>
                    <w:noProof/>
                  </w:rPr>
                </w:rPrChange>
              </w:rPr>
              <w:delText>8.27.5.1 Worksheet details:</w:delText>
            </w:r>
            <w:r w:rsidDel="00D0476C">
              <w:rPr>
                <w:noProof/>
                <w:webHidden/>
              </w:rPr>
              <w:tab/>
              <w:delText>81</w:delText>
            </w:r>
          </w:del>
        </w:p>
        <w:p w14:paraId="3B3E5057" w14:textId="381CDF0F" w:rsidR="008C2164" w:rsidDel="00D0476C" w:rsidRDefault="008C2164">
          <w:pPr>
            <w:pStyle w:val="TOC2"/>
            <w:tabs>
              <w:tab w:val="left" w:pos="1100"/>
              <w:tab w:val="right" w:leader="dot" w:pos="9016"/>
            </w:tabs>
            <w:rPr>
              <w:del w:id="750" w:author="Kashif Umair" w:date="2025-02-10T18:04:00Z"/>
              <w:rFonts w:cstheme="minorBidi"/>
              <w:noProof/>
              <w:kern w:val="2"/>
              <w:szCs w:val="24"/>
              <w14:ligatures w14:val="standardContextual"/>
            </w:rPr>
          </w:pPr>
          <w:del w:id="751" w:author="Kashif Umair" w:date="2025-02-10T18:04:00Z">
            <w:r w:rsidRPr="00D0476C" w:rsidDel="00D0476C">
              <w:rPr>
                <w:rPrChange w:id="752" w:author="Kashif Umair" w:date="2025-02-10T18:04:00Z">
                  <w:rPr>
                    <w:rStyle w:val="Hyperlink"/>
                    <w:noProof/>
                  </w:rPr>
                </w:rPrChange>
              </w:rPr>
              <w:delText>8.27</w:delText>
            </w:r>
            <w:r w:rsidDel="00D0476C">
              <w:rPr>
                <w:rFonts w:cstheme="minorBidi"/>
                <w:noProof/>
                <w:kern w:val="2"/>
                <w:szCs w:val="24"/>
                <w14:ligatures w14:val="standardContextual"/>
              </w:rPr>
              <w:tab/>
            </w:r>
            <w:r w:rsidRPr="00D0476C" w:rsidDel="00D0476C">
              <w:rPr>
                <w:rPrChange w:id="753" w:author="Kashif Umair" w:date="2025-02-10T18:04:00Z">
                  <w:rPr>
                    <w:rStyle w:val="Hyperlink"/>
                    <w:noProof/>
                  </w:rPr>
                </w:rPrChange>
              </w:rPr>
              <w:delText>Reversal of Down payment, Admin fee and Insurance - WS03-IJR-03-04</w:delText>
            </w:r>
            <w:r w:rsidDel="00D0476C">
              <w:rPr>
                <w:noProof/>
                <w:webHidden/>
              </w:rPr>
              <w:tab/>
              <w:delText>81</w:delText>
            </w:r>
          </w:del>
        </w:p>
        <w:p w14:paraId="609CDAF1" w14:textId="28B16713" w:rsidR="008C2164" w:rsidDel="00D0476C" w:rsidRDefault="008C2164">
          <w:pPr>
            <w:pStyle w:val="TOC2"/>
            <w:tabs>
              <w:tab w:val="left" w:pos="1100"/>
              <w:tab w:val="right" w:leader="dot" w:pos="9016"/>
            </w:tabs>
            <w:rPr>
              <w:del w:id="754" w:author="Kashif Umair" w:date="2025-02-10T18:04:00Z"/>
              <w:rFonts w:cstheme="minorBidi"/>
              <w:noProof/>
              <w:kern w:val="2"/>
              <w:szCs w:val="24"/>
              <w14:ligatures w14:val="standardContextual"/>
            </w:rPr>
          </w:pPr>
          <w:del w:id="755" w:author="Kashif Umair" w:date="2025-02-10T18:04:00Z">
            <w:r w:rsidRPr="00D0476C" w:rsidDel="00D0476C">
              <w:rPr>
                <w:rPrChange w:id="756" w:author="Kashif Umair" w:date="2025-02-10T18:04:00Z">
                  <w:rPr>
                    <w:rStyle w:val="Hyperlink"/>
                    <w:noProof/>
                  </w:rPr>
                </w:rPrChange>
              </w:rPr>
              <w:delText>8.28</w:delText>
            </w:r>
            <w:r w:rsidDel="00D0476C">
              <w:rPr>
                <w:rFonts w:cstheme="minorBidi"/>
                <w:noProof/>
                <w:kern w:val="2"/>
                <w:szCs w:val="24"/>
                <w14:ligatures w14:val="standardContextual"/>
              </w:rPr>
              <w:tab/>
            </w:r>
            <w:r w:rsidRPr="00D0476C" w:rsidDel="00D0476C">
              <w:rPr>
                <w:rPrChange w:id="757" w:author="Kashif Umair" w:date="2025-02-10T18:04:00Z">
                  <w:rPr>
                    <w:rStyle w:val="Hyperlink"/>
                    <w:noProof/>
                  </w:rPr>
                </w:rPrChange>
              </w:rPr>
              <w:delText>GAP - STP Process - WS03-IJR-02-05</w:delText>
            </w:r>
            <w:r w:rsidDel="00D0476C">
              <w:rPr>
                <w:noProof/>
                <w:webHidden/>
              </w:rPr>
              <w:tab/>
              <w:delText>81</w:delText>
            </w:r>
          </w:del>
        </w:p>
        <w:p w14:paraId="7C88385F" w14:textId="1E32AD35" w:rsidR="008C2164" w:rsidDel="00D0476C" w:rsidRDefault="008C2164">
          <w:pPr>
            <w:pStyle w:val="TOC2"/>
            <w:tabs>
              <w:tab w:val="left" w:pos="1100"/>
              <w:tab w:val="right" w:leader="dot" w:pos="9016"/>
            </w:tabs>
            <w:rPr>
              <w:del w:id="758" w:author="Kashif Umair" w:date="2025-02-10T18:04:00Z"/>
              <w:rFonts w:cstheme="minorBidi"/>
              <w:noProof/>
              <w:kern w:val="2"/>
              <w:szCs w:val="24"/>
              <w14:ligatures w14:val="standardContextual"/>
            </w:rPr>
          </w:pPr>
          <w:del w:id="759" w:author="Kashif Umair" w:date="2025-02-10T18:04:00Z">
            <w:r w:rsidRPr="00D0476C" w:rsidDel="00D0476C">
              <w:rPr>
                <w:rPrChange w:id="760" w:author="Kashif Umair" w:date="2025-02-10T18:04:00Z">
                  <w:rPr>
                    <w:rStyle w:val="Hyperlink"/>
                    <w:noProof/>
                  </w:rPr>
                </w:rPrChange>
              </w:rPr>
              <w:delText>8.29</w:delText>
            </w:r>
            <w:r w:rsidDel="00D0476C">
              <w:rPr>
                <w:rFonts w:cstheme="minorBidi"/>
                <w:noProof/>
                <w:kern w:val="2"/>
                <w:szCs w:val="24"/>
                <w14:ligatures w14:val="standardContextual"/>
              </w:rPr>
              <w:tab/>
            </w:r>
            <w:r w:rsidRPr="00D0476C" w:rsidDel="00D0476C">
              <w:rPr>
                <w:rPrChange w:id="761" w:author="Kashif Umair" w:date="2025-02-10T18:04:00Z">
                  <w:rPr>
                    <w:rStyle w:val="Hyperlink"/>
                    <w:noProof/>
                  </w:rPr>
                </w:rPrChange>
              </w:rPr>
              <w:delText>Restructuring - WS03-IJR-13-01</w:delText>
            </w:r>
            <w:r w:rsidDel="00D0476C">
              <w:rPr>
                <w:noProof/>
                <w:webHidden/>
              </w:rPr>
              <w:tab/>
              <w:delText>82</w:delText>
            </w:r>
          </w:del>
        </w:p>
        <w:p w14:paraId="10E79923" w14:textId="652496A1" w:rsidR="008C2164" w:rsidDel="00D0476C" w:rsidRDefault="008C2164">
          <w:pPr>
            <w:pStyle w:val="TOC2"/>
            <w:tabs>
              <w:tab w:val="left" w:pos="1100"/>
              <w:tab w:val="right" w:leader="dot" w:pos="9016"/>
            </w:tabs>
            <w:rPr>
              <w:del w:id="762" w:author="Kashif Umair" w:date="2025-02-10T18:04:00Z"/>
              <w:rFonts w:cstheme="minorBidi"/>
              <w:noProof/>
              <w:kern w:val="2"/>
              <w:szCs w:val="24"/>
              <w14:ligatures w14:val="standardContextual"/>
            </w:rPr>
          </w:pPr>
          <w:del w:id="763" w:author="Kashif Umair" w:date="2025-02-10T18:04:00Z">
            <w:r w:rsidRPr="00D0476C" w:rsidDel="00D0476C">
              <w:rPr>
                <w:rPrChange w:id="764" w:author="Kashif Umair" w:date="2025-02-10T18:04:00Z">
                  <w:rPr>
                    <w:rStyle w:val="Hyperlink"/>
                    <w:noProof/>
                  </w:rPr>
                </w:rPrChange>
              </w:rPr>
              <w:delText>8.30</w:delText>
            </w:r>
            <w:r w:rsidDel="00D0476C">
              <w:rPr>
                <w:rFonts w:cstheme="minorBidi"/>
                <w:noProof/>
                <w:kern w:val="2"/>
                <w:szCs w:val="24"/>
                <w14:ligatures w14:val="standardContextual"/>
              </w:rPr>
              <w:tab/>
            </w:r>
            <w:r w:rsidRPr="00D0476C" w:rsidDel="00D0476C">
              <w:rPr>
                <w:rPrChange w:id="765" w:author="Kashif Umair" w:date="2025-02-10T18:04:00Z">
                  <w:rPr>
                    <w:rStyle w:val="Hyperlink"/>
                    <w:noProof/>
                  </w:rPr>
                </w:rPrChange>
              </w:rPr>
              <w:delText>Takaful Treatment in Partial Settlement - WS03-IJR-12-01</w:delText>
            </w:r>
            <w:r w:rsidDel="00D0476C">
              <w:rPr>
                <w:noProof/>
                <w:webHidden/>
              </w:rPr>
              <w:tab/>
              <w:delText>82</w:delText>
            </w:r>
          </w:del>
        </w:p>
        <w:p w14:paraId="1FEA9AAD" w14:textId="3BD38F29" w:rsidR="008C2164" w:rsidDel="00D0476C" w:rsidRDefault="008C2164">
          <w:pPr>
            <w:pStyle w:val="TOC2"/>
            <w:tabs>
              <w:tab w:val="left" w:pos="1100"/>
              <w:tab w:val="right" w:leader="dot" w:pos="9016"/>
            </w:tabs>
            <w:rPr>
              <w:del w:id="766" w:author="Kashif Umair" w:date="2025-02-10T18:04:00Z"/>
              <w:rFonts w:cstheme="minorBidi"/>
              <w:noProof/>
              <w:kern w:val="2"/>
              <w:szCs w:val="24"/>
              <w14:ligatures w14:val="standardContextual"/>
            </w:rPr>
          </w:pPr>
          <w:del w:id="767" w:author="Kashif Umair" w:date="2025-02-10T18:04:00Z">
            <w:r w:rsidRPr="00D0476C" w:rsidDel="00D0476C">
              <w:rPr>
                <w:rPrChange w:id="768" w:author="Kashif Umair" w:date="2025-02-10T18:04:00Z">
                  <w:rPr>
                    <w:rStyle w:val="Hyperlink"/>
                    <w:noProof/>
                  </w:rPr>
                </w:rPrChange>
              </w:rPr>
              <w:delText>8.31</w:delText>
            </w:r>
            <w:r w:rsidDel="00D0476C">
              <w:rPr>
                <w:rFonts w:cstheme="minorBidi"/>
                <w:noProof/>
                <w:kern w:val="2"/>
                <w:szCs w:val="24"/>
                <w14:ligatures w14:val="standardContextual"/>
              </w:rPr>
              <w:tab/>
            </w:r>
            <w:r w:rsidRPr="00D0476C" w:rsidDel="00D0476C">
              <w:rPr>
                <w:rPrChange w:id="769" w:author="Kashif Umair" w:date="2025-02-10T18:04:00Z">
                  <w:rPr>
                    <w:rStyle w:val="Hyperlink"/>
                    <w:noProof/>
                  </w:rPr>
                </w:rPrChange>
              </w:rPr>
              <w:delText>Offer letter, contract generation and other letters- WS03-IJR-03-05</w:delText>
            </w:r>
            <w:r w:rsidDel="00D0476C">
              <w:rPr>
                <w:noProof/>
                <w:webHidden/>
              </w:rPr>
              <w:tab/>
              <w:delText>82</w:delText>
            </w:r>
          </w:del>
        </w:p>
        <w:p w14:paraId="063C92DA" w14:textId="61E5E58E" w:rsidR="008C2164" w:rsidDel="00D0476C" w:rsidRDefault="008C2164">
          <w:pPr>
            <w:pStyle w:val="TOC2"/>
            <w:tabs>
              <w:tab w:val="left" w:pos="1100"/>
              <w:tab w:val="right" w:leader="dot" w:pos="9016"/>
            </w:tabs>
            <w:rPr>
              <w:del w:id="770" w:author="Kashif Umair" w:date="2025-02-10T18:04:00Z"/>
              <w:rFonts w:cstheme="minorBidi"/>
              <w:noProof/>
              <w:kern w:val="2"/>
              <w:szCs w:val="24"/>
              <w14:ligatures w14:val="standardContextual"/>
            </w:rPr>
          </w:pPr>
          <w:del w:id="771" w:author="Kashif Umair" w:date="2025-02-10T18:04:00Z">
            <w:r w:rsidRPr="00D0476C" w:rsidDel="00D0476C">
              <w:rPr>
                <w:rPrChange w:id="772" w:author="Kashif Umair" w:date="2025-02-10T18:04:00Z">
                  <w:rPr>
                    <w:rStyle w:val="Hyperlink"/>
                    <w:noProof/>
                  </w:rPr>
                </w:rPrChange>
              </w:rPr>
              <w:delText>8.32</w:delText>
            </w:r>
            <w:r w:rsidDel="00D0476C">
              <w:rPr>
                <w:rFonts w:cstheme="minorBidi"/>
                <w:noProof/>
                <w:kern w:val="2"/>
                <w:szCs w:val="24"/>
                <w14:ligatures w14:val="standardContextual"/>
              </w:rPr>
              <w:tab/>
            </w:r>
            <w:r w:rsidRPr="00D0476C" w:rsidDel="00D0476C">
              <w:rPr>
                <w:rPrChange w:id="773" w:author="Kashif Umair" w:date="2025-02-10T18:04:00Z">
                  <w:rPr>
                    <w:rStyle w:val="Hyperlink"/>
                    <w:noProof/>
                  </w:rPr>
                </w:rPrChange>
              </w:rPr>
              <w:delText>Post write-off recovery- WS03-IJR-11-01</w:delText>
            </w:r>
            <w:r w:rsidDel="00D0476C">
              <w:rPr>
                <w:noProof/>
                <w:webHidden/>
              </w:rPr>
              <w:tab/>
              <w:delText>82</w:delText>
            </w:r>
          </w:del>
        </w:p>
        <w:p w14:paraId="1827BD6F" w14:textId="5CDA6AEB" w:rsidR="001A0AA2" w:rsidRDefault="001A0AA2">
          <w:r>
            <w:rPr>
              <w:b/>
              <w:bCs/>
              <w:noProof/>
            </w:rPr>
            <w:fldChar w:fldCharType="end"/>
          </w:r>
        </w:p>
      </w:sdtContent>
    </w:sdt>
    <w:p w14:paraId="3C48900E" w14:textId="2FC01740" w:rsidR="001A0AA2" w:rsidRDefault="001A0AA2">
      <w:r>
        <w:br w:type="page"/>
      </w:r>
    </w:p>
    <w:p w14:paraId="75AA8D25" w14:textId="77777777" w:rsidR="001A0AA2" w:rsidRPr="000C0860" w:rsidRDefault="001A0AA2" w:rsidP="001A0AA2">
      <w:pPr>
        <w:pStyle w:val="Heading1"/>
        <w:rPr>
          <w:b w:val="0"/>
        </w:rPr>
      </w:pPr>
      <w:bookmarkStart w:id="774" w:name="_Toc182414003"/>
      <w:bookmarkStart w:id="775" w:name="_Toc190103089"/>
      <w:r w:rsidRPr="000C0860">
        <w:lastRenderedPageBreak/>
        <w:t>Scope of the Document</w:t>
      </w:r>
      <w:bookmarkEnd w:id="774"/>
      <w:bookmarkEnd w:id="775"/>
    </w:p>
    <w:p w14:paraId="65EE007D" w14:textId="7077C159" w:rsidR="006A2ECC" w:rsidRDefault="22E10869" w:rsidP="3F73A1A6">
      <w:pPr>
        <w:jc w:val="both"/>
      </w:pPr>
      <w:r w:rsidRPr="3F73A1A6">
        <w:t>The scope of this document is to provide user</w:t>
      </w:r>
      <w:r w:rsidR="4C714A24" w:rsidRPr="3F73A1A6">
        <w:t>s</w:t>
      </w:r>
      <w:r w:rsidRPr="3F73A1A6">
        <w:t xml:space="preserve"> with </w:t>
      </w:r>
      <w:r w:rsidR="55AA27A5" w:rsidRPr="3F73A1A6">
        <w:t>end</w:t>
      </w:r>
      <w:r w:rsidR="24BC4B96" w:rsidRPr="3F73A1A6">
        <w:t>-</w:t>
      </w:r>
      <w:r w:rsidR="55AA27A5" w:rsidRPr="3F73A1A6">
        <w:t>to</w:t>
      </w:r>
      <w:r w:rsidR="24BC4B96" w:rsidRPr="3F73A1A6">
        <w:t>-</w:t>
      </w:r>
      <w:r w:rsidR="55AA27A5" w:rsidRPr="3F73A1A6">
        <w:t xml:space="preserve">end </w:t>
      </w:r>
      <w:r w:rsidR="2FFA51C0" w:rsidRPr="3F73A1A6">
        <w:t>functionality</w:t>
      </w:r>
      <w:r w:rsidR="0039F9FD" w:rsidRPr="3F73A1A6">
        <w:t xml:space="preserve"> of </w:t>
      </w:r>
      <w:r w:rsidR="7CA1C536" w:rsidRPr="3F73A1A6">
        <w:t>Ijarah</w:t>
      </w:r>
      <w:r w:rsidR="0039F9FD" w:rsidRPr="3F73A1A6">
        <w:t xml:space="preserve"> product in </w:t>
      </w:r>
      <w:r w:rsidR="55AA27A5" w:rsidRPr="3F73A1A6">
        <w:t>Transact</w:t>
      </w:r>
      <w:r w:rsidR="0039F9FD" w:rsidRPr="3F73A1A6">
        <w:t xml:space="preserve"> along with deltas </w:t>
      </w:r>
      <w:r w:rsidR="24BC4B96" w:rsidRPr="3F73A1A6">
        <w:t>noted</w:t>
      </w:r>
      <w:r w:rsidR="22C0AA78" w:rsidRPr="3F73A1A6">
        <w:t xml:space="preserve"> during </w:t>
      </w:r>
      <w:r w:rsidR="24BC4B96" w:rsidRPr="3F73A1A6">
        <w:t xml:space="preserve">onsite </w:t>
      </w:r>
      <w:r w:rsidR="22C0AA78" w:rsidRPr="3F73A1A6">
        <w:t>BPR session</w:t>
      </w:r>
      <w:r w:rsidR="0039F9FD" w:rsidRPr="3F73A1A6">
        <w:t>.</w:t>
      </w:r>
      <w:r w:rsidR="35DE965F" w:rsidRPr="3F73A1A6">
        <w:t xml:space="preserve"> This document has two main se</w:t>
      </w:r>
      <w:r w:rsidR="227E00FA" w:rsidRPr="3F73A1A6">
        <w:t>ction</w:t>
      </w:r>
      <w:r w:rsidR="2FFA51C0" w:rsidRPr="3F73A1A6">
        <w:t>s</w:t>
      </w:r>
      <w:r w:rsidR="070165BF" w:rsidRPr="3F73A1A6">
        <w:t>. Section -</w:t>
      </w:r>
      <w:r w:rsidR="7EE5B175" w:rsidRPr="3F73A1A6">
        <w:t>5</w:t>
      </w:r>
      <w:r w:rsidR="070165BF" w:rsidRPr="3F73A1A6">
        <w:t xml:space="preserve"> </w:t>
      </w:r>
      <w:r w:rsidR="35DE965F" w:rsidRPr="3F73A1A6">
        <w:t xml:space="preserve">is existing </w:t>
      </w:r>
      <w:r w:rsidR="636E70AB" w:rsidRPr="3F73A1A6">
        <w:t xml:space="preserve">functionalities that </w:t>
      </w:r>
      <w:r w:rsidR="227E00FA" w:rsidRPr="3F73A1A6">
        <w:t>explains end to end journey of LMS with respect to subject product. The other section</w:t>
      </w:r>
      <w:r w:rsidR="070165BF" w:rsidRPr="3F73A1A6">
        <w:t>-</w:t>
      </w:r>
      <w:ins w:id="776" w:author="Farhan Ullah Khan" w:date="2025-02-10T12:42:00Z">
        <w:r w:rsidR="0068556A">
          <w:t>7</w:t>
        </w:r>
      </w:ins>
      <w:del w:id="777" w:author="Farhan Ullah Khan" w:date="2025-02-10T12:42:00Z">
        <w:r w:rsidR="7EE5B175" w:rsidRPr="3F73A1A6" w:rsidDel="0068556A">
          <w:delText>6</w:delText>
        </w:r>
      </w:del>
      <w:r w:rsidR="7EE5B175" w:rsidRPr="3F73A1A6">
        <w:t xml:space="preserve"> explains the </w:t>
      </w:r>
      <w:r w:rsidR="2FFA51C0" w:rsidRPr="3F73A1A6">
        <w:t>deltas</w:t>
      </w:r>
      <w:r w:rsidR="7EE5B175" w:rsidRPr="3F73A1A6">
        <w:t xml:space="preserve">. Each </w:t>
      </w:r>
      <w:r w:rsidR="00821C51" w:rsidRPr="3F73A1A6">
        <w:t>existing functionality has a reference number that has prefix as WS</w:t>
      </w:r>
      <w:r w:rsidR="2F03D5F0" w:rsidRPr="3F73A1A6">
        <w:t>03</w:t>
      </w:r>
      <w:r w:rsidR="00821C51" w:rsidRPr="3F73A1A6">
        <w:t>, for instance WS</w:t>
      </w:r>
      <w:r w:rsidR="2F03D5F0" w:rsidRPr="3F73A1A6">
        <w:t>03-PRODUCT CODE-PROCESS NO</w:t>
      </w:r>
      <w:r w:rsidR="233BCCAB" w:rsidRPr="3F73A1A6">
        <w:t>.</w:t>
      </w:r>
      <w:r w:rsidR="2F03D5F0" w:rsidRPr="3F73A1A6">
        <w:t xml:space="preserve"> (WS03-</w:t>
      </w:r>
      <w:r w:rsidR="4DEFA079" w:rsidRPr="3F73A1A6">
        <w:t>IJ</w:t>
      </w:r>
      <w:r w:rsidR="002B7E5D">
        <w:t>R</w:t>
      </w:r>
      <w:r w:rsidR="2F03D5F0" w:rsidRPr="3F73A1A6">
        <w:t>-01)</w:t>
      </w:r>
      <w:r w:rsidR="7CD2EA50" w:rsidRPr="3F73A1A6">
        <w:t xml:space="preserve">. Whereas on delta if any gap has been highlighted </w:t>
      </w:r>
      <w:r w:rsidR="00DFBEAE" w:rsidRPr="3F73A1A6">
        <w:t xml:space="preserve">for the specific </w:t>
      </w:r>
      <w:r w:rsidR="233BCCAB" w:rsidRPr="3F73A1A6">
        <w:t xml:space="preserve">existing </w:t>
      </w:r>
      <w:r w:rsidR="2FFA51C0" w:rsidRPr="3F73A1A6">
        <w:t>functionality,</w:t>
      </w:r>
      <w:r w:rsidR="233BCCAB" w:rsidRPr="3F73A1A6">
        <w:t xml:space="preserve"> then it will be marked as WS03-PRODUCT CODE-PROCESS NO.</w:t>
      </w:r>
      <w:r w:rsidR="2FFA51C0" w:rsidRPr="3F73A1A6">
        <w:t xml:space="preserve"> </w:t>
      </w:r>
      <w:r w:rsidR="233BCCAB" w:rsidRPr="3F73A1A6">
        <w:t>SEQUENCE (WS03-</w:t>
      </w:r>
      <w:r w:rsidR="4DEFA079" w:rsidRPr="3F73A1A6">
        <w:t>IJ</w:t>
      </w:r>
      <w:r w:rsidR="00AB3D13">
        <w:t>R</w:t>
      </w:r>
      <w:r w:rsidR="233BCCAB" w:rsidRPr="3F73A1A6">
        <w:t>-01</w:t>
      </w:r>
      <w:r w:rsidR="4A9DFE0C" w:rsidRPr="3F73A1A6">
        <w:t>-01).</w:t>
      </w:r>
    </w:p>
    <w:p w14:paraId="3237F7AC" w14:textId="6AF2DF9D" w:rsidR="001A0AA2" w:rsidRDefault="006A566F" w:rsidP="006A566F">
      <w:pPr>
        <w:jc w:val="both"/>
        <w:rPr>
          <w:rFonts w:cstheme="minorHAnsi"/>
          <w:szCs w:val="24"/>
        </w:rPr>
      </w:pPr>
      <w:r>
        <w:rPr>
          <w:rFonts w:cstheme="minorHAnsi"/>
          <w:szCs w:val="24"/>
        </w:rPr>
        <w:t xml:space="preserve">The pre-requisite of this document is to review </w:t>
      </w:r>
      <w:r w:rsidR="002F70C2">
        <w:rPr>
          <w:rFonts w:cstheme="minorHAnsi"/>
          <w:szCs w:val="24"/>
        </w:rPr>
        <w:t>agre</w:t>
      </w:r>
      <w:r w:rsidR="00697543">
        <w:rPr>
          <w:rFonts w:cstheme="minorHAnsi"/>
          <w:szCs w:val="24"/>
        </w:rPr>
        <w:t>e</w:t>
      </w:r>
      <w:r w:rsidR="002F70C2">
        <w:rPr>
          <w:rFonts w:cstheme="minorHAnsi"/>
          <w:szCs w:val="24"/>
        </w:rPr>
        <w:t xml:space="preserve">d </w:t>
      </w:r>
      <w:r w:rsidR="00724C48">
        <w:rPr>
          <w:rFonts w:cstheme="minorHAnsi"/>
          <w:szCs w:val="24"/>
        </w:rPr>
        <w:t>end-to-end process flow from LOS to LMS.</w:t>
      </w:r>
      <w:r w:rsidR="00ED2BD0">
        <w:rPr>
          <w:rFonts w:cstheme="minorHAnsi"/>
          <w:szCs w:val="24"/>
        </w:rPr>
        <w:t xml:space="preserve"> This document also refers some working sheets that were finalized during </w:t>
      </w:r>
      <w:r w:rsidR="00CD164E">
        <w:rPr>
          <w:rFonts w:cstheme="minorHAnsi"/>
          <w:szCs w:val="24"/>
        </w:rPr>
        <w:t xml:space="preserve">onsite BPR session. Under each existing functionality or Delta there is a separate heading named as </w:t>
      </w:r>
      <w:r w:rsidR="006A2ECC">
        <w:rPr>
          <w:rFonts w:cstheme="minorHAnsi"/>
          <w:szCs w:val="24"/>
        </w:rPr>
        <w:t>“Worksheet</w:t>
      </w:r>
      <w:r w:rsidR="005B1DDC" w:rsidRPr="00BE3D5E">
        <w:t xml:space="preserve"> details</w:t>
      </w:r>
      <w:r w:rsidR="005B1DDC">
        <w:t>” which will cite the reference document / sheet name.</w:t>
      </w:r>
    </w:p>
    <w:p w14:paraId="28254885" w14:textId="77777777" w:rsidR="001A0AA2" w:rsidRPr="00260512" w:rsidRDefault="001A0AA2" w:rsidP="001A0AA2">
      <w:pPr>
        <w:pStyle w:val="Heading1"/>
        <w:rPr>
          <w:rFonts w:cstheme="minorHAnsi"/>
          <w:sz w:val="24"/>
          <w:szCs w:val="24"/>
        </w:rPr>
      </w:pPr>
      <w:bookmarkStart w:id="778" w:name="_Toc182414004"/>
      <w:bookmarkStart w:id="779" w:name="_Toc190103090"/>
      <w:r w:rsidRPr="00B84773">
        <w:t>Navigation Tips</w:t>
      </w:r>
      <w:bookmarkEnd w:id="778"/>
      <w:bookmarkEnd w:id="779"/>
    </w:p>
    <w:p w14:paraId="395BD149" w14:textId="77777777" w:rsidR="001A0AA2" w:rsidRPr="000C0860" w:rsidRDefault="001A0AA2" w:rsidP="001A0AA2">
      <w:pPr>
        <w:jc w:val="both"/>
        <w:rPr>
          <w:rFonts w:cstheme="minorHAnsi"/>
          <w:szCs w:val="24"/>
        </w:rPr>
      </w:pPr>
      <w:r w:rsidRPr="000C0860">
        <w:rPr>
          <w:rFonts w:cstheme="minorHAnsi"/>
          <w:noProof/>
          <w:szCs w:val="24"/>
        </w:rPr>
        <w:drawing>
          <wp:inline distT="0" distB="0" distL="0" distR="0" wp14:anchorId="4DE2353A" wp14:editId="7A20DF2A">
            <wp:extent cx="431800" cy="228600"/>
            <wp:effectExtent l="19050" t="19050" r="25400" b="19050"/>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b="20529"/>
                    <a:stretch>
                      <a:fillRect/>
                    </a:stretch>
                  </pic:blipFill>
                  <pic:spPr bwMode="auto">
                    <a:xfrm>
                      <a:off x="0" y="0"/>
                      <a:ext cx="431800" cy="228600"/>
                    </a:xfrm>
                    <a:prstGeom prst="rect">
                      <a:avLst/>
                    </a:prstGeom>
                    <a:noFill/>
                    <a:ln>
                      <a:solidFill>
                        <a:schemeClr val="accent1"/>
                      </a:solidFill>
                    </a:ln>
                  </pic:spPr>
                </pic:pic>
              </a:graphicData>
            </a:graphic>
          </wp:inline>
        </w:drawing>
      </w:r>
      <w:r w:rsidRPr="000C0860">
        <w:rPr>
          <w:rFonts w:cstheme="minorHAnsi"/>
          <w:szCs w:val="24"/>
        </w:rPr>
        <w:t>This button refers to ‘Validate’ a record on T24. It is placed on top of the screen while input of any transaction on T24. After filling out all mandatory and necessary information, user can press this button to check for core errors or any missing component on the record.</w:t>
      </w:r>
    </w:p>
    <w:p w14:paraId="1278B57D" w14:textId="77777777" w:rsidR="001A0AA2" w:rsidRPr="000C0860" w:rsidRDefault="001A0AA2" w:rsidP="001A0AA2">
      <w:pPr>
        <w:jc w:val="both"/>
        <w:rPr>
          <w:rFonts w:cstheme="minorHAnsi"/>
          <w:szCs w:val="24"/>
        </w:rPr>
      </w:pPr>
      <w:r w:rsidRPr="000C0860">
        <w:rPr>
          <w:rFonts w:cstheme="minorHAnsi"/>
          <w:noProof/>
          <w:szCs w:val="24"/>
        </w:rPr>
        <w:drawing>
          <wp:inline distT="0" distB="0" distL="0" distR="0" wp14:anchorId="5A1E3A14" wp14:editId="54A6F9CA">
            <wp:extent cx="271145" cy="228600"/>
            <wp:effectExtent l="19050" t="19050" r="14605" b="19050"/>
            <wp:docPr id="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71145" cy="228600"/>
                    </a:xfrm>
                    <a:prstGeom prst="rect">
                      <a:avLst/>
                    </a:prstGeom>
                    <a:noFill/>
                    <a:ln>
                      <a:solidFill>
                        <a:schemeClr val="accent1"/>
                      </a:solidFill>
                    </a:ln>
                  </pic:spPr>
                </pic:pic>
              </a:graphicData>
            </a:graphic>
          </wp:inline>
        </w:drawing>
      </w:r>
      <w:r w:rsidRPr="000C0860">
        <w:rPr>
          <w:rFonts w:cstheme="minorHAnsi"/>
          <w:szCs w:val="24"/>
        </w:rPr>
        <w:t xml:space="preserve"> This button refers to ‘Commit’ a record on T24. This button is pressed to make the record part of T24.</w:t>
      </w:r>
    </w:p>
    <w:p w14:paraId="3BD73954" w14:textId="77777777" w:rsidR="001A0AA2" w:rsidRPr="000C0860" w:rsidRDefault="001A0AA2" w:rsidP="001A0AA2">
      <w:pPr>
        <w:jc w:val="both"/>
        <w:rPr>
          <w:rFonts w:cstheme="minorHAnsi"/>
          <w:szCs w:val="24"/>
        </w:rPr>
      </w:pPr>
      <w:r w:rsidRPr="000C0860">
        <w:rPr>
          <w:rFonts w:cstheme="minorHAnsi"/>
          <w:noProof/>
          <w:szCs w:val="24"/>
        </w:rPr>
        <w:drawing>
          <wp:inline distT="0" distB="0" distL="0" distR="0" wp14:anchorId="24C9A322" wp14:editId="668426A4">
            <wp:extent cx="203200" cy="313055"/>
            <wp:effectExtent l="19050" t="19050" r="25400" b="10795"/>
            <wp:docPr id="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r="41344" b="6970"/>
                    <a:stretch>
                      <a:fillRect/>
                    </a:stretch>
                  </pic:blipFill>
                  <pic:spPr bwMode="auto">
                    <a:xfrm>
                      <a:off x="0" y="0"/>
                      <a:ext cx="203200" cy="313055"/>
                    </a:xfrm>
                    <a:prstGeom prst="rect">
                      <a:avLst/>
                    </a:prstGeom>
                    <a:noFill/>
                    <a:ln>
                      <a:solidFill>
                        <a:schemeClr val="accent1"/>
                      </a:solidFill>
                    </a:ln>
                  </pic:spPr>
                </pic:pic>
              </a:graphicData>
            </a:graphic>
          </wp:inline>
        </w:drawing>
      </w:r>
      <w:r w:rsidRPr="000C0860">
        <w:rPr>
          <w:rFonts w:cstheme="minorHAnsi"/>
          <w:szCs w:val="24"/>
        </w:rPr>
        <w:t xml:space="preserve"> This button is used to ‘Delete’ the record. (Only unauthorized records can be deleted from the system)</w:t>
      </w:r>
    </w:p>
    <w:p w14:paraId="4ABF18D7" w14:textId="77777777" w:rsidR="001A0AA2" w:rsidRPr="000C0860" w:rsidRDefault="001A0AA2" w:rsidP="001A0AA2">
      <w:pPr>
        <w:jc w:val="both"/>
        <w:rPr>
          <w:rFonts w:cstheme="minorHAnsi"/>
          <w:szCs w:val="24"/>
        </w:rPr>
      </w:pPr>
      <w:r w:rsidRPr="000C0860">
        <w:rPr>
          <w:rFonts w:cstheme="minorHAnsi"/>
          <w:szCs w:val="24"/>
        </w:rPr>
        <w:t xml:space="preserve">  </w:t>
      </w:r>
      <w:r w:rsidRPr="000C0860">
        <w:rPr>
          <w:rFonts w:cstheme="minorHAnsi"/>
          <w:noProof/>
          <w:szCs w:val="24"/>
        </w:rPr>
        <w:drawing>
          <wp:inline distT="0" distB="0" distL="0" distR="0" wp14:anchorId="76CB52DE" wp14:editId="71370110">
            <wp:extent cx="238158" cy="285790"/>
            <wp:effectExtent l="19050" t="19050" r="28575" b="190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238158" cy="285790"/>
                    </a:xfrm>
                    <a:prstGeom prst="rect">
                      <a:avLst/>
                    </a:prstGeom>
                    <a:ln>
                      <a:solidFill>
                        <a:schemeClr val="accent1"/>
                      </a:solidFill>
                    </a:ln>
                  </pic:spPr>
                </pic:pic>
              </a:graphicData>
            </a:graphic>
          </wp:inline>
        </w:drawing>
      </w:r>
      <w:r w:rsidRPr="000C0860">
        <w:rPr>
          <w:rFonts w:cstheme="minorHAnsi"/>
          <w:szCs w:val="24"/>
        </w:rPr>
        <w:t>This button is used to ‘Authorize’ the record. Only upon Authorization marking the record is made the part of LIVE file.</w:t>
      </w:r>
    </w:p>
    <w:p w14:paraId="2028DB55" w14:textId="77777777" w:rsidR="001A0AA2" w:rsidRDefault="001A0AA2" w:rsidP="001A0AA2">
      <w:pPr>
        <w:tabs>
          <w:tab w:val="left" w:pos="6120"/>
        </w:tabs>
        <w:jc w:val="both"/>
        <w:rPr>
          <w:rFonts w:cstheme="minorHAnsi"/>
          <w:szCs w:val="24"/>
        </w:rPr>
      </w:pPr>
      <w:r w:rsidRPr="000C0860">
        <w:rPr>
          <w:rFonts w:cstheme="minorHAnsi"/>
          <w:noProof/>
          <w:szCs w:val="24"/>
        </w:rPr>
        <w:drawing>
          <wp:inline distT="0" distB="0" distL="0" distR="0" wp14:anchorId="6630AABC" wp14:editId="7412EC19">
            <wp:extent cx="313055" cy="254000"/>
            <wp:effectExtent l="19050" t="19050" r="10795" b="12700"/>
            <wp:docPr id="5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13055" cy="254000"/>
                    </a:xfrm>
                    <a:prstGeom prst="rect">
                      <a:avLst/>
                    </a:prstGeom>
                    <a:noFill/>
                    <a:ln>
                      <a:solidFill>
                        <a:schemeClr val="accent1"/>
                      </a:solidFill>
                    </a:ln>
                  </pic:spPr>
                </pic:pic>
              </a:graphicData>
            </a:graphic>
          </wp:inline>
        </w:drawing>
      </w:r>
      <w:r w:rsidRPr="000C0860">
        <w:rPr>
          <w:rFonts w:cstheme="minorHAnsi"/>
          <w:szCs w:val="24"/>
        </w:rPr>
        <w:t>This Button is use</w:t>
      </w:r>
      <w:r>
        <w:rPr>
          <w:rFonts w:cstheme="minorHAnsi"/>
          <w:szCs w:val="24"/>
        </w:rPr>
        <w:t>d</w:t>
      </w:r>
      <w:r w:rsidRPr="000C0860">
        <w:rPr>
          <w:rFonts w:cstheme="minorHAnsi"/>
          <w:szCs w:val="24"/>
        </w:rPr>
        <w:t xml:space="preserve"> to put the record on ‘Hold’.</w:t>
      </w:r>
    </w:p>
    <w:p w14:paraId="5A72FC95" w14:textId="77777777" w:rsidR="001A0AA2" w:rsidRDefault="001A0AA2" w:rsidP="001A0AA2">
      <w:pPr>
        <w:tabs>
          <w:tab w:val="left" w:pos="6120"/>
        </w:tabs>
        <w:jc w:val="both"/>
        <w:rPr>
          <w:rFonts w:cstheme="minorHAnsi"/>
          <w:szCs w:val="24"/>
        </w:rPr>
      </w:pPr>
    </w:p>
    <w:p w14:paraId="0850BC85" w14:textId="45A3B5DC" w:rsidR="001A0AA2" w:rsidRDefault="001A0AA2" w:rsidP="001A0AA2">
      <w:pPr>
        <w:rPr>
          <w:rFonts w:asciiTheme="majorHAnsi" w:eastAsiaTheme="majorEastAsia" w:hAnsiTheme="majorHAnsi" w:cstheme="majorBidi"/>
          <w:b/>
          <w:color w:val="2F5496" w:themeColor="accent1" w:themeShade="BF"/>
          <w:sz w:val="32"/>
          <w:szCs w:val="32"/>
        </w:rPr>
      </w:pPr>
      <w:r>
        <w:br w:type="page"/>
      </w:r>
    </w:p>
    <w:p w14:paraId="33E4B8E0" w14:textId="658AB285" w:rsidR="001A0AA2" w:rsidRPr="00F72808" w:rsidRDefault="001A0AA2" w:rsidP="001A0AA2">
      <w:pPr>
        <w:pStyle w:val="Heading1"/>
      </w:pPr>
      <w:bookmarkStart w:id="780" w:name="_Toc182414005"/>
      <w:bookmarkStart w:id="781" w:name="_Toc190103091"/>
      <w:r>
        <w:lastRenderedPageBreak/>
        <w:t>Glossary</w:t>
      </w:r>
      <w:bookmarkEnd w:id="780"/>
      <w:bookmarkEnd w:id="781"/>
    </w:p>
    <w:tbl>
      <w:tblPr>
        <w:tblStyle w:val="GridTable4-Accent1"/>
        <w:tblW w:w="0" w:type="auto"/>
        <w:tblLook w:val="04A0" w:firstRow="1" w:lastRow="0" w:firstColumn="1" w:lastColumn="0" w:noHBand="0" w:noVBand="1"/>
      </w:tblPr>
      <w:tblGrid>
        <w:gridCol w:w="4264"/>
        <w:gridCol w:w="4264"/>
      </w:tblGrid>
      <w:tr w:rsidR="001A0AA2" w:rsidRPr="00C82F17" w14:paraId="54CF226B" w14:textId="77777777" w:rsidTr="5D9C2F2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64" w:type="dxa"/>
          </w:tcPr>
          <w:p w14:paraId="68954456" w14:textId="77777777" w:rsidR="001A0AA2" w:rsidRPr="002620D0" w:rsidRDefault="001A0AA2" w:rsidP="00B65DD7">
            <w:pPr>
              <w:spacing w:before="85" w:after="85"/>
              <w:rPr>
                <w:rFonts w:ascii="Century Gothic" w:eastAsia="Calibri" w:hAnsi="Century Gothic" w:cs="Arial"/>
                <w:b w:val="0"/>
                <w:bCs w:val="0"/>
                <w:szCs w:val="20"/>
              </w:rPr>
            </w:pPr>
            <w:r w:rsidRPr="002620D0">
              <w:rPr>
                <w:rFonts w:ascii="Century Gothic" w:eastAsia="Calibri" w:hAnsi="Century Gothic" w:cs="Arial"/>
                <w:szCs w:val="20"/>
              </w:rPr>
              <w:t>Abbreviations</w:t>
            </w:r>
          </w:p>
        </w:tc>
        <w:tc>
          <w:tcPr>
            <w:tcW w:w="4264" w:type="dxa"/>
          </w:tcPr>
          <w:p w14:paraId="416B84B6" w14:textId="77777777" w:rsidR="001A0AA2" w:rsidRPr="002620D0" w:rsidRDefault="001A0AA2" w:rsidP="00B65DD7">
            <w:pPr>
              <w:spacing w:before="85" w:after="85"/>
              <w:cnfStyle w:val="100000000000" w:firstRow="1" w:lastRow="0" w:firstColumn="0" w:lastColumn="0" w:oddVBand="0" w:evenVBand="0" w:oddHBand="0" w:evenHBand="0" w:firstRowFirstColumn="0" w:firstRowLastColumn="0" w:lastRowFirstColumn="0" w:lastRowLastColumn="0"/>
              <w:rPr>
                <w:rFonts w:ascii="Century Gothic" w:eastAsia="Calibri" w:hAnsi="Century Gothic" w:cs="Arial"/>
                <w:b w:val="0"/>
                <w:bCs w:val="0"/>
                <w:szCs w:val="20"/>
              </w:rPr>
            </w:pPr>
            <w:r w:rsidRPr="002620D0">
              <w:rPr>
                <w:rFonts w:ascii="Century Gothic" w:eastAsia="Calibri" w:hAnsi="Century Gothic" w:cs="Arial"/>
                <w:szCs w:val="20"/>
              </w:rPr>
              <w:t>Description</w:t>
            </w:r>
          </w:p>
        </w:tc>
      </w:tr>
      <w:tr w:rsidR="001A0AA2" w:rsidRPr="00C82F17" w14:paraId="31477E85" w14:textId="77777777" w:rsidTr="5D9C2F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64" w:type="dxa"/>
          </w:tcPr>
          <w:p w14:paraId="296836B8" w14:textId="77777777" w:rsidR="001A0AA2" w:rsidRPr="002620D0" w:rsidRDefault="001A0AA2" w:rsidP="00B65DD7">
            <w:pPr>
              <w:rPr>
                <w:rFonts w:cstheme="minorHAnsi"/>
                <w:b w:val="0"/>
                <w:bCs w:val="0"/>
                <w:szCs w:val="24"/>
              </w:rPr>
            </w:pPr>
            <w:r w:rsidRPr="002620D0">
              <w:rPr>
                <w:rFonts w:cstheme="minorHAnsi"/>
                <w:b w:val="0"/>
                <w:bCs w:val="0"/>
                <w:szCs w:val="24"/>
              </w:rPr>
              <w:t>CBS</w:t>
            </w:r>
          </w:p>
        </w:tc>
        <w:tc>
          <w:tcPr>
            <w:tcW w:w="4264" w:type="dxa"/>
          </w:tcPr>
          <w:p w14:paraId="1E07EE23" w14:textId="77777777" w:rsidR="001A0AA2" w:rsidRPr="002620D0" w:rsidRDefault="001A0AA2" w:rsidP="00B65DD7">
            <w:pPr>
              <w:cnfStyle w:val="000000100000" w:firstRow="0" w:lastRow="0" w:firstColumn="0" w:lastColumn="0" w:oddVBand="0" w:evenVBand="0" w:oddHBand="1" w:evenHBand="0" w:firstRowFirstColumn="0" w:firstRowLastColumn="0" w:lastRowFirstColumn="0" w:lastRowLastColumn="0"/>
              <w:rPr>
                <w:rFonts w:cstheme="minorHAnsi"/>
                <w:szCs w:val="24"/>
              </w:rPr>
            </w:pPr>
            <w:r w:rsidRPr="002620D0">
              <w:rPr>
                <w:rFonts w:cstheme="minorHAnsi"/>
                <w:szCs w:val="24"/>
              </w:rPr>
              <w:t>Core Banking System</w:t>
            </w:r>
          </w:p>
        </w:tc>
      </w:tr>
      <w:tr w:rsidR="001A0AA2" w:rsidRPr="00C82F17" w14:paraId="1930E8FC" w14:textId="77777777" w:rsidTr="5D9C2F23">
        <w:tc>
          <w:tcPr>
            <w:cnfStyle w:val="001000000000" w:firstRow="0" w:lastRow="0" w:firstColumn="1" w:lastColumn="0" w:oddVBand="0" w:evenVBand="0" w:oddHBand="0" w:evenHBand="0" w:firstRowFirstColumn="0" w:firstRowLastColumn="0" w:lastRowFirstColumn="0" w:lastRowLastColumn="0"/>
            <w:tcW w:w="4264" w:type="dxa"/>
          </w:tcPr>
          <w:p w14:paraId="1ECD8AF0" w14:textId="77777777" w:rsidR="001A0AA2" w:rsidRPr="002620D0" w:rsidRDefault="001A0AA2" w:rsidP="00B65DD7">
            <w:pPr>
              <w:rPr>
                <w:rFonts w:cstheme="minorHAnsi"/>
                <w:b w:val="0"/>
                <w:bCs w:val="0"/>
                <w:szCs w:val="24"/>
              </w:rPr>
            </w:pPr>
            <w:r w:rsidRPr="002620D0">
              <w:rPr>
                <w:rFonts w:cstheme="minorHAnsi"/>
                <w:b w:val="0"/>
                <w:bCs w:val="0"/>
                <w:szCs w:val="24"/>
              </w:rPr>
              <w:t>BRD</w:t>
            </w:r>
          </w:p>
        </w:tc>
        <w:tc>
          <w:tcPr>
            <w:tcW w:w="4264" w:type="dxa"/>
          </w:tcPr>
          <w:p w14:paraId="4E57CBC3" w14:textId="77777777" w:rsidR="001A0AA2" w:rsidRPr="002620D0" w:rsidRDefault="001A0AA2" w:rsidP="00B65DD7">
            <w:pPr>
              <w:cnfStyle w:val="000000000000" w:firstRow="0" w:lastRow="0" w:firstColumn="0" w:lastColumn="0" w:oddVBand="0" w:evenVBand="0" w:oddHBand="0" w:evenHBand="0" w:firstRowFirstColumn="0" w:firstRowLastColumn="0" w:lastRowFirstColumn="0" w:lastRowLastColumn="0"/>
              <w:rPr>
                <w:rFonts w:cstheme="minorHAnsi"/>
                <w:szCs w:val="24"/>
              </w:rPr>
            </w:pPr>
            <w:r w:rsidRPr="002620D0">
              <w:rPr>
                <w:rFonts w:cstheme="minorHAnsi"/>
                <w:szCs w:val="24"/>
              </w:rPr>
              <w:t>Business Requirement Document</w:t>
            </w:r>
          </w:p>
        </w:tc>
      </w:tr>
      <w:tr w:rsidR="00846CF1" w:rsidRPr="00C82F17" w14:paraId="3624CD4B" w14:textId="77777777" w:rsidTr="5D9C2F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64" w:type="dxa"/>
          </w:tcPr>
          <w:p w14:paraId="4CD93CF0" w14:textId="7B508418" w:rsidR="00846CF1" w:rsidRPr="002620D0" w:rsidRDefault="00846CF1" w:rsidP="00B65DD7">
            <w:pPr>
              <w:rPr>
                <w:rFonts w:cstheme="minorHAnsi"/>
                <w:b w:val="0"/>
                <w:bCs w:val="0"/>
                <w:szCs w:val="24"/>
              </w:rPr>
            </w:pPr>
            <w:r w:rsidRPr="002620D0">
              <w:rPr>
                <w:rFonts w:cstheme="minorHAnsi"/>
                <w:b w:val="0"/>
                <w:bCs w:val="0"/>
                <w:szCs w:val="24"/>
              </w:rPr>
              <w:t>BSDD</w:t>
            </w:r>
          </w:p>
        </w:tc>
        <w:tc>
          <w:tcPr>
            <w:tcW w:w="4264" w:type="dxa"/>
          </w:tcPr>
          <w:p w14:paraId="45039981" w14:textId="61821025" w:rsidR="00846CF1" w:rsidRPr="002620D0" w:rsidRDefault="00846CF1" w:rsidP="00B65DD7">
            <w:pPr>
              <w:cnfStyle w:val="000000100000" w:firstRow="0" w:lastRow="0" w:firstColumn="0" w:lastColumn="0" w:oddVBand="0" w:evenVBand="0" w:oddHBand="1" w:evenHBand="0" w:firstRowFirstColumn="0" w:firstRowLastColumn="0" w:lastRowFirstColumn="0" w:lastRowLastColumn="0"/>
              <w:rPr>
                <w:rFonts w:cstheme="minorHAnsi"/>
                <w:szCs w:val="24"/>
              </w:rPr>
            </w:pPr>
            <w:r w:rsidRPr="002620D0">
              <w:rPr>
                <w:rFonts w:cstheme="minorHAnsi"/>
                <w:szCs w:val="24"/>
              </w:rPr>
              <w:t>Business Solution Design Document</w:t>
            </w:r>
          </w:p>
        </w:tc>
      </w:tr>
      <w:tr w:rsidR="001A0AA2" w:rsidRPr="00C82F17" w14:paraId="7410B30E" w14:textId="77777777" w:rsidTr="5D9C2F23">
        <w:tc>
          <w:tcPr>
            <w:cnfStyle w:val="001000000000" w:firstRow="0" w:lastRow="0" w:firstColumn="1" w:lastColumn="0" w:oddVBand="0" w:evenVBand="0" w:oddHBand="0" w:evenHBand="0" w:firstRowFirstColumn="0" w:firstRowLastColumn="0" w:lastRowFirstColumn="0" w:lastRowLastColumn="0"/>
            <w:tcW w:w="4264" w:type="dxa"/>
          </w:tcPr>
          <w:p w14:paraId="0466C9AB" w14:textId="77777777" w:rsidR="001A0AA2" w:rsidRPr="002620D0" w:rsidRDefault="001A0AA2" w:rsidP="00B65DD7">
            <w:pPr>
              <w:rPr>
                <w:rFonts w:cstheme="minorHAnsi"/>
                <w:b w:val="0"/>
                <w:bCs w:val="0"/>
                <w:szCs w:val="24"/>
              </w:rPr>
            </w:pPr>
            <w:r w:rsidRPr="002620D0">
              <w:rPr>
                <w:rFonts w:cstheme="minorHAnsi"/>
                <w:b w:val="0"/>
                <w:bCs w:val="0"/>
                <w:szCs w:val="24"/>
              </w:rPr>
              <w:t>BPR</w:t>
            </w:r>
          </w:p>
        </w:tc>
        <w:tc>
          <w:tcPr>
            <w:tcW w:w="4264" w:type="dxa"/>
          </w:tcPr>
          <w:p w14:paraId="7653487C" w14:textId="77777777" w:rsidR="001A0AA2" w:rsidRPr="002620D0" w:rsidRDefault="001A0AA2" w:rsidP="00B65DD7">
            <w:pPr>
              <w:cnfStyle w:val="000000000000" w:firstRow="0" w:lastRow="0" w:firstColumn="0" w:lastColumn="0" w:oddVBand="0" w:evenVBand="0" w:oddHBand="0" w:evenHBand="0" w:firstRowFirstColumn="0" w:firstRowLastColumn="0" w:lastRowFirstColumn="0" w:lastRowLastColumn="0"/>
              <w:rPr>
                <w:rFonts w:cstheme="minorHAnsi"/>
                <w:szCs w:val="24"/>
              </w:rPr>
            </w:pPr>
            <w:r w:rsidRPr="002620D0">
              <w:rPr>
                <w:rFonts w:cstheme="minorHAnsi"/>
                <w:szCs w:val="24"/>
              </w:rPr>
              <w:t>Business Process Review</w:t>
            </w:r>
          </w:p>
        </w:tc>
      </w:tr>
      <w:tr w:rsidR="001A0AA2" w:rsidRPr="00C82F17" w14:paraId="57D99C09" w14:textId="77777777" w:rsidTr="5D9C2F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64" w:type="dxa"/>
          </w:tcPr>
          <w:p w14:paraId="3FB22396" w14:textId="77777777" w:rsidR="001A0AA2" w:rsidRPr="002620D0" w:rsidRDefault="001A0AA2" w:rsidP="5D9C2F23">
            <w:pPr>
              <w:rPr>
                <w:b w:val="0"/>
                <w:bCs w:val="0"/>
              </w:rPr>
            </w:pPr>
            <w:r w:rsidRPr="5D9C2F23">
              <w:rPr>
                <w:b w:val="0"/>
                <w:bCs w:val="0"/>
              </w:rPr>
              <w:t>IS.CONTRACT</w:t>
            </w:r>
          </w:p>
        </w:tc>
        <w:tc>
          <w:tcPr>
            <w:tcW w:w="4264" w:type="dxa"/>
          </w:tcPr>
          <w:p w14:paraId="300C02F1" w14:textId="77777777" w:rsidR="001A0AA2" w:rsidRPr="002620D0" w:rsidRDefault="001A0AA2" w:rsidP="00B65DD7">
            <w:pPr>
              <w:cnfStyle w:val="000000100000" w:firstRow="0" w:lastRow="0" w:firstColumn="0" w:lastColumn="0" w:oddVBand="0" w:evenVBand="0" w:oddHBand="1" w:evenHBand="0" w:firstRowFirstColumn="0" w:firstRowLastColumn="0" w:lastRowFirstColumn="0" w:lastRowLastColumn="0"/>
              <w:rPr>
                <w:rFonts w:cstheme="minorHAnsi"/>
                <w:szCs w:val="24"/>
              </w:rPr>
            </w:pPr>
            <w:r w:rsidRPr="002620D0">
              <w:rPr>
                <w:rFonts w:cstheme="minorHAnsi"/>
                <w:szCs w:val="24"/>
              </w:rPr>
              <w:t>Islamic Finance Contract</w:t>
            </w:r>
          </w:p>
        </w:tc>
      </w:tr>
      <w:tr w:rsidR="001A0AA2" w:rsidRPr="00C82F17" w14:paraId="597A88C3" w14:textId="77777777" w:rsidTr="5D9C2F23">
        <w:tc>
          <w:tcPr>
            <w:cnfStyle w:val="001000000000" w:firstRow="0" w:lastRow="0" w:firstColumn="1" w:lastColumn="0" w:oddVBand="0" w:evenVBand="0" w:oddHBand="0" w:evenHBand="0" w:firstRowFirstColumn="0" w:firstRowLastColumn="0" w:lastRowFirstColumn="0" w:lastRowLastColumn="0"/>
            <w:tcW w:w="4264" w:type="dxa"/>
          </w:tcPr>
          <w:p w14:paraId="5243DFDB" w14:textId="77777777" w:rsidR="001A0AA2" w:rsidRPr="002620D0" w:rsidRDefault="001A0AA2" w:rsidP="00B65DD7">
            <w:pPr>
              <w:rPr>
                <w:rFonts w:cstheme="minorHAnsi"/>
                <w:b w:val="0"/>
                <w:bCs w:val="0"/>
                <w:szCs w:val="24"/>
              </w:rPr>
            </w:pPr>
            <w:r w:rsidRPr="002620D0">
              <w:rPr>
                <w:rFonts w:cstheme="minorHAnsi"/>
                <w:b w:val="0"/>
                <w:bCs w:val="0"/>
                <w:szCs w:val="24"/>
              </w:rPr>
              <w:t xml:space="preserve">AA </w:t>
            </w:r>
          </w:p>
        </w:tc>
        <w:tc>
          <w:tcPr>
            <w:tcW w:w="4264" w:type="dxa"/>
          </w:tcPr>
          <w:p w14:paraId="10EFC58E" w14:textId="77777777" w:rsidR="001A0AA2" w:rsidRPr="002620D0" w:rsidRDefault="001A0AA2" w:rsidP="00B65DD7">
            <w:pPr>
              <w:tabs>
                <w:tab w:val="left" w:pos="1230"/>
                <w:tab w:val="center" w:pos="2075"/>
              </w:tabs>
              <w:cnfStyle w:val="000000000000" w:firstRow="0" w:lastRow="0" w:firstColumn="0" w:lastColumn="0" w:oddVBand="0" w:evenVBand="0" w:oddHBand="0" w:evenHBand="0" w:firstRowFirstColumn="0" w:firstRowLastColumn="0" w:lastRowFirstColumn="0" w:lastRowLastColumn="0"/>
              <w:rPr>
                <w:rFonts w:cstheme="minorHAnsi"/>
                <w:szCs w:val="24"/>
              </w:rPr>
            </w:pPr>
            <w:r w:rsidRPr="002620D0">
              <w:rPr>
                <w:rFonts w:cstheme="minorHAnsi"/>
                <w:szCs w:val="24"/>
              </w:rPr>
              <w:t>Architectural Arrangement (Loan)</w:t>
            </w:r>
          </w:p>
        </w:tc>
      </w:tr>
      <w:tr w:rsidR="001A0AA2" w:rsidRPr="00C82F17" w14:paraId="7310AEFD" w14:textId="77777777" w:rsidTr="5D9C2F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64" w:type="dxa"/>
          </w:tcPr>
          <w:p w14:paraId="4CDD992D" w14:textId="77777777" w:rsidR="001A0AA2" w:rsidRPr="002620D0" w:rsidRDefault="001A0AA2" w:rsidP="00B65DD7">
            <w:pPr>
              <w:rPr>
                <w:rFonts w:cstheme="minorHAnsi"/>
                <w:b w:val="0"/>
                <w:bCs w:val="0"/>
                <w:szCs w:val="24"/>
              </w:rPr>
            </w:pPr>
            <w:r w:rsidRPr="002620D0">
              <w:rPr>
                <w:rFonts w:cstheme="minorHAnsi"/>
                <w:b w:val="0"/>
                <w:bCs w:val="0"/>
                <w:szCs w:val="24"/>
              </w:rPr>
              <w:t>WS</w:t>
            </w:r>
          </w:p>
        </w:tc>
        <w:tc>
          <w:tcPr>
            <w:tcW w:w="4264" w:type="dxa"/>
          </w:tcPr>
          <w:p w14:paraId="6C4A223F" w14:textId="77777777" w:rsidR="001A0AA2" w:rsidRPr="002620D0" w:rsidRDefault="001A0AA2" w:rsidP="00B65DD7">
            <w:pPr>
              <w:tabs>
                <w:tab w:val="left" w:pos="1230"/>
                <w:tab w:val="center" w:pos="2075"/>
              </w:tabs>
              <w:cnfStyle w:val="000000100000" w:firstRow="0" w:lastRow="0" w:firstColumn="0" w:lastColumn="0" w:oddVBand="0" w:evenVBand="0" w:oddHBand="1" w:evenHBand="0" w:firstRowFirstColumn="0" w:firstRowLastColumn="0" w:lastRowFirstColumn="0" w:lastRowLastColumn="0"/>
              <w:rPr>
                <w:rFonts w:cstheme="minorHAnsi"/>
                <w:szCs w:val="24"/>
              </w:rPr>
            </w:pPr>
            <w:r w:rsidRPr="002620D0">
              <w:rPr>
                <w:rFonts w:cstheme="minorHAnsi"/>
                <w:szCs w:val="24"/>
              </w:rPr>
              <w:t>Workstream</w:t>
            </w:r>
          </w:p>
        </w:tc>
      </w:tr>
      <w:tr w:rsidR="001A0AA2" w:rsidRPr="00C82F17" w14:paraId="57598EE2" w14:textId="77777777" w:rsidTr="5D9C2F23">
        <w:tc>
          <w:tcPr>
            <w:cnfStyle w:val="001000000000" w:firstRow="0" w:lastRow="0" w:firstColumn="1" w:lastColumn="0" w:oddVBand="0" w:evenVBand="0" w:oddHBand="0" w:evenHBand="0" w:firstRowFirstColumn="0" w:firstRowLastColumn="0" w:lastRowFirstColumn="0" w:lastRowLastColumn="0"/>
            <w:tcW w:w="4264" w:type="dxa"/>
          </w:tcPr>
          <w:p w14:paraId="62161386" w14:textId="77777777" w:rsidR="001A0AA2" w:rsidRPr="002620D0" w:rsidRDefault="001A0AA2" w:rsidP="00B65DD7">
            <w:pPr>
              <w:rPr>
                <w:rFonts w:cstheme="minorHAnsi"/>
                <w:b w:val="0"/>
                <w:bCs w:val="0"/>
                <w:szCs w:val="24"/>
              </w:rPr>
            </w:pPr>
            <w:r w:rsidRPr="002620D0">
              <w:rPr>
                <w:rFonts w:cstheme="minorHAnsi"/>
                <w:b w:val="0"/>
                <w:bCs w:val="0"/>
                <w:szCs w:val="24"/>
              </w:rPr>
              <w:t>STP</w:t>
            </w:r>
          </w:p>
        </w:tc>
        <w:tc>
          <w:tcPr>
            <w:tcW w:w="4264" w:type="dxa"/>
          </w:tcPr>
          <w:p w14:paraId="03F7E003" w14:textId="77777777" w:rsidR="001A0AA2" w:rsidRPr="002620D0" w:rsidRDefault="001A0AA2" w:rsidP="00B65DD7">
            <w:pPr>
              <w:tabs>
                <w:tab w:val="left" w:pos="1230"/>
                <w:tab w:val="center" w:pos="2075"/>
              </w:tabs>
              <w:cnfStyle w:val="000000000000" w:firstRow="0" w:lastRow="0" w:firstColumn="0" w:lastColumn="0" w:oddVBand="0" w:evenVBand="0" w:oddHBand="0" w:evenHBand="0" w:firstRowFirstColumn="0" w:firstRowLastColumn="0" w:lastRowFirstColumn="0" w:lastRowLastColumn="0"/>
              <w:rPr>
                <w:rFonts w:cstheme="minorHAnsi"/>
                <w:szCs w:val="24"/>
              </w:rPr>
            </w:pPr>
            <w:r w:rsidRPr="002620D0">
              <w:rPr>
                <w:rFonts w:cstheme="minorHAnsi"/>
                <w:szCs w:val="24"/>
              </w:rPr>
              <w:t>Straight Through Process</w:t>
            </w:r>
          </w:p>
        </w:tc>
      </w:tr>
      <w:tr w:rsidR="001A0AA2" w:rsidRPr="00C82F17" w14:paraId="1FA7EAF1" w14:textId="77777777" w:rsidTr="5D9C2F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64" w:type="dxa"/>
          </w:tcPr>
          <w:p w14:paraId="21CB4BFF" w14:textId="77777777" w:rsidR="001A0AA2" w:rsidRPr="002620D0" w:rsidRDefault="001A0AA2" w:rsidP="00B65DD7">
            <w:pPr>
              <w:rPr>
                <w:rFonts w:cstheme="minorHAnsi"/>
                <w:b w:val="0"/>
                <w:bCs w:val="0"/>
                <w:szCs w:val="24"/>
              </w:rPr>
            </w:pPr>
            <w:r w:rsidRPr="002620D0">
              <w:rPr>
                <w:rFonts w:cstheme="minorHAnsi"/>
                <w:b w:val="0"/>
                <w:bCs w:val="0"/>
                <w:szCs w:val="24"/>
              </w:rPr>
              <w:t>CUC</w:t>
            </w:r>
          </w:p>
        </w:tc>
        <w:tc>
          <w:tcPr>
            <w:tcW w:w="4264" w:type="dxa"/>
          </w:tcPr>
          <w:p w14:paraId="0F2F2B97" w14:textId="77777777" w:rsidR="001A0AA2" w:rsidRPr="002620D0" w:rsidRDefault="001A0AA2" w:rsidP="00B65DD7">
            <w:pPr>
              <w:tabs>
                <w:tab w:val="left" w:pos="1230"/>
                <w:tab w:val="center" w:pos="2075"/>
              </w:tabs>
              <w:cnfStyle w:val="000000100000" w:firstRow="0" w:lastRow="0" w:firstColumn="0" w:lastColumn="0" w:oddVBand="0" w:evenVBand="0" w:oddHBand="1" w:evenHBand="0" w:firstRowFirstColumn="0" w:firstRowLastColumn="0" w:lastRowFirstColumn="0" w:lastRowLastColumn="0"/>
              <w:rPr>
                <w:rFonts w:cstheme="minorHAnsi"/>
                <w:szCs w:val="24"/>
              </w:rPr>
            </w:pPr>
            <w:r w:rsidRPr="002620D0">
              <w:rPr>
                <w:rFonts w:cstheme="minorHAnsi"/>
                <w:szCs w:val="24"/>
              </w:rPr>
              <w:t>Customer</w:t>
            </w:r>
          </w:p>
        </w:tc>
      </w:tr>
      <w:tr w:rsidR="001A0AA2" w:rsidRPr="00C82F17" w14:paraId="443B4D8D" w14:textId="77777777" w:rsidTr="5D9C2F23">
        <w:tc>
          <w:tcPr>
            <w:cnfStyle w:val="001000000000" w:firstRow="0" w:lastRow="0" w:firstColumn="1" w:lastColumn="0" w:oddVBand="0" w:evenVBand="0" w:oddHBand="0" w:evenHBand="0" w:firstRowFirstColumn="0" w:firstRowLastColumn="0" w:lastRowFirstColumn="0" w:lastRowLastColumn="0"/>
            <w:tcW w:w="4264" w:type="dxa"/>
          </w:tcPr>
          <w:p w14:paraId="07ECE40A" w14:textId="77777777" w:rsidR="001A0AA2" w:rsidRPr="002620D0" w:rsidRDefault="001A0AA2" w:rsidP="00B65DD7">
            <w:pPr>
              <w:rPr>
                <w:rFonts w:cstheme="minorHAnsi"/>
                <w:b w:val="0"/>
                <w:bCs w:val="0"/>
                <w:szCs w:val="24"/>
              </w:rPr>
            </w:pPr>
            <w:r w:rsidRPr="002620D0">
              <w:rPr>
                <w:rFonts w:cstheme="minorHAnsi"/>
                <w:b w:val="0"/>
                <w:bCs w:val="0"/>
                <w:szCs w:val="24"/>
              </w:rPr>
              <w:t>LOS</w:t>
            </w:r>
          </w:p>
        </w:tc>
        <w:tc>
          <w:tcPr>
            <w:tcW w:w="4264" w:type="dxa"/>
          </w:tcPr>
          <w:p w14:paraId="25F507DC" w14:textId="61339F63" w:rsidR="001A0AA2" w:rsidRPr="002620D0" w:rsidRDefault="001A0AA2" w:rsidP="00B65DD7">
            <w:pPr>
              <w:tabs>
                <w:tab w:val="left" w:pos="1230"/>
                <w:tab w:val="center" w:pos="2075"/>
              </w:tabs>
              <w:cnfStyle w:val="000000000000" w:firstRow="0" w:lastRow="0" w:firstColumn="0" w:lastColumn="0" w:oddVBand="0" w:evenVBand="0" w:oddHBand="0" w:evenHBand="0" w:firstRowFirstColumn="0" w:firstRowLastColumn="0" w:lastRowFirstColumn="0" w:lastRowLastColumn="0"/>
              <w:rPr>
                <w:rFonts w:cstheme="minorHAnsi"/>
                <w:szCs w:val="24"/>
              </w:rPr>
            </w:pPr>
            <w:r w:rsidRPr="002620D0">
              <w:rPr>
                <w:rFonts w:cstheme="minorHAnsi"/>
                <w:szCs w:val="24"/>
              </w:rPr>
              <w:t xml:space="preserve">Infinity </w:t>
            </w:r>
            <w:r w:rsidR="00583065" w:rsidRPr="002620D0">
              <w:rPr>
                <w:rFonts w:cstheme="minorHAnsi"/>
                <w:szCs w:val="24"/>
              </w:rPr>
              <w:t>or</w:t>
            </w:r>
            <w:r w:rsidRPr="002620D0">
              <w:rPr>
                <w:rFonts w:cstheme="minorHAnsi"/>
                <w:szCs w:val="24"/>
              </w:rPr>
              <w:t xml:space="preserve"> new digital</w:t>
            </w:r>
          </w:p>
        </w:tc>
      </w:tr>
      <w:tr w:rsidR="001A0AA2" w:rsidRPr="00C82F17" w14:paraId="0703CA40" w14:textId="77777777" w:rsidTr="5D9C2F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64" w:type="dxa"/>
          </w:tcPr>
          <w:p w14:paraId="321AF0C4" w14:textId="77777777" w:rsidR="001A0AA2" w:rsidRPr="002620D0" w:rsidRDefault="001A0AA2" w:rsidP="00B65DD7">
            <w:pPr>
              <w:rPr>
                <w:rFonts w:cstheme="minorHAnsi"/>
                <w:b w:val="0"/>
                <w:bCs w:val="0"/>
                <w:szCs w:val="24"/>
              </w:rPr>
            </w:pPr>
            <w:r w:rsidRPr="002620D0">
              <w:rPr>
                <w:rFonts w:cstheme="minorHAnsi"/>
                <w:b w:val="0"/>
                <w:bCs w:val="0"/>
                <w:szCs w:val="24"/>
              </w:rPr>
              <w:t>LMS</w:t>
            </w:r>
          </w:p>
        </w:tc>
        <w:tc>
          <w:tcPr>
            <w:tcW w:w="4264" w:type="dxa"/>
          </w:tcPr>
          <w:p w14:paraId="4E93612D" w14:textId="77777777" w:rsidR="001A0AA2" w:rsidRPr="002620D0" w:rsidRDefault="001A0AA2" w:rsidP="00B65DD7">
            <w:pPr>
              <w:tabs>
                <w:tab w:val="left" w:pos="1230"/>
                <w:tab w:val="center" w:pos="2075"/>
              </w:tabs>
              <w:cnfStyle w:val="000000100000" w:firstRow="0" w:lastRow="0" w:firstColumn="0" w:lastColumn="0" w:oddVBand="0" w:evenVBand="0" w:oddHBand="1" w:evenHBand="0" w:firstRowFirstColumn="0" w:firstRowLastColumn="0" w:lastRowFirstColumn="0" w:lastRowLastColumn="0"/>
              <w:rPr>
                <w:rFonts w:cstheme="minorHAnsi"/>
                <w:szCs w:val="24"/>
              </w:rPr>
            </w:pPr>
            <w:r w:rsidRPr="002620D0">
              <w:rPr>
                <w:rFonts w:cstheme="minorHAnsi"/>
                <w:szCs w:val="24"/>
              </w:rPr>
              <w:t>Transact</w:t>
            </w:r>
          </w:p>
        </w:tc>
      </w:tr>
    </w:tbl>
    <w:p w14:paraId="23769D6D" w14:textId="77777777" w:rsidR="003F5199" w:rsidRDefault="003F5199" w:rsidP="001A0AA2">
      <w:pPr>
        <w:jc w:val="both"/>
        <w:rPr>
          <w:rFonts w:cstheme="minorHAnsi"/>
          <w:szCs w:val="24"/>
        </w:rPr>
      </w:pPr>
    </w:p>
    <w:p w14:paraId="3A3E16F4" w14:textId="1E25A470" w:rsidR="001E5E36" w:rsidRDefault="1B8072C4" w:rsidP="001E5E36">
      <w:pPr>
        <w:pStyle w:val="Heading1"/>
      </w:pPr>
      <w:bookmarkStart w:id="782" w:name="_Toc190103092"/>
      <w:r>
        <w:t>Agreed LMS process functionalities</w:t>
      </w:r>
      <w:bookmarkEnd w:id="782"/>
    </w:p>
    <w:p w14:paraId="3478FF54" w14:textId="10F58B97" w:rsidR="005318C0" w:rsidRPr="00FD5DB1" w:rsidRDefault="001409AA" w:rsidP="0008743E">
      <w:r>
        <w:t>P</w:t>
      </w:r>
      <w:r w:rsidR="00551BB0">
        <w:t xml:space="preserve">lease refer to </w:t>
      </w:r>
      <w:del w:id="783" w:author="Affan Anjum" w:date="2025-01-07T21:16:00Z">
        <w:r w:rsidDel="00E612D1">
          <w:delText xml:space="preserve">Ijarah </w:delText>
        </w:r>
        <w:r w:rsidR="00551BB0" w:rsidDel="00E612D1">
          <w:delText xml:space="preserve">process flow </w:delText>
        </w:r>
        <w:r w:rsidDel="00E612D1">
          <w:delText>v1.7</w:delText>
        </w:r>
      </w:del>
      <w:ins w:id="784" w:author="Affan Anjum" w:date="2025-01-07T21:16:00Z">
        <w:r w:rsidR="00E612D1">
          <w:t xml:space="preserve"> </w:t>
        </w:r>
        <w:r w:rsidR="00E612D1" w:rsidRPr="00E612D1">
          <w:t>ProcessFlow-TA-Ijarah-v1.</w:t>
        </w:r>
      </w:ins>
      <w:ins w:id="785" w:author="Farhan Ullah Khan" w:date="2025-02-10T12:44:00Z">
        <w:r w:rsidR="0068556A">
          <w:t>8</w:t>
        </w:r>
      </w:ins>
      <w:ins w:id="786" w:author="Affan Anjum" w:date="2025-01-07T21:16:00Z">
        <w:del w:id="787" w:author="Farhan Ullah Khan" w:date="2025-02-10T12:44:00Z">
          <w:r w:rsidR="00E612D1" w:rsidRPr="00E612D1" w:rsidDel="0068556A">
            <w:delText>7 _AM</w:delText>
          </w:r>
        </w:del>
      </w:ins>
    </w:p>
    <w:p w14:paraId="667C0B59" w14:textId="0802B2C4" w:rsidR="000E4201" w:rsidRPr="000E4201" w:rsidRDefault="000E4201" w:rsidP="09995924">
      <w:pPr>
        <w:spacing w:before="100" w:beforeAutospacing="1" w:after="100" w:afterAutospacing="1" w:line="240" w:lineRule="auto"/>
        <w:rPr>
          <w:rFonts w:ascii="Segoe UI" w:eastAsia="Times New Roman" w:hAnsi="Segoe UI" w:cs="Segoe UI"/>
          <w:sz w:val="21"/>
          <w:szCs w:val="21"/>
        </w:rPr>
      </w:pPr>
      <w:r w:rsidRPr="09995924">
        <w:rPr>
          <w:rFonts w:ascii="Segoe UI" w:eastAsia="Times New Roman" w:hAnsi="Segoe UI" w:cs="Segoe UI"/>
          <w:b/>
          <w:bCs/>
          <w:sz w:val="21"/>
          <w:szCs w:val="21"/>
        </w:rPr>
        <w:t>Process Cycle Overview (3 Working Days)</w:t>
      </w:r>
    </w:p>
    <w:p w14:paraId="1BE926BB" w14:textId="2ED52470" w:rsidR="000E4201" w:rsidRPr="0008743E" w:rsidRDefault="000E4201" w:rsidP="0008743E">
      <w:pPr>
        <w:pStyle w:val="Heading2"/>
        <w:numPr>
          <w:ilvl w:val="1"/>
          <w:numId w:val="5"/>
        </w:numPr>
        <w:rPr>
          <w:sz w:val="32"/>
          <w:szCs w:val="32"/>
        </w:rPr>
      </w:pPr>
      <w:bookmarkStart w:id="788" w:name="_Toc190103093"/>
      <w:r w:rsidRPr="0008743E">
        <w:rPr>
          <w:sz w:val="32"/>
          <w:szCs w:val="32"/>
        </w:rPr>
        <w:t>Step 1: Offer Acceptance:</w:t>
      </w:r>
      <w:bookmarkEnd w:id="788"/>
    </w:p>
    <w:p w14:paraId="5A7F8ED3" w14:textId="0D47B917" w:rsidR="000E4201" w:rsidRPr="000E4201" w:rsidRDefault="000E4201" w:rsidP="0008743E">
      <w:pPr>
        <w:numPr>
          <w:ilvl w:val="0"/>
          <w:numId w:val="15"/>
        </w:numPr>
        <w:spacing w:before="100" w:beforeAutospacing="1" w:after="100" w:afterAutospacing="1" w:line="240" w:lineRule="auto"/>
        <w:rPr>
          <w:rFonts w:ascii="Segoe UI" w:eastAsia="Times New Roman" w:hAnsi="Segoe UI" w:cs="Segoe UI"/>
          <w:sz w:val="21"/>
          <w:szCs w:val="21"/>
        </w:rPr>
      </w:pPr>
      <w:r w:rsidRPr="09995924">
        <w:rPr>
          <w:rFonts w:ascii="Segoe UI" w:eastAsia="Times New Roman" w:hAnsi="Segoe UI" w:cs="Segoe UI"/>
          <w:sz w:val="21"/>
          <w:szCs w:val="21"/>
        </w:rPr>
        <w:t xml:space="preserve">Customers have </w:t>
      </w:r>
      <w:r w:rsidRPr="09995924">
        <w:rPr>
          <w:rFonts w:ascii="Segoe UI" w:eastAsia="Times New Roman" w:hAnsi="Segoe UI" w:cs="Segoe UI"/>
          <w:b/>
          <w:bCs/>
          <w:sz w:val="21"/>
          <w:szCs w:val="21"/>
        </w:rPr>
        <w:t>24 hours</w:t>
      </w:r>
      <w:r w:rsidRPr="09995924">
        <w:rPr>
          <w:rFonts w:ascii="Segoe UI" w:eastAsia="Times New Roman" w:hAnsi="Segoe UI" w:cs="Segoe UI"/>
          <w:sz w:val="21"/>
          <w:szCs w:val="21"/>
        </w:rPr>
        <w:t xml:space="preserve"> to accept the offer.</w:t>
      </w:r>
    </w:p>
    <w:p w14:paraId="6A972C03" w14:textId="121CF73D" w:rsidR="000E4201" w:rsidRDefault="000E4201" w:rsidP="0008743E">
      <w:pPr>
        <w:numPr>
          <w:ilvl w:val="0"/>
          <w:numId w:val="15"/>
        </w:numPr>
        <w:spacing w:before="100" w:beforeAutospacing="1" w:after="100" w:afterAutospacing="1" w:line="240" w:lineRule="auto"/>
        <w:rPr>
          <w:rFonts w:ascii="Segoe UI" w:eastAsia="Times New Roman" w:hAnsi="Segoe UI" w:cs="Segoe UI"/>
          <w:sz w:val="21"/>
          <w:szCs w:val="21"/>
        </w:rPr>
      </w:pPr>
      <w:r w:rsidRPr="09995924">
        <w:rPr>
          <w:rFonts w:ascii="Segoe UI" w:eastAsia="Times New Roman" w:hAnsi="Segoe UI" w:cs="Segoe UI"/>
          <w:sz w:val="21"/>
          <w:szCs w:val="21"/>
        </w:rPr>
        <w:t>Actions required: Down payment and admin fee payment.</w:t>
      </w:r>
    </w:p>
    <w:p w14:paraId="00ADC0E3" w14:textId="2BA1FB78" w:rsidR="006F4DF5" w:rsidRPr="000E4201" w:rsidRDefault="006F4DF5" w:rsidP="0008743E">
      <w:pPr>
        <w:numPr>
          <w:ilvl w:val="0"/>
          <w:numId w:val="15"/>
        </w:numPr>
        <w:spacing w:before="100" w:beforeAutospacing="1" w:after="100" w:afterAutospacing="1" w:line="240" w:lineRule="auto"/>
        <w:rPr>
          <w:rFonts w:ascii="Segoe UI" w:eastAsia="Times New Roman" w:hAnsi="Segoe UI" w:cs="Segoe UI"/>
          <w:sz w:val="21"/>
          <w:szCs w:val="21"/>
        </w:rPr>
      </w:pPr>
      <w:r>
        <w:rPr>
          <w:rFonts w:ascii="Segoe UI" w:eastAsia="Times New Roman" w:hAnsi="Segoe UI" w:cs="Segoe UI"/>
          <w:sz w:val="21"/>
          <w:szCs w:val="21"/>
        </w:rPr>
        <w:t xml:space="preserve">This process has expiry </w:t>
      </w:r>
      <w:r w:rsidR="009F6C82">
        <w:rPr>
          <w:rFonts w:ascii="Segoe UI" w:eastAsia="Times New Roman" w:hAnsi="Segoe UI" w:cs="Segoe UI"/>
          <w:sz w:val="21"/>
          <w:szCs w:val="21"/>
        </w:rPr>
        <w:t>duration</w:t>
      </w:r>
      <w:r>
        <w:rPr>
          <w:rFonts w:ascii="Segoe UI" w:eastAsia="Times New Roman" w:hAnsi="Segoe UI" w:cs="Segoe UI"/>
          <w:sz w:val="21"/>
          <w:szCs w:val="21"/>
        </w:rPr>
        <w:t xml:space="preserve"> of 24 hours</w:t>
      </w:r>
    </w:p>
    <w:p w14:paraId="2DBF8F68" w14:textId="3FDF9D1D" w:rsidR="000E4201" w:rsidRPr="0008743E" w:rsidRDefault="000E4201" w:rsidP="0008743E">
      <w:pPr>
        <w:pStyle w:val="Heading2"/>
        <w:numPr>
          <w:ilvl w:val="1"/>
          <w:numId w:val="5"/>
        </w:numPr>
        <w:rPr>
          <w:sz w:val="32"/>
          <w:szCs w:val="32"/>
        </w:rPr>
      </w:pPr>
      <w:bookmarkStart w:id="789" w:name="_Toc190103094"/>
      <w:r w:rsidRPr="0008743E">
        <w:rPr>
          <w:sz w:val="32"/>
          <w:szCs w:val="32"/>
        </w:rPr>
        <w:t>Step 2: Credit Admin Function (LOS)</w:t>
      </w:r>
      <w:bookmarkEnd w:id="789"/>
    </w:p>
    <w:p w14:paraId="28ED6372" w14:textId="1F7F01FC" w:rsidR="000E4201" w:rsidRPr="000E4201" w:rsidRDefault="000E4201" w:rsidP="0008743E">
      <w:pPr>
        <w:numPr>
          <w:ilvl w:val="0"/>
          <w:numId w:val="16"/>
        </w:numPr>
        <w:spacing w:before="100" w:beforeAutospacing="1" w:after="100" w:afterAutospacing="1" w:line="240" w:lineRule="auto"/>
        <w:rPr>
          <w:rFonts w:ascii="Segoe UI" w:eastAsia="Times New Roman" w:hAnsi="Segoe UI" w:cs="Segoe UI"/>
          <w:sz w:val="21"/>
          <w:szCs w:val="21"/>
        </w:rPr>
      </w:pPr>
      <w:r w:rsidRPr="09995924">
        <w:rPr>
          <w:rFonts w:ascii="Segoe UI" w:eastAsia="Times New Roman" w:hAnsi="Segoe UI" w:cs="Segoe UI"/>
          <w:sz w:val="21"/>
          <w:szCs w:val="21"/>
        </w:rPr>
        <w:t>Purchase Order (PO) generation by the Credit Admin (LOS).</w:t>
      </w:r>
    </w:p>
    <w:p w14:paraId="360CDE03" w14:textId="196D7BE7" w:rsidR="000E4201" w:rsidRPr="000E4201" w:rsidRDefault="000E4201" w:rsidP="0008743E">
      <w:pPr>
        <w:numPr>
          <w:ilvl w:val="0"/>
          <w:numId w:val="16"/>
        </w:numPr>
        <w:spacing w:before="100" w:beforeAutospacing="1" w:after="100" w:afterAutospacing="1" w:line="240" w:lineRule="auto"/>
        <w:rPr>
          <w:rFonts w:ascii="Segoe UI" w:eastAsia="Times New Roman" w:hAnsi="Segoe UI" w:cs="Segoe UI"/>
          <w:sz w:val="21"/>
          <w:szCs w:val="21"/>
        </w:rPr>
      </w:pPr>
      <w:commentRangeStart w:id="790"/>
      <w:r w:rsidRPr="09995924">
        <w:rPr>
          <w:rFonts w:ascii="Segoe UI" w:eastAsia="Times New Roman" w:hAnsi="Segoe UI" w:cs="Segoe UI"/>
          <w:sz w:val="21"/>
          <w:szCs w:val="21"/>
        </w:rPr>
        <w:t xml:space="preserve">Green Card validation </w:t>
      </w:r>
      <w:commentRangeEnd w:id="790"/>
      <w:r w:rsidR="00E46E15">
        <w:rPr>
          <w:rStyle w:val="CommentReference"/>
        </w:rPr>
        <w:commentReference w:id="790"/>
      </w:r>
      <w:r w:rsidRPr="09995924">
        <w:rPr>
          <w:rFonts w:ascii="Segoe UI" w:eastAsia="Times New Roman" w:hAnsi="Segoe UI" w:cs="Segoe UI"/>
          <w:sz w:val="21"/>
          <w:szCs w:val="21"/>
        </w:rPr>
        <w:t>conducted by the Credit Admin (LOS).</w:t>
      </w:r>
    </w:p>
    <w:p w14:paraId="26ADEB83" w14:textId="60403FFE" w:rsidR="000E4201" w:rsidRPr="000E4201" w:rsidRDefault="000E4201" w:rsidP="0008743E">
      <w:pPr>
        <w:numPr>
          <w:ilvl w:val="0"/>
          <w:numId w:val="16"/>
        </w:numPr>
        <w:spacing w:before="100" w:beforeAutospacing="1" w:after="100" w:afterAutospacing="1" w:line="240" w:lineRule="auto"/>
        <w:rPr>
          <w:rFonts w:ascii="Segoe UI" w:eastAsia="Times New Roman" w:hAnsi="Segoe UI" w:cs="Segoe UI"/>
          <w:sz w:val="21"/>
          <w:szCs w:val="21"/>
        </w:rPr>
      </w:pPr>
      <w:r w:rsidRPr="09995924">
        <w:rPr>
          <w:rFonts w:ascii="Segoe UI" w:eastAsia="Times New Roman" w:hAnsi="Segoe UI" w:cs="Segoe UI"/>
          <w:sz w:val="21"/>
          <w:szCs w:val="21"/>
        </w:rPr>
        <w:t>Insurance Selection from Broker</w:t>
      </w:r>
    </w:p>
    <w:p w14:paraId="7930D2EF" w14:textId="4F877E14" w:rsidR="000E4201" w:rsidRPr="000E4201" w:rsidRDefault="000E4201" w:rsidP="09995924">
      <w:pPr>
        <w:spacing w:before="100" w:beforeAutospacing="1" w:after="100" w:afterAutospacing="1" w:line="240" w:lineRule="auto"/>
        <w:rPr>
          <w:rFonts w:ascii="Segoe UI" w:eastAsia="Times New Roman" w:hAnsi="Segoe UI" w:cs="Segoe UI"/>
          <w:sz w:val="21"/>
          <w:szCs w:val="21"/>
        </w:rPr>
      </w:pPr>
      <w:r w:rsidRPr="09995924">
        <w:rPr>
          <w:rFonts w:ascii="Segoe UI" w:eastAsia="Times New Roman" w:hAnsi="Segoe UI" w:cs="Segoe UI"/>
          <w:sz w:val="21"/>
          <w:szCs w:val="21"/>
        </w:rPr>
        <w:t> </w:t>
      </w:r>
    </w:p>
    <w:p w14:paraId="0EA75DEB" w14:textId="2B92CCE4" w:rsidR="00FD5DB1" w:rsidRDefault="00FD5DB1" w:rsidP="09995924">
      <w:pPr>
        <w:rPr>
          <w:rFonts w:ascii="Segoe UI" w:eastAsia="Times New Roman" w:hAnsi="Segoe UI" w:cs="Segoe UI"/>
          <w:b/>
          <w:bCs/>
          <w:sz w:val="21"/>
          <w:szCs w:val="21"/>
        </w:rPr>
      </w:pPr>
      <w:r w:rsidRPr="09995924">
        <w:rPr>
          <w:rFonts w:ascii="Segoe UI" w:eastAsia="Times New Roman" w:hAnsi="Segoe UI" w:cs="Segoe UI"/>
          <w:b/>
          <w:bCs/>
          <w:sz w:val="21"/>
          <w:szCs w:val="21"/>
        </w:rPr>
        <w:br w:type="page"/>
      </w:r>
    </w:p>
    <w:p w14:paraId="61190C90" w14:textId="1E576F69" w:rsidR="000E4201" w:rsidRPr="0008743E" w:rsidRDefault="000E4201" w:rsidP="0008743E">
      <w:pPr>
        <w:pStyle w:val="Heading2"/>
        <w:numPr>
          <w:ilvl w:val="1"/>
          <w:numId w:val="5"/>
        </w:numPr>
        <w:rPr>
          <w:sz w:val="32"/>
          <w:szCs w:val="32"/>
        </w:rPr>
      </w:pPr>
      <w:bookmarkStart w:id="791" w:name="_Toc190103095"/>
      <w:r w:rsidRPr="0008743E">
        <w:rPr>
          <w:sz w:val="32"/>
          <w:szCs w:val="32"/>
        </w:rPr>
        <w:lastRenderedPageBreak/>
        <w:t>Step 3: Contract Stage:</w:t>
      </w:r>
      <w:bookmarkEnd w:id="791"/>
    </w:p>
    <w:p w14:paraId="1903E654" w14:textId="6CC45EAF" w:rsidR="000E4201" w:rsidRPr="000E4201" w:rsidRDefault="000E4201" w:rsidP="0008743E">
      <w:pPr>
        <w:numPr>
          <w:ilvl w:val="0"/>
          <w:numId w:val="17"/>
        </w:numPr>
        <w:spacing w:before="100" w:beforeAutospacing="1" w:after="100" w:afterAutospacing="1" w:line="240" w:lineRule="auto"/>
        <w:rPr>
          <w:rFonts w:ascii="Segoe UI" w:eastAsia="Times New Roman" w:hAnsi="Segoe UI" w:cs="Segoe UI"/>
          <w:sz w:val="21"/>
          <w:szCs w:val="21"/>
        </w:rPr>
      </w:pPr>
      <w:r w:rsidRPr="09995924">
        <w:rPr>
          <w:rFonts w:ascii="Segoe UI" w:eastAsia="Times New Roman" w:hAnsi="Segoe UI" w:cs="Segoe UI"/>
          <w:sz w:val="21"/>
          <w:szCs w:val="21"/>
        </w:rPr>
        <w:t>Contract is generated and signed by the customer via ND.</w:t>
      </w:r>
    </w:p>
    <w:p w14:paraId="1C8D7484" w14:textId="1CFDF010" w:rsidR="00661EA7" w:rsidRDefault="000E4201" w:rsidP="00661EA7">
      <w:pPr>
        <w:numPr>
          <w:ilvl w:val="1"/>
          <w:numId w:val="17"/>
        </w:numPr>
        <w:spacing w:before="100" w:beforeAutospacing="1" w:after="100" w:afterAutospacing="1" w:line="240" w:lineRule="auto"/>
        <w:rPr>
          <w:rFonts w:ascii="Segoe UI" w:eastAsia="Times New Roman" w:hAnsi="Segoe UI" w:cs="Segoe UI"/>
          <w:sz w:val="21"/>
          <w:szCs w:val="21"/>
        </w:rPr>
      </w:pPr>
      <w:r w:rsidRPr="09995924">
        <w:rPr>
          <w:rFonts w:ascii="Segoe UI" w:eastAsia="Times New Roman" w:hAnsi="Segoe UI" w:cs="Segoe UI"/>
          <w:b/>
          <w:bCs/>
          <w:sz w:val="21"/>
          <w:szCs w:val="21"/>
        </w:rPr>
        <w:t>Reversals</w:t>
      </w:r>
      <w:r w:rsidRPr="09995924">
        <w:rPr>
          <w:rFonts w:ascii="Segoe UI" w:eastAsia="Times New Roman" w:hAnsi="Segoe UI" w:cs="Segoe UI"/>
          <w:sz w:val="21"/>
          <w:szCs w:val="21"/>
        </w:rPr>
        <w:t xml:space="preserve"> (if applicable): Down payment</w:t>
      </w:r>
      <w:r w:rsidR="0054410F">
        <w:rPr>
          <w:rFonts w:ascii="Segoe UI" w:eastAsia="Times New Roman" w:hAnsi="Segoe UI" w:cs="Segoe UI"/>
          <w:sz w:val="21"/>
          <w:szCs w:val="21"/>
        </w:rPr>
        <w:t>,</w:t>
      </w:r>
      <w:r w:rsidRPr="09995924">
        <w:rPr>
          <w:rFonts w:ascii="Segoe UI" w:eastAsia="Times New Roman" w:hAnsi="Segoe UI" w:cs="Segoe UI"/>
          <w:sz w:val="21"/>
          <w:szCs w:val="21"/>
        </w:rPr>
        <w:t xml:space="preserve"> admin fee</w:t>
      </w:r>
      <w:r w:rsidR="0054410F">
        <w:rPr>
          <w:rFonts w:ascii="Segoe UI" w:eastAsia="Times New Roman" w:hAnsi="Segoe UI" w:cs="Segoe UI"/>
          <w:sz w:val="21"/>
          <w:szCs w:val="21"/>
        </w:rPr>
        <w:t xml:space="preserve"> and insurance with VAT</w:t>
      </w:r>
      <w:r w:rsidR="00F60129">
        <w:rPr>
          <w:rFonts w:ascii="Segoe UI" w:eastAsia="Times New Roman" w:hAnsi="Segoe UI" w:cs="Segoe UI"/>
          <w:sz w:val="21"/>
          <w:szCs w:val="21"/>
        </w:rPr>
        <w:t xml:space="preserve"> in case </w:t>
      </w:r>
      <w:r w:rsidR="007E75D9">
        <w:rPr>
          <w:rFonts w:ascii="Segoe UI" w:eastAsia="Times New Roman" w:hAnsi="Segoe UI" w:cs="Segoe UI"/>
          <w:sz w:val="21"/>
          <w:szCs w:val="21"/>
        </w:rPr>
        <w:t>customer rejects at any above stages</w:t>
      </w:r>
    </w:p>
    <w:p w14:paraId="45A7DB37" w14:textId="2D30B886" w:rsidR="000E4201" w:rsidRPr="00661EA7" w:rsidRDefault="00661EA7" w:rsidP="00661EA7">
      <w:pPr>
        <w:numPr>
          <w:ilvl w:val="1"/>
          <w:numId w:val="17"/>
        </w:numPr>
        <w:spacing w:before="100" w:beforeAutospacing="1" w:after="100" w:afterAutospacing="1" w:line="240" w:lineRule="auto"/>
        <w:rPr>
          <w:rFonts w:ascii="Segoe UI" w:eastAsia="Times New Roman" w:hAnsi="Segoe UI" w:cs="Segoe UI"/>
          <w:sz w:val="21"/>
          <w:szCs w:val="21"/>
        </w:rPr>
      </w:pPr>
      <w:r>
        <w:rPr>
          <w:rFonts w:ascii="Segoe UI" w:eastAsia="Times New Roman" w:hAnsi="Segoe UI" w:cs="Segoe UI"/>
          <w:sz w:val="21"/>
          <w:szCs w:val="21"/>
        </w:rPr>
        <w:t>T</w:t>
      </w:r>
      <w:r w:rsidR="00A4586D" w:rsidRPr="00661EA7">
        <w:rPr>
          <w:rFonts w:ascii="Segoe UI" w:eastAsia="Times New Roman" w:hAnsi="Segoe UI" w:cs="Segoe UI"/>
          <w:sz w:val="21"/>
          <w:szCs w:val="21"/>
        </w:rPr>
        <w:t>he process 4.2 and 4.3 ha</w:t>
      </w:r>
      <w:r w:rsidR="0054410F" w:rsidRPr="00661EA7">
        <w:rPr>
          <w:rFonts w:ascii="Segoe UI" w:eastAsia="Times New Roman" w:hAnsi="Segoe UI" w:cs="Segoe UI"/>
          <w:sz w:val="21"/>
          <w:szCs w:val="21"/>
        </w:rPr>
        <w:t>ve</w:t>
      </w:r>
      <w:r w:rsidR="00A4586D" w:rsidRPr="00661EA7">
        <w:rPr>
          <w:rFonts w:ascii="Segoe UI" w:eastAsia="Times New Roman" w:hAnsi="Segoe UI" w:cs="Segoe UI"/>
          <w:sz w:val="21"/>
          <w:szCs w:val="21"/>
        </w:rPr>
        <w:t xml:space="preserve"> expiry duration of 48 hours</w:t>
      </w:r>
      <w:r w:rsidR="000E4201" w:rsidRPr="00661EA7">
        <w:rPr>
          <w:rFonts w:ascii="Segoe UI" w:eastAsia="Times New Roman" w:hAnsi="Segoe UI" w:cs="Segoe UI"/>
          <w:sz w:val="21"/>
          <w:szCs w:val="21"/>
        </w:rPr>
        <w:t>.</w:t>
      </w:r>
    </w:p>
    <w:p w14:paraId="4F5E5C48" w14:textId="25CFAE7C" w:rsidR="000E4201" w:rsidRPr="0008743E" w:rsidRDefault="000E4201" w:rsidP="0008743E">
      <w:pPr>
        <w:pStyle w:val="Heading2"/>
        <w:numPr>
          <w:ilvl w:val="1"/>
          <w:numId w:val="5"/>
        </w:numPr>
        <w:rPr>
          <w:sz w:val="32"/>
          <w:szCs w:val="32"/>
        </w:rPr>
      </w:pPr>
      <w:bookmarkStart w:id="792" w:name="_Toc190103096"/>
      <w:r w:rsidRPr="0008743E">
        <w:rPr>
          <w:sz w:val="32"/>
          <w:szCs w:val="32"/>
        </w:rPr>
        <w:t>Step 4: Promissory Note Stage:</w:t>
      </w:r>
      <w:bookmarkEnd w:id="792"/>
    </w:p>
    <w:p w14:paraId="720703EE" w14:textId="2D5105D4" w:rsidR="000E4201" w:rsidRPr="000E4201" w:rsidRDefault="000E4201" w:rsidP="0008743E">
      <w:pPr>
        <w:numPr>
          <w:ilvl w:val="0"/>
          <w:numId w:val="18"/>
        </w:numPr>
        <w:spacing w:before="100" w:beforeAutospacing="1" w:after="100" w:afterAutospacing="1" w:line="240" w:lineRule="auto"/>
        <w:rPr>
          <w:rFonts w:ascii="Segoe UI" w:eastAsia="Times New Roman" w:hAnsi="Segoe UI" w:cs="Segoe UI"/>
          <w:sz w:val="21"/>
          <w:szCs w:val="21"/>
        </w:rPr>
      </w:pPr>
      <w:r w:rsidRPr="09995924">
        <w:rPr>
          <w:rFonts w:ascii="Segoe UI" w:eastAsia="Times New Roman" w:hAnsi="Segoe UI" w:cs="Segoe UI"/>
          <w:sz w:val="21"/>
          <w:szCs w:val="21"/>
        </w:rPr>
        <w:t>Creation and acceptance of the Promissory Note by the customer via NAFITH.</w:t>
      </w:r>
    </w:p>
    <w:p w14:paraId="122EB022" w14:textId="168C214B" w:rsidR="000E4201" w:rsidRPr="000E4201" w:rsidRDefault="000E4201" w:rsidP="0008743E">
      <w:pPr>
        <w:numPr>
          <w:ilvl w:val="1"/>
          <w:numId w:val="18"/>
        </w:numPr>
        <w:spacing w:before="100" w:beforeAutospacing="1" w:after="100" w:afterAutospacing="1" w:line="240" w:lineRule="auto"/>
        <w:rPr>
          <w:rFonts w:ascii="Segoe UI" w:eastAsia="Times New Roman" w:hAnsi="Segoe UI" w:cs="Segoe UI"/>
          <w:sz w:val="21"/>
          <w:szCs w:val="21"/>
        </w:rPr>
      </w:pPr>
      <w:r w:rsidRPr="09995924">
        <w:rPr>
          <w:rFonts w:ascii="Segoe UI" w:eastAsia="Times New Roman" w:hAnsi="Segoe UI" w:cs="Segoe UI"/>
          <w:b/>
          <w:bCs/>
          <w:sz w:val="21"/>
          <w:szCs w:val="21"/>
        </w:rPr>
        <w:t>Reversals</w:t>
      </w:r>
      <w:r w:rsidRPr="09995924">
        <w:rPr>
          <w:rFonts w:ascii="Segoe UI" w:eastAsia="Times New Roman" w:hAnsi="Segoe UI" w:cs="Segoe UI"/>
          <w:sz w:val="21"/>
          <w:szCs w:val="21"/>
        </w:rPr>
        <w:t> (if applicable): Down payment and admin fee.</w:t>
      </w:r>
    </w:p>
    <w:p w14:paraId="2427C6C5" w14:textId="3005E193" w:rsidR="000E4201" w:rsidRPr="0008743E" w:rsidRDefault="000E4201" w:rsidP="0008743E">
      <w:pPr>
        <w:pStyle w:val="Heading2"/>
        <w:numPr>
          <w:ilvl w:val="1"/>
          <w:numId w:val="5"/>
        </w:numPr>
        <w:rPr>
          <w:sz w:val="32"/>
          <w:szCs w:val="32"/>
        </w:rPr>
      </w:pPr>
      <w:bookmarkStart w:id="793" w:name="_Toc190103097"/>
      <w:r w:rsidRPr="0008743E">
        <w:rPr>
          <w:sz w:val="32"/>
          <w:szCs w:val="32"/>
        </w:rPr>
        <w:t>Step 5: IVR Authentication:</w:t>
      </w:r>
      <w:bookmarkEnd w:id="793"/>
    </w:p>
    <w:p w14:paraId="250132CF" w14:textId="0477031B" w:rsidR="000E4201" w:rsidRPr="000E4201" w:rsidRDefault="000E4201" w:rsidP="0008743E">
      <w:pPr>
        <w:numPr>
          <w:ilvl w:val="0"/>
          <w:numId w:val="19"/>
        </w:numPr>
        <w:spacing w:before="100" w:beforeAutospacing="1" w:after="100" w:afterAutospacing="1" w:line="240" w:lineRule="auto"/>
        <w:rPr>
          <w:rFonts w:ascii="Segoe UI" w:eastAsia="Times New Roman" w:hAnsi="Segoe UI" w:cs="Segoe UI"/>
          <w:sz w:val="21"/>
          <w:szCs w:val="21"/>
        </w:rPr>
      </w:pPr>
      <w:r w:rsidRPr="09995924">
        <w:rPr>
          <w:rFonts w:ascii="Segoe UI" w:eastAsia="Times New Roman" w:hAnsi="Segoe UI" w:cs="Segoe UI"/>
          <w:sz w:val="21"/>
          <w:szCs w:val="21"/>
        </w:rPr>
        <w:t>Customers must authenticate via IVR.</w:t>
      </w:r>
    </w:p>
    <w:p w14:paraId="3A06EE5D" w14:textId="33187DE9" w:rsidR="000E4201" w:rsidRPr="000E4201" w:rsidRDefault="000E4201" w:rsidP="0008743E">
      <w:pPr>
        <w:numPr>
          <w:ilvl w:val="0"/>
          <w:numId w:val="19"/>
        </w:numPr>
        <w:spacing w:before="100" w:beforeAutospacing="1" w:after="100" w:afterAutospacing="1" w:line="240" w:lineRule="auto"/>
        <w:rPr>
          <w:rFonts w:ascii="Segoe UI" w:eastAsia="Times New Roman" w:hAnsi="Segoe UI" w:cs="Segoe UI"/>
          <w:sz w:val="21"/>
          <w:szCs w:val="21"/>
        </w:rPr>
      </w:pPr>
      <w:r w:rsidRPr="09995924">
        <w:rPr>
          <w:rFonts w:ascii="Segoe UI" w:eastAsia="Times New Roman" w:hAnsi="Segoe UI" w:cs="Segoe UI"/>
          <w:b/>
          <w:bCs/>
          <w:sz w:val="21"/>
          <w:szCs w:val="21"/>
        </w:rPr>
        <w:t>Reversals</w:t>
      </w:r>
      <w:r w:rsidRPr="09995924">
        <w:rPr>
          <w:rFonts w:ascii="Segoe UI" w:eastAsia="Times New Roman" w:hAnsi="Segoe UI" w:cs="Segoe UI"/>
          <w:sz w:val="21"/>
          <w:szCs w:val="21"/>
        </w:rPr>
        <w:t> (if applicable): Down payment, admin fee and Promissory Note.</w:t>
      </w:r>
    </w:p>
    <w:p w14:paraId="36F34458" w14:textId="3F3EFC40" w:rsidR="000E4201" w:rsidRPr="0008743E" w:rsidRDefault="000E4201" w:rsidP="0008743E">
      <w:pPr>
        <w:pStyle w:val="Heading2"/>
        <w:numPr>
          <w:ilvl w:val="1"/>
          <w:numId w:val="5"/>
        </w:numPr>
        <w:rPr>
          <w:sz w:val="32"/>
          <w:szCs w:val="32"/>
        </w:rPr>
      </w:pPr>
      <w:bookmarkStart w:id="794" w:name="_Toc190103098"/>
      <w:r w:rsidRPr="0008743E">
        <w:rPr>
          <w:sz w:val="32"/>
          <w:szCs w:val="32"/>
        </w:rPr>
        <w:t>Step 6: Transact GL Entries:</w:t>
      </w:r>
      <w:bookmarkEnd w:id="794"/>
    </w:p>
    <w:p w14:paraId="2D91C6A7" w14:textId="4B4E9A08" w:rsidR="000E4201" w:rsidRPr="000E4201" w:rsidRDefault="000E4201" w:rsidP="0008743E">
      <w:pPr>
        <w:numPr>
          <w:ilvl w:val="0"/>
          <w:numId w:val="20"/>
        </w:numPr>
        <w:spacing w:before="100" w:beforeAutospacing="1" w:after="100" w:afterAutospacing="1" w:line="240" w:lineRule="auto"/>
        <w:rPr>
          <w:rFonts w:ascii="Segoe UI" w:eastAsia="Times New Roman" w:hAnsi="Segoe UI" w:cs="Segoe UI"/>
          <w:sz w:val="21"/>
          <w:szCs w:val="21"/>
        </w:rPr>
      </w:pPr>
      <w:r w:rsidRPr="09995924">
        <w:rPr>
          <w:rFonts w:ascii="Segoe UI" w:eastAsia="Times New Roman" w:hAnsi="Segoe UI" w:cs="Segoe UI"/>
          <w:sz w:val="21"/>
          <w:szCs w:val="21"/>
        </w:rPr>
        <w:t>Asset Purchase</w:t>
      </w:r>
    </w:p>
    <w:p w14:paraId="4C7EB09C" w14:textId="0F283923" w:rsidR="000E4201" w:rsidRPr="000E4201" w:rsidRDefault="000E4201" w:rsidP="0008743E">
      <w:pPr>
        <w:numPr>
          <w:ilvl w:val="0"/>
          <w:numId w:val="20"/>
        </w:numPr>
        <w:spacing w:before="100" w:beforeAutospacing="1" w:after="100" w:afterAutospacing="1" w:line="240" w:lineRule="auto"/>
        <w:rPr>
          <w:rFonts w:ascii="Segoe UI" w:eastAsia="Times New Roman" w:hAnsi="Segoe UI" w:cs="Segoe UI"/>
          <w:sz w:val="21"/>
          <w:szCs w:val="21"/>
        </w:rPr>
      </w:pPr>
      <w:r w:rsidRPr="09995924">
        <w:rPr>
          <w:rFonts w:ascii="Segoe UI" w:eastAsia="Times New Roman" w:hAnsi="Segoe UI" w:cs="Segoe UI"/>
          <w:sz w:val="21"/>
          <w:szCs w:val="21"/>
        </w:rPr>
        <w:t>IS.Contract</w:t>
      </w:r>
    </w:p>
    <w:p w14:paraId="334A3680" w14:textId="2865BA84" w:rsidR="000E4201" w:rsidRPr="000E4201" w:rsidRDefault="000E4201" w:rsidP="0008743E">
      <w:pPr>
        <w:numPr>
          <w:ilvl w:val="1"/>
          <w:numId w:val="20"/>
        </w:numPr>
        <w:spacing w:before="100" w:beforeAutospacing="1" w:after="100" w:afterAutospacing="1" w:line="240" w:lineRule="auto"/>
        <w:rPr>
          <w:rFonts w:ascii="Segoe UI" w:eastAsia="Times New Roman" w:hAnsi="Segoe UI" w:cs="Segoe UI"/>
          <w:sz w:val="21"/>
          <w:szCs w:val="21"/>
        </w:rPr>
      </w:pPr>
      <w:r w:rsidRPr="09995924">
        <w:rPr>
          <w:rFonts w:ascii="Segoe UI" w:eastAsia="Times New Roman" w:hAnsi="Segoe UI" w:cs="Segoe UI"/>
          <w:b/>
          <w:bCs/>
          <w:sz w:val="21"/>
          <w:szCs w:val="21"/>
        </w:rPr>
        <w:t>Reversals</w:t>
      </w:r>
      <w:r w:rsidRPr="09995924">
        <w:rPr>
          <w:rFonts w:ascii="Segoe UI" w:eastAsia="Times New Roman" w:hAnsi="Segoe UI" w:cs="Segoe UI"/>
          <w:sz w:val="21"/>
          <w:szCs w:val="21"/>
        </w:rPr>
        <w:t> (if applicable): Down payment, admin fee, GL Entries and Promissory Note.</w:t>
      </w:r>
    </w:p>
    <w:p w14:paraId="4119A092" w14:textId="31C62364" w:rsidR="000E4201" w:rsidRPr="0008743E" w:rsidRDefault="000E4201" w:rsidP="0008743E">
      <w:pPr>
        <w:pStyle w:val="Heading2"/>
        <w:numPr>
          <w:ilvl w:val="1"/>
          <w:numId w:val="5"/>
        </w:numPr>
        <w:rPr>
          <w:sz w:val="32"/>
          <w:szCs w:val="32"/>
        </w:rPr>
      </w:pPr>
      <w:bookmarkStart w:id="795" w:name="_Toc190103099"/>
      <w:r w:rsidRPr="0008743E">
        <w:rPr>
          <w:sz w:val="32"/>
          <w:szCs w:val="32"/>
        </w:rPr>
        <w:t>Step 7: Insurance &amp; Registration Details:</w:t>
      </w:r>
      <w:bookmarkEnd w:id="795"/>
    </w:p>
    <w:p w14:paraId="0F31D33D" w14:textId="4437C7FD" w:rsidR="000E4201" w:rsidRPr="000E4201" w:rsidRDefault="000E4201" w:rsidP="0008743E">
      <w:pPr>
        <w:numPr>
          <w:ilvl w:val="0"/>
          <w:numId w:val="21"/>
        </w:numPr>
        <w:spacing w:before="100" w:beforeAutospacing="1" w:after="100" w:afterAutospacing="1" w:line="240" w:lineRule="auto"/>
        <w:rPr>
          <w:rFonts w:ascii="Segoe UI" w:eastAsia="Times New Roman" w:hAnsi="Segoe UI" w:cs="Segoe UI"/>
          <w:sz w:val="21"/>
          <w:szCs w:val="21"/>
        </w:rPr>
      </w:pPr>
      <w:r w:rsidRPr="09995924">
        <w:rPr>
          <w:rFonts w:ascii="Segoe UI" w:eastAsia="Times New Roman" w:hAnsi="Segoe UI" w:cs="Segoe UI"/>
          <w:sz w:val="21"/>
          <w:szCs w:val="21"/>
        </w:rPr>
        <w:t xml:space="preserve">Insurance Purchase: Policy bought through </w:t>
      </w:r>
      <w:ins w:id="796" w:author="Farhan Ullah Khan" w:date="2025-02-10T14:38:00Z">
        <w:r w:rsidR="00B66322">
          <w:rPr>
            <w:rFonts w:ascii="Segoe UI" w:eastAsia="Times New Roman" w:hAnsi="Segoe UI" w:cs="Segoe UI"/>
            <w:sz w:val="21"/>
            <w:szCs w:val="21"/>
          </w:rPr>
          <w:t>Tameeni</w:t>
        </w:r>
      </w:ins>
      <w:del w:id="797" w:author="Farhan Ullah Khan" w:date="2025-02-10T14:38:00Z">
        <w:r w:rsidRPr="09995924" w:rsidDel="00B66322">
          <w:rPr>
            <w:rFonts w:ascii="Segoe UI" w:eastAsia="Times New Roman" w:hAnsi="Segoe UI" w:cs="Segoe UI"/>
            <w:sz w:val="21"/>
            <w:szCs w:val="21"/>
          </w:rPr>
          <w:delText>IHC</w:delText>
        </w:r>
      </w:del>
      <w:r w:rsidRPr="09995924">
        <w:rPr>
          <w:rFonts w:ascii="Segoe UI" w:eastAsia="Times New Roman" w:hAnsi="Segoe UI" w:cs="Segoe UI"/>
          <w:sz w:val="21"/>
          <w:szCs w:val="21"/>
        </w:rPr>
        <w:t>.</w:t>
      </w:r>
    </w:p>
    <w:p w14:paraId="0581889B" w14:textId="1BA373CB" w:rsidR="000E4201" w:rsidRPr="000E4201" w:rsidRDefault="000E4201" w:rsidP="0008743E">
      <w:pPr>
        <w:numPr>
          <w:ilvl w:val="0"/>
          <w:numId w:val="21"/>
        </w:numPr>
        <w:spacing w:before="100" w:beforeAutospacing="1" w:after="100" w:afterAutospacing="1" w:line="240" w:lineRule="auto"/>
        <w:rPr>
          <w:rFonts w:ascii="Segoe UI" w:eastAsia="Times New Roman" w:hAnsi="Segoe UI" w:cs="Segoe UI"/>
          <w:sz w:val="21"/>
          <w:szCs w:val="21"/>
        </w:rPr>
      </w:pPr>
      <w:r w:rsidRPr="09995924">
        <w:rPr>
          <w:rFonts w:ascii="Segoe UI" w:eastAsia="Times New Roman" w:hAnsi="Segoe UI" w:cs="Segoe UI"/>
          <w:sz w:val="21"/>
          <w:szCs w:val="21"/>
        </w:rPr>
        <w:t>Istimara Details: Entered and followed by the generation of a Delivery Note.</w:t>
      </w:r>
    </w:p>
    <w:p w14:paraId="556253AF" w14:textId="12166114" w:rsidR="000E4201" w:rsidRPr="0008743E" w:rsidRDefault="000E4201" w:rsidP="0008743E">
      <w:pPr>
        <w:pStyle w:val="Heading2"/>
        <w:numPr>
          <w:ilvl w:val="1"/>
          <w:numId w:val="5"/>
        </w:numPr>
        <w:rPr>
          <w:sz w:val="32"/>
          <w:szCs w:val="32"/>
        </w:rPr>
      </w:pPr>
      <w:bookmarkStart w:id="798" w:name="_Toc190103100"/>
      <w:r w:rsidRPr="0008743E">
        <w:rPr>
          <w:sz w:val="32"/>
          <w:szCs w:val="32"/>
        </w:rPr>
        <w:t>Step 8: Repayment Schedule &amp; Tawtheeq:</w:t>
      </w:r>
      <w:bookmarkEnd w:id="798"/>
    </w:p>
    <w:p w14:paraId="38315550" w14:textId="40549379" w:rsidR="000E4201" w:rsidRPr="000E4201" w:rsidRDefault="000E4201" w:rsidP="0008743E">
      <w:pPr>
        <w:numPr>
          <w:ilvl w:val="0"/>
          <w:numId w:val="22"/>
        </w:numPr>
        <w:spacing w:before="100" w:beforeAutospacing="1" w:after="100" w:afterAutospacing="1" w:line="240" w:lineRule="auto"/>
        <w:rPr>
          <w:rFonts w:ascii="Segoe UI" w:eastAsia="Times New Roman" w:hAnsi="Segoe UI" w:cs="Segoe UI"/>
          <w:sz w:val="21"/>
          <w:szCs w:val="21"/>
        </w:rPr>
      </w:pPr>
      <w:r w:rsidRPr="09995924">
        <w:rPr>
          <w:rFonts w:ascii="Segoe UI" w:eastAsia="Times New Roman" w:hAnsi="Segoe UI" w:cs="Segoe UI"/>
          <w:sz w:val="21"/>
          <w:szCs w:val="21"/>
        </w:rPr>
        <w:t>Repayment Schedule on AA Arrangement (APR generation).</w:t>
      </w:r>
    </w:p>
    <w:p w14:paraId="57A2B7C0" w14:textId="6681A12D" w:rsidR="000E4201" w:rsidRPr="000E4201" w:rsidRDefault="000E4201" w:rsidP="0008743E">
      <w:pPr>
        <w:numPr>
          <w:ilvl w:val="0"/>
          <w:numId w:val="22"/>
        </w:numPr>
        <w:spacing w:before="100" w:beforeAutospacing="1" w:after="100" w:afterAutospacing="1" w:line="240" w:lineRule="auto"/>
        <w:rPr>
          <w:rFonts w:ascii="Segoe UI" w:eastAsia="Times New Roman" w:hAnsi="Segoe UI" w:cs="Segoe UI"/>
          <w:sz w:val="21"/>
          <w:szCs w:val="21"/>
        </w:rPr>
      </w:pPr>
      <w:r w:rsidRPr="09995924">
        <w:rPr>
          <w:rFonts w:ascii="Segoe UI" w:eastAsia="Times New Roman" w:hAnsi="Segoe UI" w:cs="Segoe UI"/>
          <w:sz w:val="21"/>
          <w:szCs w:val="21"/>
        </w:rPr>
        <w:t>Registration on Tawtheeq</w:t>
      </w:r>
    </w:p>
    <w:p w14:paraId="18702ADA" w14:textId="3A386154" w:rsidR="000E4201" w:rsidRPr="0008743E" w:rsidRDefault="000E4201" w:rsidP="0008743E">
      <w:pPr>
        <w:pStyle w:val="Heading2"/>
        <w:numPr>
          <w:ilvl w:val="1"/>
          <w:numId w:val="5"/>
        </w:numPr>
        <w:rPr>
          <w:sz w:val="32"/>
          <w:szCs w:val="32"/>
        </w:rPr>
      </w:pPr>
      <w:bookmarkStart w:id="799" w:name="_Toc190103101"/>
      <w:r w:rsidRPr="0008743E">
        <w:rPr>
          <w:sz w:val="32"/>
          <w:szCs w:val="32"/>
        </w:rPr>
        <w:t>Cancellation During Cooling Period</w:t>
      </w:r>
      <w:bookmarkEnd w:id="799"/>
    </w:p>
    <w:p w14:paraId="2228A877" w14:textId="02085CC5" w:rsidR="000E4201" w:rsidRPr="000E4201" w:rsidRDefault="000E4201" w:rsidP="0008743E">
      <w:pPr>
        <w:numPr>
          <w:ilvl w:val="0"/>
          <w:numId w:val="23"/>
        </w:numPr>
        <w:spacing w:before="100" w:beforeAutospacing="1" w:after="100" w:afterAutospacing="1" w:line="240" w:lineRule="auto"/>
        <w:rPr>
          <w:rFonts w:ascii="Segoe UI" w:eastAsia="Times New Roman" w:hAnsi="Segoe UI" w:cs="Segoe UI"/>
          <w:sz w:val="21"/>
          <w:szCs w:val="21"/>
        </w:rPr>
      </w:pPr>
      <w:r w:rsidRPr="09995924">
        <w:rPr>
          <w:rFonts w:ascii="Segoe UI" w:eastAsia="Times New Roman" w:hAnsi="Segoe UI" w:cs="Segoe UI"/>
          <w:sz w:val="21"/>
          <w:szCs w:val="21"/>
        </w:rPr>
        <w:t xml:space="preserve">If the process is cancelled within the </w:t>
      </w:r>
      <w:r w:rsidRPr="09995924">
        <w:rPr>
          <w:rFonts w:ascii="Segoe UI" w:eastAsia="Times New Roman" w:hAnsi="Segoe UI" w:cs="Segoe UI"/>
          <w:b/>
          <w:bCs/>
          <w:sz w:val="21"/>
          <w:szCs w:val="21"/>
        </w:rPr>
        <w:t>cooling-off period</w:t>
      </w:r>
      <w:r w:rsidRPr="09995924">
        <w:rPr>
          <w:rFonts w:ascii="Segoe UI" w:eastAsia="Times New Roman" w:hAnsi="Segoe UI" w:cs="Segoe UI"/>
          <w:sz w:val="21"/>
          <w:szCs w:val="21"/>
        </w:rPr>
        <w:t>, the following reversals are Required:</w:t>
      </w:r>
    </w:p>
    <w:p w14:paraId="0CD3AAB6" w14:textId="1B981241" w:rsidR="000E4201" w:rsidRPr="000E4201" w:rsidRDefault="000E4201" w:rsidP="0008743E">
      <w:pPr>
        <w:numPr>
          <w:ilvl w:val="1"/>
          <w:numId w:val="23"/>
        </w:numPr>
        <w:spacing w:before="100" w:beforeAutospacing="1" w:after="100" w:afterAutospacing="1" w:line="240" w:lineRule="auto"/>
        <w:rPr>
          <w:rFonts w:ascii="Segoe UI" w:eastAsia="Times New Roman" w:hAnsi="Segoe UI" w:cs="Segoe UI"/>
          <w:sz w:val="21"/>
          <w:szCs w:val="21"/>
        </w:rPr>
      </w:pPr>
      <w:r w:rsidRPr="09995924">
        <w:rPr>
          <w:rFonts w:ascii="Segoe UI" w:eastAsia="Times New Roman" w:hAnsi="Segoe UI" w:cs="Segoe UI"/>
          <w:sz w:val="21"/>
          <w:szCs w:val="21"/>
        </w:rPr>
        <w:t>Down payment.</w:t>
      </w:r>
    </w:p>
    <w:p w14:paraId="2F48B48D" w14:textId="15FDBC6A" w:rsidR="000E4201" w:rsidRPr="000E4201" w:rsidRDefault="000E4201" w:rsidP="0008743E">
      <w:pPr>
        <w:numPr>
          <w:ilvl w:val="1"/>
          <w:numId w:val="23"/>
        </w:numPr>
        <w:spacing w:before="100" w:beforeAutospacing="1" w:after="100" w:afterAutospacing="1" w:line="240" w:lineRule="auto"/>
        <w:rPr>
          <w:rFonts w:ascii="Segoe UI" w:eastAsia="Times New Roman" w:hAnsi="Segoe UI" w:cs="Segoe UI"/>
          <w:sz w:val="21"/>
          <w:szCs w:val="21"/>
        </w:rPr>
      </w:pPr>
      <w:r w:rsidRPr="09995924">
        <w:rPr>
          <w:rFonts w:ascii="Segoe UI" w:eastAsia="Times New Roman" w:hAnsi="Segoe UI" w:cs="Segoe UI"/>
          <w:sz w:val="21"/>
          <w:szCs w:val="21"/>
        </w:rPr>
        <w:t>Admin fee.</w:t>
      </w:r>
    </w:p>
    <w:p w14:paraId="1343540D" w14:textId="361D5F74" w:rsidR="000E4201" w:rsidRPr="000E4201" w:rsidRDefault="000E4201" w:rsidP="0008743E">
      <w:pPr>
        <w:numPr>
          <w:ilvl w:val="1"/>
          <w:numId w:val="23"/>
        </w:numPr>
        <w:spacing w:before="100" w:beforeAutospacing="1" w:after="100" w:afterAutospacing="1" w:line="240" w:lineRule="auto"/>
        <w:rPr>
          <w:rFonts w:ascii="Segoe UI" w:eastAsia="Times New Roman" w:hAnsi="Segoe UI" w:cs="Segoe UI"/>
          <w:sz w:val="21"/>
          <w:szCs w:val="21"/>
        </w:rPr>
      </w:pPr>
      <w:r w:rsidRPr="09995924">
        <w:rPr>
          <w:rFonts w:ascii="Segoe UI" w:eastAsia="Times New Roman" w:hAnsi="Segoe UI" w:cs="Segoe UI"/>
          <w:sz w:val="21"/>
          <w:szCs w:val="21"/>
        </w:rPr>
        <w:t>Insurance costs.</w:t>
      </w:r>
    </w:p>
    <w:p w14:paraId="18FC2D7F" w14:textId="18503D55" w:rsidR="000E4201" w:rsidRPr="000E4201" w:rsidRDefault="000E4201" w:rsidP="0008743E">
      <w:pPr>
        <w:numPr>
          <w:ilvl w:val="1"/>
          <w:numId w:val="23"/>
        </w:numPr>
        <w:spacing w:before="100" w:beforeAutospacing="1" w:after="100" w:afterAutospacing="1" w:line="240" w:lineRule="auto"/>
        <w:rPr>
          <w:rFonts w:ascii="Segoe UI" w:eastAsia="Times New Roman" w:hAnsi="Segoe UI" w:cs="Segoe UI"/>
          <w:sz w:val="21"/>
          <w:szCs w:val="21"/>
        </w:rPr>
      </w:pPr>
      <w:r w:rsidRPr="09995924">
        <w:rPr>
          <w:rFonts w:ascii="Segoe UI" w:eastAsia="Times New Roman" w:hAnsi="Segoe UI" w:cs="Segoe UI"/>
          <w:sz w:val="21"/>
          <w:szCs w:val="21"/>
        </w:rPr>
        <w:t>Promissory Notes.</w:t>
      </w:r>
    </w:p>
    <w:p w14:paraId="1D6A3283" w14:textId="7438CAA2" w:rsidR="000E4201" w:rsidRPr="000E4201" w:rsidRDefault="000E4201" w:rsidP="0008743E">
      <w:pPr>
        <w:numPr>
          <w:ilvl w:val="1"/>
          <w:numId w:val="23"/>
        </w:numPr>
        <w:spacing w:before="100" w:beforeAutospacing="1" w:after="100" w:afterAutospacing="1" w:line="240" w:lineRule="auto"/>
        <w:rPr>
          <w:rFonts w:ascii="Segoe UI" w:eastAsia="Times New Roman" w:hAnsi="Segoe UI" w:cs="Segoe UI"/>
          <w:sz w:val="21"/>
          <w:szCs w:val="21"/>
        </w:rPr>
      </w:pPr>
      <w:r w:rsidRPr="09995924">
        <w:rPr>
          <w:rFonts w:ascii="Segoe UI" w:eastAsia="Times New Roman" w:hAnsi="Segoe UI" w:cs="Segoe UI"/>
          <w:sz w:val="21"/>
          <w:szCs w:val="21"/>
        </w:rPr>
        <w:t>Tawtheeq Registration.</w:t>
      </w:r>
    </w:p>
    <w:p w14:paraId="4792D492" w14:textId="21C71611" w:rsidR="00F06581" w:rsidRPr="0008743E" w:rsidRDefault="00F06581" w:rsidP="0008743E"/>
    <w:p w14:paraId="0CD827F0" w14:textId="6654B2CE" w:rsidR="001A0AA2" w:rsidRDefault="001A0AA2" w:rsidP="001340B1">
      <w:pPr>
        <w:pStyle w:val="Heading1"/>
      </w:pPr>
      <w:bookmarkStart w:id="800" w:name="_Toc182414006"/>
      <w:bookmarkStart w:id="801" w:name="_Toc190103102"/>
      <w:bookmarkStart w:id="802" w:name="_Toc168571085"/>
      <w:r>
        <w:lastRenderedPageBreak/>
        <w:t>Existing Functionalities</w:t>
      </w:r>
      <w:bookmarkEnd w:id="800"/>
      <w:bookmarkEnd w:id="801"/>
    </w:p>
    <w:p w14:paraId="1A40B257" w14:textId="53F73DBD" w:rsidR="001A0AA2" w:rsidRPr="001A0AA2" w:rsidRDefault="001A0AA2" w:rsidP="001A0AA2">
      <w:pPr>
        <w:pStyle w:val="Heading2"/>
        <w:numPr>
          <w:ilvl w:val="1"/>
          <w:numId w:val="5"/>
        </w:numPr>
      </w:pPr>
      <w:bookmarkStart w:id="803" w:name="_Toc182414008"/>
      <w:bookmarkStart w:id="804" w:name="_Toc190103103"/>
      <w:r>
        <w:t>IS.PARAMETER (WS03-</w:t>
      </w:r>
      <w:r w:rsidR="001409AA">
        <w:t>IJ</w:t>
      </w:r>
      <w:r w:rsidR="00C632D5">
        <w:t>R</w:t>
      </w:r>
      <w:r>
        <w:t>-0</w:t>
      </w:r>
      <w:r w:rsidR="00C632D5">
        <w:t>1</w:t>
      </w:r>
      <w:r>
        <w:t>)</w:t>
      </w:r>
      <w:bookmarkEnd w:id="803"/>
      <w:bookmarkEnd w:id="804"/>
    </w:p>
    <w:p w14:paraId="78C56A19" w14:textId="7DCB21B0" w:rsidR="001A0AA2" w:rsidRPr="002620D0" w:rsidRDefault="22E10869" w:rsidP="3F73A1A6">
      <w:pPr>
        <w:pStyle w:val="NormalWeb"/>
        <w:rPr>
          <w:rFonts w:asciiTheme="minorHAnsi" w:eastAsiaTheme="minorEastAsia" w:hAnsiTheme="minorHAnsi" w:cstheme="minorBidi"/>
        </w:rPr>
      </w:pPr>
      <w:r w:rsidRPr="3F73A1A6">
        <w:rPr>
          <w:rFonts w:asciiTheme="minorHAnsi" w:eastAsiaTheme="minorEastAsia" w:hAnsiTheme="minorHAnsi" w:cstheme="minorBidi"/>
        </w:rPr>
        <w:t>IS.PARAMETER is the parameter table to define the Islamic Banking product related features.</w:t>
      </w:r>
      <w:r w:rsidR="001340B1" w:rsidRPr="001340B1">
        <w:rPr>
          <w:noProof/>
        </w:rPr>
        <w:t xml:space="preserve"> </w:t>
      </w:r>
      <w:r w:rsidR="001340B1">
        <w:rPr>
          <w:noProof/>
        </w:rPr>
        <w:drawing>
          <wp:inline distT="0" distB="0" distL="0" distR="0" wp14:anchorId="00A99DA9" wp14:editId="702C1C71">
            <wp:extent cx="5306786" cy="4467946"/>
            <wp:effectExtent l="19050" t="19050" r="27305" b="27940"/>
            <wp:docPr id="216662100" name="Picture 216662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extLst>
                        <a:ext uri="{28A0092B-C50C-407E-A947-70E740481C1C}">
                          <a14:useLocalDpi xmlns:a14="http://schemas.microsoft.com/office/drawing/2010/main" val="0"/>
                        </a:ext>
                      </a:extLst>
                    </a:blip>
                    <a:stretch>
                      <a:fillRect/>
                    </a:stretch>
                  </pic:blipFill>
                  <pic:spPr>
                    <a:xfrm>
                      <a:off x="0" y="0"/>
                      <a:ext cx="5315631" cy="4475393"/>
                    </a:xfrm>
                    <a:prstGeom prst="rect">
                      <a:avLst/>
                    </a:prstGeom>
                    <a:ln>
                      <a:solidFill>
                        <a:schemeClr val="accent1"/>
                      </a:solidFill>
                    </a:ln>
                  </pic:spPr>
                </pic:pic>
              </a:graphicData>
            </a:graphic>
          </wp:inline>
        </w:drawing>
      </w:r>
    </w:p>
    <w:p w14:paraId="367809DD" w14:textId="66551AFC" w:rsidR="7EC97A13" w:rsidRDefault="0F6EB70B" w:rsidP="001340B1">
      <w:pPr>
        <w:pStyle w:val="NormalWeb"/>
      </w:pPr>
      <w:r>
        <w:rPr>
          <w:noProof/>
        </w:rPr>
        <w:lastRenderedPageBreak/>
        <w:drawing>
          <wp:inline distT="0" distB="0" distL="0" distR="0" wp14:anchorId="7417065C" wp14:editId="763BD11D">
            <wp:extent cx="5724524" cy="4333875"/>
            <wp:effectExtent l="19050" t="19050" r="10160" b="9525"/>
            <wp:docPr id="2060847724" name="Picture 20608477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
                      <a:extLst>
                        <a:ext uri="{28A0092B-C50C-407E-A947-70E740481C1C}">
                          <a14:useLocalDpi xmlns:a14="http://schemas.microsoft.com/office/drawing/2010/main" val="0"/>
                        </a:ext>
                      </a:extLst>
                    </a:blip>
                    <a:stretch>
                      <a:fillRect/>
                    </a:stretch>
                  </pic:blipFill>
                  <pic:spPr>
                    <a:xfrm>
                      <a:off x="0" y="0"/>
                      <a:ext cx="5724524" cy="4333875"/>
                    </a:xfrm>
                    <a:prstGeom prst="rect">
                      <a:avLst/>
                    </a:prstGeom>
                    <a:ln>
                      <a:solidFill>
                        <a:schemeClr val="accent1"/>
                      </a:solidFill>
                    </a:ln>
                  </pic:spPr>
                </pic:pic>
              </a:graphicData>
            </a:graphic>
          </wp:inline>
        </w:drawing>
      </w:r>
      <w:r>
        <w:rPr>
          <w:noProof/>
        </w:rPr>
        <w:lastRenderedPageBreak/>
        <w:drawing>
          <wp:inline distT="0" distB="0" distL="0" distR="0" wp14:anchorId="770BB50A" wp14:editId="6D28E515">
            <wp:extent cx="5724524" cy="4657725"/>
            <wp:effectExtent l="19050" t="19050" r="10160" b="9525"/>
            <wp:docPr id="2029827256" name="Picture 2029827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2">
                      <a:extLst>
                        <a:ext uri="{28A0092B-C50C-407E-A947-70E740481C1C}">
                          <a14:useLocalDpi xmlns:a14="http://schemas.microsoft.com/office/drawing/2010/main" val="0"/>
                        </a:ext>
                      </a:extLst>
                    </a:blip>
                    <a:stretch>
                      <a:fillRect/>
                    </a:stretch>
                  </pic:blipFill>
                  <pic:spPr>
                    <a:xfrm>
                      <a:off x="0" y="0"/>
                      <a:ext cx="5724524" cy="4657725"/>
                    </a:xfrm>
                    <a:prstGeom prst="rect">
                      <a:avLst/>
                    </a:prstGeom>
                    <a:ln>
                      <a:solidFill>
                        <a:schemeClr val="accent1"/>
                      </a:solidFill>
                    </a:ln>
                  </pic:spPr>
                </pic:pic>
              </a:graphicData>
            </a:graphic>
          </wp:inline>
        </w:drawing>
      </w:r>
    </w:p>
    <w:p w14:paraId="48844362" w14:textId="2B604225" w:rsidR="001A0AA2" w:rsidRDefault="001A0AA2" w:rsidP="001A0AA2">
      <w:pPr>
        <w:pStyle w:val="NormalWeb"/>
      </w:pPr>
    </w:p>
    <w:p w14:paraId="1519DBA6" w14:textId="188EF59C" w:rsidR="001A0AA2" w:rsidRDefault="001A0AA2" w:rsidP="001A0AA2">
      <w:pPr>
        <w:pStyle w:val="NormalWeb"/>
      </w:pPr>
    </w:p>
    <w:p w14:paraId="1C0C2901" w14:textId="42D8E181" w:rsidR="001A0AA2" w:rsidRPr="00045755" w:rsidRDefault="001A0AA2" w:rsidP="001A0AA2">
      <w:pPr>
        <w:pStyle w:val="NormalWeb"/>
      </w:pPr>
    </w:p>
    <w:p w14:paraId="333C290C" w14:textId="77777777" w:rsidR="002620D0" w:rsidRDefault="002620D0">
      <w:pPr>
        <w:rPr>
          <w:rFonts w:asciiTheme="majorHAnsi" w:eastAsiaTheme="majorEastAsia" w:hAnsiTheme="majorHAnsi" w:cstheme="majorBidi"/>
          <w:b/>
          <w:color w:val="2F5496" w:themeColor="accent1" w:themeShade="BF"/>
          <w:sz w:val="28"/>
          <w:szCs w:val="26"/>
        </w:rPr>
      </w:pPr>
      <w:bookmarkStart w:id="805" w:name="_Toc182253820"/>
      <w:bookmarkEnd w:id="802"/>
      <w:r>
        <w:br w:type="page"/>
      </w:r>
    </w:p>
    <w:p w14:paraId="685A0F13" w14:textId="3D47A046" w:rsidR="00E54BC2" w:rsidRPr="007805F3" w:rsidRDefault="00E54BC2" w:rsidP="007805F3">
      <w:pPr>
        <w:pStyle w:val="Heading2"/>
        <w:numPr>
          <w:ilvl w:val="1"/>
          <w:numId w:val="5"/>
        </w:numPr>
      </w:pPr>
      <w:bookmarkStart w:id="806" w:name="_Toc190103104"/>
      <w:r w:rsidRPr="007805F3">
        <w:lastRenderedPageBreak/>
        <w:t>Asset Capture</w:t>
      </w:r>
      <w:bookmarkEnd w:id="805"/>
      <w:r w:rsidR="002B7E5D">
        <w:t xml:space="preserve"> (WS03-IJR-02)</w:t>
      </w:r>
      <w:bookmarkEnd w:id="806"/>
    </w:p>
    <w:p w14:paraId="62013CBE" w14:textId="77777777" w:rsidR="00E54BC2" w:rsidRPr="00EB400E" w:rsidRDefault="00E54BC2" w:rsidP="00E54BC2">
      <w:pPr>
        <w:jc w:val="both"/>
        <w:rPr>
          <w:rFonts w:cstheme="minorHAnsi"/>
          <w:szCs w:val="24"/>
        </w:rPr>
      </w:pPr>
      <w:r>
        <w:rPr>
          <w:rFonts w:cstheme="minorHAnsi"/>
          <w:szCs w:val="24"/>
        </w:rPr>
        <w:t>This table capture the details of assets to be financed. Below are mandatory fields that needs to be input by user. Upon authorization of asset capture this record will be available to record IS contract.</w:t>
      </w:r>
    </w:p>
    <w:tbl>
      <w:tblPr>
        <w:tblStyle w:val="GridTable4-Accent1"/>
        <w:tblW w:w="8921" w:type="dxa"/>
        <w:tblLook w:val="04A0" w:firstRow="1" w:lastRow="0" w:firstColumn="1" w:lastColumn="0" w:noHBand="0" w:noVBand="1"/>
      </w:tblPr>
      <w:tblGrid>
        <w:gridCol w:w="1835"/>
        <w:gridCol w:w="3285"/>
        <w:gridCol w:w="3801"/>
      </w:tblGrid>
      <w:tr w:rsidR="00E54BC2" w:rsidRPr="00A43F6C" w14:paraId="7315D718" w14:textId="77777777" w:rsidTr="3F73A1A6">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835" w:type="dxa"/>
            <w:noWrap/>
            <w:hideMark/>
          </w:tcPr>
          <w:p w14:paraId="648433FE" w14:textId="77777777" w:rsidR="00E54BC2" w:rsidRPr="00DD6201" w:rsidRDefault="00E54BC2" w:rsidP="00B65DD7">
            <w:pPr>
              <w:jc w:val="both"/>
              <w:rPr>
                <w:rFonts w:eastAsia="Times New Roman" w:cstheme="minorHAnsi"/>
                <w:b w:val="0"/>
                <w:bCs w:val="0"/>
                <w:sz w:val="16"/>
                <w:szCs w:val="16"/>
              </w:rPr>
            </w:pPr>
            <w:r w:rsidRPr="00DD6201">
              <w:rPr>
                <w:rFonts w:eastAsia="Times New Roman" w:cstheme="minorHAnsi"/>
                <w:sz w:val="16"/>
                <w:szCs w:val="16"/>
              </w:rPr>
              <w:t>FIELDS</w:t>
            </w:r>
          </w:p>
        </w:tc>
        <w:tc>
          <w:tcPr>
            <w:tcW w:w="3285" w:type="dxa"/>
            <w:noWrap/>
            <w:hideMark/>
          </w:tcPr>
          <w:p w14:paraId="3ECB717D" w14:textId="77777777" w:rsidR="00E54BC2" w:rsidRPr="00DD6201" w:rsidRDefault="00E54BC2" w:rsidP="00B65DD7">
            <w:pPr>
              <w:jc w:val="both"/>
              <w:cnfStyle w:val="100000000000" w:firstRow="1" w:lastRow="0" w:firstColumn="0" w:lastColumn="0" w:oddVBand="0" w:evenVBand="0" w:oddHBand="0" w:evenHBand="0" w:firstRowFirstColumn="0" w:firstRowLastColumn="0" w:lastRowFirstColumn="0" w:lastRowLastColumn="0"/>
              <w:rPr>
                <w:rFonts w:eastAsia="Times New Roman" w:cstheme="minorHAnsi"/>
                <w:b w:val="0"/>
                <w:bCs w:val="0"/>
                <w:sz w:val="16"/>
                <w:szCs w:val="16"/>
              </w:rPr>
            </w:pPr>
            <w:r w:rsidRPr="00DD6201">
              <w:rPr>
                <w:rFonts w:eastAsia="Times New Roman" w:cstheme="minorHAnsi"/>
                <w:sz w:val="16"/>
                <w:szCs w:val="16"/>
              </w:rPr>
              <w:t>INPUT</w:t>
            </w:r>
          </w:p>
        </w:tc>
        <w:tc>
          <w:tcPr>
            <w:tcW w:w="3801" w:type="dxa"/>
          </w:tcPr>
          <w:p w14:paraId="1DCD9690" w14:textId="77777777" w:rsidR="00E54BC2" w:rsidRPr="00DD6201" w:rsidRDefault="00E54BC2" w:rsidP="00B65DD7">
            <w:pPr>
              <w:jc w:val="both"/>
              <w:cnfStyle w:val="100000000000" w:firstRow="1" w:lastRow="0" w:firstColumn="0" w:lastColumn="0" w:oddVBand="0" w:evenVBand="0" w:oddHBand="0" w:evenHBand="0" w:firstRowFirstColumn="0" w:firstRowLastColumn="0" w:lastRowFirstColumn="0" w:lastRowLastColumn="0"/>
              <w:rPr>
                <w:rFonts w:eastAsia="Times New Roman" w:cstheme="minorHAnsi"/>
                <w:b w:val="0"/>
                <w:bCs w:val="0"/>
                <w:sz w:val="16"/>
                <w:szCs w:val="16"/>
              </w:rPr>
            </w:pPr>
            <w:r w:rsidRPr="00DD6201">
              <w:rPr>
                <w:rFonts w:eastAsia="Times New Roman" w:cstheme="minorHAnsi"/>
                <w:sz w:val="16"/>
                <w:szCs w:val="16"/>
              </w:rPr>
              <w:t>Definition</w:t>
            </w:r>
          </w:p>
        </w:tc>
      </w:tr>
      <w:tr w:rsidR="00E54BC2" w:rsidRPr="00A43F6C" w14:paraId="4F57CEBD" w14:textId="77777777" w:rsidTr="3F73A1A6">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835" w:type="dxa"/>
            <w:noWrap/>
            <w:hideMark/>
          </w:tcPr>
          <w:p w14:paraId="27E9AA2F" w14:textId="77777777" w:rsidR="00E54BC2" w:rsidRPr="00A43F6C" w:rsidRDefault="00E54BC2" w:rsidP="00B65DD7">
            <w:pPr>
              <w:jc w:val="both"/>
              <w:rPr>
                <w:rFonts w:eastAsia="Times New Roman" w:cstheme="minorHAnsi"/>
                <w:color w:val="000000"/>
                <w:sz w:val="16"/>
                <w:szCs w:val="16"/>
              </w:rPr>
            </w:pPr>
            <w:r>
              <w:rPr>
                <w:rFonts w:eastAsia="Times New Roman" w:cstheme="minorHAnsi"/>
                <w:color w:val="000000"/>
                <w:sz w:val="16"/>
                <w:szCs w:val="16"/>
              </w:rPr>
              <w:t>C</w:t>
            </w:r>
            <w:r w:rsidRPr="00A43F6C">
              <w:rPr>
                <w:rFonts w:eastAsia="Times New Roman" w:cstheme="minorHAnsi"/>
                <w:color w:val="000000"/>
                <w:sz w:val="16"/>
                <w:szCs w:val="16"/>
              </w:rPr>
              <w:t>ustomer</w:t>
            </w:r>
          </w:p>
        </w:tc>
        <w:tc>
          <w:tcPr>
            <w:tcW w:w="3285" w:type="dxa"/>
            <w:noWrap/>
            <w:hideMark/>
          </w:tcPr>
          <w:p w14:paraId="4A32874B" w14:textId="77777777" w:rsidR="00E54BC2" w:rsidRPr="00A43F6C" w:rsidRDefault="00E54BC2" w:rsidP="00B65DD7">
            <w:pPr>
              <w:jc w:val="both"/>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6"/>
                <w:szCs w:val="16"/>
              </w:rPr>
            </w:pPr>
            <w:r w:rsidRPr="00A43F6C">
              <w:rPr>
                <w:rFonts w:eastAsia="Times New Roman" w:cstheme="minorHAnsi"/>
                <w:color w:val="000000"/>
                <w:sz w:val="16"/>
                <w:szCs w:val="16"/>
              </w:rPr>
              <w:t>"</w:t>
            </w:r>
            <w:r>
              <w:rPr>
                <w:rFonts w:eastAsia="Times New Roman" w:cstheme="minorHAnsi"/>
                <w:color w:val="000000"/>
                <w:sz w:val="16"/>
                <w:szCs w:val="16"/>
              </w:rPr>
              <w:t>200027</w:t>
            </w:r>
            <w:r w:rsidRPr="00A43F6C">
              <w:rPr>
                <w:rFonts w:eastAsia="Times New Roman" w:cstheme="minorHAnsi"/>
                <w:color w:val="000000"/>
                <w:sz w:val="16"/>
                <w:szCs w:val="16"/>
              </w:rPr>
              <w:t>"</w:t>
            </w:r>
          </w:p>
        </w:tc>
        <w:tc>
          <w:tcPr>
            <w:tcW w:w="3801" w:type="dxa"/>
          </w:tcPr>
          <w:p w14:paraId="0F7D2742" w14:textId="77777777" w:rsidR="00E54BC2" w:rsidRPr="00A43F6C" w:rsidRDefault="00E54BC2" w:rsidP="00B65DD7">
            <w:pPr>
              <w:jc w:val="both"/>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6"/>
                <w:szCs w:val="16"/>
              </w:rPr>
            </w:pPr>
            <w:r w:rsidRPr="00A43F6C">
              <w:rPr>
                <w:rFonts w:eastAsia="Times New Roman" w:cstheme="minorHAnsi"/>
                <w:color w:val="000000"/>
                <w:sz w:val="16"/>
                <w:szCs w:val="16"/>
              </w:rPr>
              <w:t>CIF ID</w:t>
            </w:r>
          </w:p>
        </w:tc>
      </w:tr>
      <w:tr w:rsidR="00E54BC2" w:rsidRPr="00A43F6C" w14:paraId="5DC393C9" w14:textId="77777777" w:rsidTr="3F73A1A6">
        <w:trPr>
          <w:trHeight w:val="288"/>
        </w:trPr>
        <w:tc>
          <w:tcPr>
            <w:cnfStyle w:val="001000000000" w:firstRow="0" w:lastRow="0" w:firstColumn="1" w:lastColumn="0" w:oddVBand="0" w:evenVBand="0" w:oddHBand="0" w:evenHBand="0" w:firstRowFirstColumn="0" w:firstRowLastColumn="0" w:lastRowFirstColumn="0" w:lastRowLastColumn="0"/>
            <w:tcW w:w="1835" w:type="dxa"/>
            <w:noWrap/>
          </w:tcPr>
          <w:p w14:paraId="76A3189A" w14:textId="77777777" w:rsidR="00E54BC2" w:rsidRPr="00A43F6C" w:rsidRDefault="00E54BC2" w:rsidP="00B65DD7">
            <w:pPr>
              <w:jc w:val="both"/>
              <w:rPr>
                <w:rFonts w:eastAsia="Times New Roman" w:cstheme="minorHAnsi"/>
                <w:color w:val="000000"/>
                <w:sz w:val="16"/>
                <w:szCs w:val="16"/>
              </w:rPr>
            </w:pPr>
            <w:r>
              <w:rPr>
                <w:rFonts w:eastAsia="Times New Roman" w:cstheme="minorHAnsi"/>
                <w:color w:val="000000"/>
                <w:sz w:val="16"/>
                <w:szCs w:val="16"/>
              </w:rPr>
              <w:t>Currency</w:t>
            </w:r>
          </w:p>
        </w:tc>
        <w:tc>
          <w:tcPr>
            <w:tcW w:w="3285" w:type="dxa"/>
            <w:noWrap/>
          </w:tcPr>
          <w:p w14:paraId="69F3B405" w14:textId="77777777" w:rsidR="00E54BC2" w:rsidRPr="00A43F6C" w:rsidRDefault="00E54BC2" w:rsidP="00B65DD7">
            <w:pPr>
              <w:jc w:val="both"/>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6"/>
                <w:szCs w:val="16"/>
              </w:rPr>
            </w:pPr>
            <w:r>
              <w:rPr>
                <w:rFonts w:eastAsia="Times New Roman" w:cstheme="minorHAnsi"/>
                <w:color w:val="000000"/>
                <w:sz w:val="16"/>
                <w:szCs w:val="16"/>
              </w:rPr>
              <w:t>“SAR”</w:t>
            </w:r>
          </w:p>
        </w:tc>
        <w:tc>
          <w:tcPr>
            <w:tcW w:w="3801" w:type="dxa"/>
          </w:tcPr>
          <w:p w14:paraId="454E0932" w14:textId="77777777" w:rsidR="00E54BC2" w:rsidRPr="00A43F6C" w:rsidRDefault="00E54BC2" w:rsidP="00B65DD7">
            <w:pPr>
              <w:jc w:val="both"/>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6"/>
                <w:szCs w:val="16"/>
              </w:rPr>
            </w:pPr>
            <w:r>
              <w:rPr>
                <w:rFonts w:eastAsia="Times New Roman" w:cstheme="minorHAnsi"/>
                <w:color w:val="000000"/>
                <w:sz w:val="16"/>
                <w:szCs w:val="16"/>
              </w:rPr>
              <w:t>Country Currency</w:t>
            </w:r>
          </w:p>
        </w:tc>
      </w:tr>
      <w:tr w:rsidR="00E54BC2" w:rsidRPr="00A43F6C" w14:paraId="6A8B6920" w14:textId="77777777" w:rsidTr="3F73A1A6">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835" w:type="dxa"/>
            <w:noWrap/>
          </w:tcPr>
          <w:p w14:paraId="330970F1" w14:textId="77777777" w:rsidR="00E54BC2" w:rsidRPr="00A43F6C" w:rsidRDefault="00E54BC2" w:rsidP="00B65DD7">
            <w:pPr>
              <w:jc w:val="both"/>
              <w:rPr>
                <w:rFonts w:eastAsia="Times New Roman" w:cstheme="minorHAnsi"/>
                <w:color w:val="000000"/>
                <w:sz w:val="16"/>
                <w:szCs w:val="16"/>
              </w:rPr>
            </w:pPr>
            <w:r>
              <w:rPr>
                <w:rFonts w:eastAsia="Times New Roman" w:cstheme="minorHAnsi"/>
                <w:color w:val="000000"/>
                <w:sz w:val="16"/>
                <w:szCs w:val="16"/>
              </w:rPr>
              <w:t>Vendor</w:t>
            </w:r>
          </w:p>
        </w:tc>
        <w:tc>
          <w:tcPr>
            <w:tcW w:w="3285" w:type="dxa"/>
            <w:noWrap/>
          </w:tcPr>
          <w:p w14:paraId="0C3EAF1C" w14:textId="77777777" w:rsidR="00E54BC2" w:rsidRPr="00A43F6C" w:rsidRDefault="00E54BC2" w:rsidP="00B65DD7">
            <w:pPr>
              <w:jc w:val="both"/>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6"/>
                <w:szCs w:val="16"/>
              </w:rPr>
            </w:pPr>
            <w:r>
              <w:rPr>
                <w:rFonts w:eastAsia="Times New Roman" w:cstheme="minorHAnsi"/>
                <w:color w:val="000000"/>
                <w:sz w:val="16"/>
                <w:szCs w:val="16"/>
              </w:rPr>
              <w:t>“Vendor CIF”</w:t>
            </w:r>
          </w:p>
        </w:tc>
        <w:tc>
          <w:tcPr>
            <w:tcW w:w="3801" w:type="dxa"/>
          </w:tcPr>
          <w:p w14:paraId="5BD08BAE" w14:textId="514DD7E7" w:rsidR="00E54BC2" w:rsidRPr="00A43F6C" w:rsidRDefault="00E54BC2" w:rsidP="4199E1D9">
            <w:pPr>
              <w:jc w:val="both"/>
              <w:cnfStyle w:val="000000100000" w:firstRow="0" w:lastRow="0" w:firstColumn="0" w:lastColumn="0" w:oddVBand="0" w:evenVBand="0" w:oddHBand="1" w:evenHBand="0" w:firstRowFirstColumn="0" w:firstRowLastColumn="0" w:lastRowFirstColumn="0" w:lastRowLastColumn="0"/>
              <w:rPr>
                <w:rFonts w:eastAsia="Times New Roman"/>
                <w:color w:val="000000"/>
                <w:sz w:val="16"/>
                <w:szCs w:val="16"/>
              </w:rPr>
            </w:pPr>
            <w:r w:rsidRPr="4199E1D9">
              <w:rPr>
                <w:rFonts w:eastAsia="Times New Roman"/>
                <w:color w:val="000000" w:themeColor="text1"/>
                <w:sz w:val="16"/>
                <w:szCs w:val="16"/>
              </w:rPr>
              <w:t>Vendor who buy the asset</w:t>
            </w:r>
          </w:p>
        </w:tc>
      </w:tr>
      <w:tr w:rsidR="00E54BC2" w:rsidRPr="00A43F6C" w14:paraId="723FFC88" w14:textId="77777777" w:rsidTr="3F73A1A6">
        <w:trPr>
          <w:trHeight w:val="288"/>
        </w:trPr>
        <w:tc>
          <w:tcPr>
            <w:cnfStyle w:val="001000000000" w:firstRow="0" w:lastRow="0" w:firstColumn="1" w:lastColumn="0" w:oddVBand="0" w:evenVBand="0" w:oddHBand="0" w:evenHBand="0" w:firstRowFirstColumn="0" w:firstRowLastColumn="0" w:lastRowFirstColumn="0" w:lastRowLastColumn="0"/>
            <w:tcW w:w="1835" w:type="dxa"/>
            <w:noWrap/>
          </w:tcPr>
          <w:p w14:paraId="014CE571" w14:textId="77777777" w:rsidR="00E54BC2" w:rsidRPr="00A43F6C" w:rsidRDefault="00E54BC2" w:rsidP="00B65DD7">
            <w:pPr>
              <w:jc w:val="both"/>
              <w:rPr>
                <w:rFonts w:eastAsia="Times New Roman" w:cstheme="minorHAnsi"/>
                <w:color w:val="000000"/>
                <w:sz w:val="16"/>
                <w:szCs w:val="16"/>
              </w:rPr>
            </w:pPr>
            <w:r>
              <w:rPr>
                <w:rFonts w:eastAsia="Times New Roman" w:cstheme="minorHAnsi"/>
                <w:color w:val="000000"/>
                <w:sz w:val="16"/>
                <w:szCs w:val="16"/>
              </w:rPr>
              <w:t>Unit Price</w:t>
            </w:r>
          </w:p>
        </w:tc>
        <w:tc>
          <w:tcPr>
            <w:tcW w:w="3285" w:type="dxa"/>
            <w:noWrap/>
          </w:tcPr>
          <w:p w14:paraId="7E0ADA57" w14:textId="77777777" w:rsidR="00E54BC2" w:rsidRPr="00A43F6C" w:rsidRDefault="00E54BC2" w:rsidP="00B65DD7">
            <w:pPr>
              <w:jc w:val="both"/>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6"/>
                <w:szCs w:val="16"/>
              </w:rPr>
            </w:pPr>
            <w:r>
              <w:rPr>
                <w:rFonts w:eastAsia="Times New Roman" w:cstheme="minorHAnsi"/>
                <w:color w:val="000000"/>
                <w:sz w:val="16"/>
                <w:szCs w:val="16"/>
              </w:rPr>
              <w:t>“250,000”</w:t>
            </w:r>
          </w:p>
        </w:tc>
        <w:tc>
          <w:tcPr>
            <w:tcW w:w="3801" w:type="dxa"/>
          </w:tcPr>
          <w:p w14:paraId="016747F4" w14:textId="77777777" w:rsidR="00E54BC2" w:rsidRPr="00A43F6C" w:rsidRDefault="00E54BC2" w:rsidP="00B65DD7">
            <w:pPr>
              <w:jc w:val="both"/>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6"/>
                <w:szCs w:val="16"/>
              </w:rPr>
            </w:pPr>
            <w:r>
              <w:rPr>
                <w:rFonts w:eastAsia="Times New Roman" w:cstheme="minorHAnsi"/>
                <w:color w:val="000000"/>
                <w:sz w:val="16"/>
                <w:szCs w:val="16"/>
              </w:rPr>
              <w:t>Price of the asset</w:t>
            </w:r>
          </w:p>
        </w:tc>
      </w:tr>
      <w:tr w:rsidR="00E54BC2" w:rsidRPr="00A43F6C" w14:paraId="5A00C7D7" w14:textId="77777777" w:rsidTr="3F73A1A6">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835" w:type="dxa"/>
            <w:noWrap/>
          </w:tcPr>
          <w:p w14:paraId="1BC7E3A6" w14:textId="1A666E7F" w:rsidR="00E54BC2" w:rsidRPr="00A43F6C" w:rsidRDefault="00E54BC2" w:rsidP="00B65DD7">
            <w:pPr>
              <w:jc w:val="both"/>
              <w:rPr>
                <w:rFonts w:eastAsia="Times New Roman" w:cstheme="minorHAnsi"/>
                <w:color w:val="000000"/>
                <w:sz w:val="16"/>
                <w:szCs w:val="16"/>
              </w:rPr>
            </w:pPr>
            <w:r>
              <w:rPr>
                <w:rFonts w:eastAsia="Times New Roman" w:cstheme="minorHAnsi"/>
                <w:color w:val="000000"/>
                <w:sz w:val="16"/>
                <w:szCs w:val="16"/>
              </w:rPr>
              <w:t xml:space="preserve">Asset </w:t>
            </w:r>
            <w:r w:rsidR="00D96513">
              <w:rPr>
                <w:rFonts w:eastAsia="Times New Roman" w:cstheme="minorHAnsi"/>
                <w:color w:val="000000"/>
                <w:sz w:val="16"/>
                <w:szCs w:val="16"/>
              </w:rPr>
              <w:t>Description</w:t>
            </w:r>
          </w:p>
        </w:tc>
        <w:tc>
          <w:tcPr>
            <w:tcW w:w="3285" w:type="dxa"/>
            <w:noWrap/>
          </w:tcPr>
          <w:p w14:paraId="5E750815" w14:textId="15277648" w:rsidR="00E54BC2" w:rsidRPr="00A43F6C" w:rsidRDefault="1D36722F" w:rsidP="3F73A1A6">
            <w:pPr>
              <w:jc w:val="both"/>
              <w:cnfStyle w:val="000000100000" w:firstRow="0" w:lastRow="0" w:firstColumn="0" w:lastColumn="0" w:oddVBand="0" w:evenVBand="0" w:oddHBand="1" w:evenHBand="0" w:firstRowFirstColumn="0" w:firstRowLastColumn="0" w:lastRowFirstColumn="0" w:lastRowLastColumn="0"/>
              <w:rPr>
                <w:rFonts w:eastAsia="Times New Roman"/>
                <w:color w:val="000000"/>
                <w:sz w:val="16"/>
                <w:szCs w:val="16"/>
              </w:rPr>
            </w:pPr>
            <w:r w:rsidRPr="3F73A1A6">
              <w:rPr>
                <w:rFonts w:eastAsia="Times New Roman"/>
                <w:color w:val="000000" w:themeColor="text1"/>
                <w:sz w:val="16"/>
                <w:szCs w:val="16"/>
              </w:rPr>
              <w:t>“Nissan P</w:t>
            </w:r>
            <w:r w:rsidR="6EE8A8F8" w:rsidRPr="3F73A1A6">
              <w:rPr>
                <w:rFonts w:eastAsia="Times New Roman"/>
                <w:color w:val="000000" w:themeColor="text1"/>
                <w:sz w:val="16"/>
                <w:szCs w:val="16"/>
              </w:rPr>
              <w:t>a</w:t>
            </w:r>
            <w:r w:rsidRPr="3F73A1A6">
              <w:rPr>
                <w:rFonts w:eastAsia="Times New Roman"/>
                <w:color w:val="000000" w:themeColor="text1"/>
                <w:sz w:val="16"/>
                <w:szCs w:val="16"/>
              </w:rPr>
              <w:t>trol”</w:t>
            </w:r>
          </w:p>
        </w:tc>
        <w:tc>
          <w:tcPr>
            <w:tcW w:w="3801" w:type="dxa"/>
          </w:tcPr>
          <w:p w14:paraId="4AC3F0FC" w14:textId="77777777" w:rsidR="00E54BC2" w:rsidRPr="00A43F6C" w:rsidRDefault="00E54BC2" w:rsidP="00B65DD7">
            <w:pPr>
              <w:jc w:val="both"/>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6"/>
                <w:szCs w:val="16"/>
              </w:rPr>
            </w:pPr>
            <w:r>
              <w:rPr>
                <w:rFonts w:eastAsia="Times New Roman" w:cstheme="minorHAnsi"/>
                <w:color w:val="000000"/>
                <w:sz w:val="16"/>
                <w:szCs w:val="16"/>
              </w:rPr>
              <w:t>Description of the purchasing asset</w:t>
            </w:r>
          </w:p>
        </w:tc>
      </w:tr>
      <w:tr w:rsidR="00E54BC2" w:rsidRPr="00A43F6C" w14:paraId="29037017" w14:textId="77777777" w:rsidTr="3F73A1A6">
        <w:trPr>
          <w:trHeight w:val="288"/>
        </w:trPr>
        <w:tc>
          <w:tcPr>
            <w:cnfStyle w:val="001000000000" w:firstRow="0" w:lastRow="0" w:firstColumn="1" w:lastColumn="0" w:oddVBand="0" w:evenVBand="0" w:oddHBand="0" w:evenHBand="0" w:firstRowFirstColumn="0" w:firstRowLastColumn="0" w:lastRowFirstColumn="0" w:lastRowLastColumn="0"/>
            <w:tcW w:w="1835" w:type="dxa"/>
            <w:noWrap/>
          </w:tcPr>
          <w:p w14:paraId="6AFF6A34" w14:textId="1A5BE916" w:rsidR="00E54BC2" w:rsidRPr="00A43F6C" w:rsidRDefault="2C6C534D" w:rsidP="3F73A1A6">
            <w:pPr>
              <w:jc w:val="both"/>
              <w:rPr>
                <w:rFonts w:eastAsia="Times New Roman"/>
                <w:color w:val="000000"/>
                <w:sz w:val="16"/>
                <w:szCs w:val="16"/>
              </w:rPr>
            </w:pPr>
            <w:r w:rsidRPr="3F73A1A6">
              <w:rPr>
                <w:rFonts w:eastAsia="Times New Roman"/>
                <w:color w:val="000000" w:themeColor="text1"/>
                <w:sz w:val="16"/>
                <w:szCs w:val="16"/>
              </w:rPr>
              <w:t>Asset Short Title</w:t>
            </w:r>
          </w:p>
        </w:tc>
        <w:tc>
          <w:tcPr>
            <w:tcW w:w="3285" w:type="dxa"/>
            <w:noWrap/>
          </w:tcPr>
          <w:p w14:paraId="639A4AB2" w14:textId="3DFBD1C9" w:rsidR="00E54BC2" w:rsidRPr="00A43F6C" w:rsidRDefault="4ED59192" w:rsidP="3F73A1A6">
            <w:pPr>
              <w:jc w:val="both"/>
              <w:cnfStyle w:val="000000000000" w:firstRow="0" w:lastRow="0" w:firstColumn="0" w:lastColumn="0" w:oddVBand="0" w:evenVBand="0" w:oddHBand="0" w:evenHBand="0" w:firstRowFirstColumn="0" w:firstRowLastColumn="0" w:lastRowFirstColumn="0" w:lastRowLastColumn="0"/>
              <w:rPr>
                <w:rFonts w:eastAsia="Times New Roman"/>
                <w:color w:val="000000"/>
                <w:sz w:val="16"/>
                <w:szCs w:val="16"/>
              </w:rPr>
            </w:pPr>
            <w:r w:rsidRPr="3F73A1A6">
              <w:rPr>
                <w:rFonts w:eastAsia="Times New Roman"/>
                <w:color w:val="000000" w:themeColor="text1"/>
                <w:sz w:val="16"/>
                <w:szCs w:val="16"/>
              </w:rPr>
              <w:t>Nissan Patrol 6</w:t>
            </w:r>
            <w:r w:rsidRPr="3F73A1A6">
              <w:rPr>
                <w:rFonts w:eastAsia="Times New Roman"/>
                <w:color w:val="000000" w:themeColor="text1"/>
                <w:sz w:val="16"/>
                <w:szCs w:val="16"/>
                <w:vertAlign w:val="superscript"/>
              </w:rPr>
              <w:t>th</w:t>
            </w:r>
            <w:r w:rsidRPr="3F73A1A6">
              <w:rPr>
                <w:rFonts w:eastAsia="Times New Roman"/>
                <w:color w:val="000000" w:themeColor="text1"/>
                <w:sz w:val="16"/>
                <w:szCs w:val="16"/>
              </w:rPr>
              <w:t xml:space="preserve"> Generation</w:t>
            </w:r>
          </w:p>
        </w:tc>
        <w:tc>
          <w:tcPr>
            <w:tcW w:w="3801" w:type="dxa"/>
          </w:tcPr>
          <w:p w14:paraId="3130679B" w14:textId="7958D48A" w:rsidR="00E54BC2" w:rsidRPr="00A43F6C" w:rsidRDefault="11746857" w:rsidP="3F73A1A6">
            <w:pPr>
              <w:jc w:val="both"/>
              <w:cnfStyle w:val="000000000000" w:firstRow="0" w:lastRow="0" w:firstColumn="0" w:lastColumn="0" w:oddVBand="0" w:evenVBand="0" w:oddHBand="0" w:evenHBand="0" w:firstRowFirstColumn="0" w:firstRowLastColumn="0" w:lastRowFirstColumn="0" w:lastRowLastColumn="0"/>
              <w:rPr>
                <w:rFonts w:eastAsia="Times New Roman"/>
                <w:color w:val="000000"/>
                <w:sz w:val="16"/>
                <w:szCs w:val="16"/>
              </w:rPr>
            </w:pPr>
            <w:r w:rsidRPr="3F73A1A6">
              <w:rPr>
                <w:rFonts w:eastAsia="Times New Roman"/>
                <w:color w:val="000000" w:themeColor="text1"/>
                <w:sz w:val="16"/>
                <w:szCs w:val="16"/>
              </w:rPr>
              <w:t>Asset short description</w:t>
            </w:r>
          </w:p>
        </w:tc>
      </w:tr>
    </w:tbl>
    <w:p w14:paraId="03EFE07A" w14:textId="6AAF7ED8" w:rsidR="00E54BC2" w:rsidRPr="00A43F6C" w:rsidRDefault="192E1917" w:rsidP="00E54BC2">
      <w:r>
        <w:t xml:space="preserve">For other fields will </w:t>
      </w:r>
    </w:p>
    <w:p w14:paraId="24834BB0" w14:textId="77777777" w:rsidR="00E54BC2" w:rsidRDefault="00E54BC2" w:rsidP="00E54BC2">
      <w:pPr>
        <w:jc w:val="both"/>
        <w:rPr>
          <w:rFonts w:eastAsiaTheme="majorEastAsia" w:cstheme="minorHAnsi"/>
          <w:b/>
          <w:bCs/>
          <w:color w:val="2F5496" w:themeColor="accent1" w:themeShade="BF"/>
          <w:szCs w:val="24"/>
        </w:rPr>
      </w:pPr>
      <w:r>
        <w:rPr>
          <w:rFonts w:eastAsiaTheme="majorEastAsia" w:cstheme="minorHAnsi"/>
          <w:b/>
          <w:bCs/>
          <w:noProof/>
          <w:color w:val="2F5496" w:themeColor="accent1" w:themeShade="BF"/>
          <w:szCs w:val="24"/>
        </w:rPr>
        <w:drawing>
          <wp:inline distT="0" distB="0" distL="0" distR="0" wp14:anchorId="4E7E9407" wp14:editId="7BB82515">
            <wp:extent cx="5657850" cy="2191778"/>
            <wp:effectExtent l="19050" t="19050" r="19050" b="18415"/>
            <wp:docPr id="198904727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9047277" name="Picture 1989047277"/>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721082" cy="2216273"/>
                    </a:xfrm>
                    <a:prstGeom prst="rect">
                      <a:avLst/>
                    </a:prstGeom>
                    <a:ln w="19050" cap="sq" cmpd="thickThin">
                      <a:solidFill>
                        <a:schemeClr val="accent1"/>
                      </a:solidFill>
                      <a:prstDash val="solid"/>
                      <a:miter lim="800000"/>
                    </a:ln>
                    <a:effectLst>
                      <a:innerShdw blurRad="76200">
                        <a:srgbClr val="000000"/>
                      </a:innerShdw>
                    </a:effectLst>
                  </pic:spPr>
                </pic:pic>
              </a:graphicData>
            </a:graphic>
          </wp:inline>
        </w:drawing>
      </w:r>
    </w:p>
    <w:p w14:paraId="5BFB6E96" w14:textId="77777777" w:rsidR="00E54BC2" w:rsidRDefault="00E54BC2" w:rsidP="00E54BC2">
      <w:pPr>
        <w:jc w:val="both"/>
      </w:pPr>
    </w:p>
    <w:p w14:paraId="133E8EDB" w14:textId="77777777" w:rsidR="00351E95" w:rsidRDefault="00351E95">
      <w:pPr>
        <w:rPr>
          <w:rFonts w:asciiTheme="majorHAnsi" w:eastAsiaTheme="majorEastAsia" w:hAnsiTheme="majorHAnsi" w:cstheme="majorBidi"/>
          <w:b/>
          <w:color w:val="2F5496" w:themeColor="accent1" w:themeShade="BF"/>
          <w:sz w:val="28"/>
          <w:szCs w:val="26"/>
        </w:rPr>
      </w:pPr>
      <w:bookmarkStart w:id="807" w:name="_Toc182253821"/>
      <w:r>
        <w:br w:type="page"/>
      </w:r>
    </w:p>
    <w:p w14:paraId="57CE4D8D" w14:textId="6E369C2F" w:rsidR="00E54BC2" w:rsidRDefault="00E54BC2" w:rsidP="007805F3">
      <w:pPr>
        <w:pStyle w:val="Heading2"/>
        <w:numPr>
          <w:ilvl w:val="1"/>
          <w:numId w:val="5"/>
        </w:numPr>
      </w:pPr>
      <w:bookmarkStart w:id="808" w:name="_Toc190103105"/>
      <w:r>
        <w:lastRenderedPageBreak/>
        <w:t>IS Contract Booking</w:t>
      </w:r>
      <w:r w:rsidR="002B7E5D">
        <w:t xml:space="preserve"> (WS03-IJR-03)</w:t>
      </w:r>
      <w:bookmarkEnd w:id="808"/>
    </w:p>
    <w:p w14:paraId="20820AFE" w14:textId="77777777" w:rsidR="00E54BC2" w:rsidRDefault="00E54BC2">
      <w:pPr>
        <w:jc w:val="both"/>
        <w:pPrChange w:id="809" w:author="Farhan Ullah Khan" w:date="2025-02-10T14:42:00Z">
          <w:pPr/>
        </w:pPrChange>
      </w:pPr>
      <w:r w:rsidRPr="4199E1D9">
        <w:rPr>
          <w:sz w:val="22"/>
        </w:rPr>
        <w:t>The application is used to record all information pertaining to financing of assets. The entire workflow of the product with different statuses is captured in this application. The contract evolves into different statuses like REQUEST, APPROVAL, PURCHASE based on the workflow defined in the product parameter file IS.PARAMETER.</w:t>
      </w:r>
      <w:bookmarkEnd w:id="807"/>
    </w:p>
    <w:p w14:paraId="05278FFC" w14:textId="1C05169F" w:rsidR="00E54BC2" w:rsidRPr="00AE3BB6" w:rsidRDefault="1D36722F">
      <w:pPr>
        <w:jc w:val="both"/>
        <w:rPr>
          <w:sz w:val="22"/>
          <w:rPrChange w:id="810" w:author="Farhan Ullah Khan" w:date="2025-02-10T14:43:00Z">
            <w:rPr/>
          </w:rPrChange>
        </w:rPr>
        <w:pPrChange w:id="811" w:author="Farhan Ullah Khan" w:date="2025-02-10T14:43:00Z">
          <w:pPr/>
        </w:pPrChange>
      </w:pPr>
      <w:r w:rsidRPr="00AE3BB6">
        <w:rPr>
          <w:sz w:val="22"/>
          <w:rPrChange w:id="812" w:author="Farhan Ullah Khan" w:date="2025-02-10T14:43:00Z">
            <w:rPr/>
          </w:rPrChange>
        </w:rPr>
        <w:t>Below fields will need to be input by user</w:t>
      </w:r>
      <w:r w:rsidR="020AE5E0" w:rsidRPr="00AE3BB6">
        <w:rPr>
          <w:sz w:val="22"/>
          <w:rPrChange w:id="813" w:author="Farhan Ullah Khan" w:date="2025-02-10T14:43:00Z">
            <w:rPr>
              <w:rFonts w:ascii="Calibri" w:eastAsia="Calibri" w:hAnsi="Calibri" w:cs="Calibri"/>
              <w:szCs w:val="24"/>
            </w:rPr>
          </w:rPrChange>
        </w:rPr>
        <w:t xml:space="preserve"> or integrate</w:t>
      </w:r>
      <w:r w:rsidR="3DDC3228" w:rsidRPr="00AE3BB6">
        <w:rPr>
          <w:sz w:val="22"/>
          <w:rPrChange w:id="814" w:author="Farhan Ullah Khan" w:date="2025-02-10T14:43:00Z">
            <w:rPr>
              <w:rFonts w:ascii="Calibri" w:eastAsia="Calibri" w:hAnsi="Calibri" w:cs="Calibri"/>
              <w:szCs w:val="24"/>
            </w:rPr>
          </w:rPrChange>
        </w:rPr>
        <w:t>d</w:t>
      </w:r>
      <w:r w:rsidRPr="00AE3BB6">
        <w:rPr>
          <w:sz w:val="22"/>
          <w:rPrChange w:id="815" w:author="Farhan Ullah Khan" w:date="2025-02-10T14:43:00Z">
            <w:rPr/>
          </w:rPrChange>
        </w:rPr>
        <w:t>.</w:t>
      </w:r>
      <w:r w:rsidR="5718B94A" w:rsidRPr="00AE3BB6">
        <w:rPr>
          <w:sz w:val="22"/>
          <w:rPrChange w:id="816" w:author="Farhan Ullah Khan" w:date="2025-02-10T14:43:00Z">
            <w:rPr/>
          </w:rPrChange>
        </w:rPr>
        <w:t xml:space="preserve"> In case of TA Ijarah, the below process is automated and will be generated through LOS.</w:t>
      </w:r>
    </w:p>
    <w:tbl>
      <w:tblPr>
        <w:tblStyle w:val="GridTable4-Accent1"/>
        <w:tblW w:w="9217" w:type="dxa"/>
        <w:tblLook w:val="04A0" w:firstRow="1" w:lastRow="0" w:firstColumn="1" w:lastColumn="0" w:noHBand="0" w:noVBand="1"/>
      </w:tblPr>
      <w:tblGrid>
        <w:gridCol w:w="1333"/>
        <w:gridCol w:w="4314"/>
        <w:gridCol w:w="3570"/>
      </w:tblGrid>
      <w:tr w:rsidR="00E54BC2" w:rsidRPr="00B52047" w14:paraId="19EE8D13" w14:textId="77777777" w:rsidTr="6F3E8E05">
        <w:trPr>
          <w:cnfStyle w:val="100000000000" w:firstRow="1" w:lastRow="0" w:firstColumn="0" w:lastColumn="0" w:oddVBand="0" w:evenVBand="0" w:oddHBand="0" w:evenHBand="0" w:firstRowFirstColumn="0" w:firstRowLastColumn="0" w:lastRowFirstColumn="0" w:lastRowLastColumn="0"/>
          <w:trHeight w:val="241"/>
        </w:trPr>
        <w:tc>
          <w:tcPr>
            <w:cnfStyle w:val="001000000000" w:firstRow="0" w:lastRow="0" w:firstColumn="1" w:lastColumn="0" w:oddVBand="0" w:evenVBand="0" w:oddHBand="0" w:evenHBand="0" w:firstRowFirstColumn="0" w:firstRowLastColumn="0" w:lastRowFirstColumn="0" w:lastRowLastColumn="0"/>
            <w:tcW w:w="0" w:type="dxa"/>
            <w:noWrap/>
          </w:tcPr>
          <w:p w14:paraId="59CB5DF5" w14:textId="77777777" w:rsidR="00E54BC2" w:rsidRPr="00DD6201" w:rsidRDefault="00E54BC2" w:rsidP="00B65DD7">
            <w:pPr>
              <w:jc w:val="both"/>
              <w:rPr>
                <w:rFonts w:eastAsia="Times New Roman" w:cstheme="minorHAnsi"/>
                <w:sz w:val="16"/>
                <w:szCs w:val="16"/>
              </w:rPr>
            </w:pPr>
            <w:r w:rsidRPr="00DD6201">
              <w:rPr>
                <w:rFonts w:eastAsia="Times New Roman" w:cstheme="minorHAnsi"/>
                <w:sz w:val="16"/>
                <w:szCs w:val="16"/>
              </w:rPr>
              <w:t>Transcript</w:t>
            </w:r>
          </w:p>
        </w:tc>
        <w:tc>
          <w:tcPr>
            <w:tcW w:w="3607" w:type="dxa"/>
            <w:noWrap/>
          </w:tcPr>
          <w:p w14:paraId="69E06EAC" w14:textId="77777777" w:rsidR="00E54BC2" w:rsidRPr="00DD6201" w:rsidRDefault="00E54BC2" w:rsidP="00B65DD7">
            <w:pPr>
              <w:jc w:val="both"/>
              <w:cnfStyle w:val="100000000000" w:firstRow="1" w:lastRow="0" w:firstColumn="0" w:lastColumn="0" w:oddVBand="0" w:evenVBand="0" w:oddHBand="0" w:evenHBand="0" w:firstRowFirstColumn="0" w:firstRowLastColumn="0" w:lastRowFirstColumn="0" w:lastRowLastColumn="0"/>
              <w:rPr>
                <w:rFonts w:eastAsia="Times New Roman" w:cstheme="minorHAnsi"/>
                <w:sz w:val="16"/>
                <w:szCs w:val="16"/>
              </w:rPr>
            </w:pPr>
            <w:r w:rsidRPr="00DD6201">
              <w:rPr>
                <w:rFonts w:eastAsia="Times New Roman" w:cstheme="minorHAnsi"/>
                <w:sz w:val="16"/>
                <w:szCs w:val="16"/>
              </w:rPr>
              <w:t>Data</w:t>
            </w:r>
          </w:p>
        </w:tc>
        <w:tc>
          <w:tcPr>
            <w:tcW w:w="2985" w:type="dxa"/>
          </w:tcPr>
          <w:p w14:paraId="6202A130" w14:textId="77777777" w:rsidR="00E54BC2" w:rsidRPr="00DD6201" w:rsidRDefault="00E54BC2" w:rsidP="00B65DD7">
            <w:pPr>
              <w:jc w:val="both"/>
              <w:cnfStyle w:val="100000000000" w:firstRow="1" w:lastRow="0" w:firstColumn="0" w:lastColumn="0" w:oddVBand="0" w:evenVBand="0" w:oddHBand="0" w:evenHBand="0" w:firstRowFirstColumn="0" w:firstRowLastColumn="0" w:lastRowFirstColumn="0" w:lastRowLastColumn="0"/>
              <w:rPr>
                <w:rFonts w:eastAsia="Times New Roman" w:cstheme="minorHAnsi"/>
                <w:sz w:val="16"/>
                <w:szCs w:val="16"/>
              </w:rPr>
            </w:pPr>
            <w:r w:rsidRPr="00DD6201">
              <w:rPr>
                <w:rFonts w:eastAsia="Times New Roman" w:cstheme="minorHAnsi"/>
                <w:sz w:val="16"/>
                <w:szCs w:val="16"/>
              </w:rPr>
              <w:t xml:space="preserve">Description </w:t>
            </w:r>
          </w:p>
        </w:tc>
      </w:tr>
      <w:tr w:rsidR="00E54BC2" w:rsidRPr="00B52047" w14:paraId="417ED939" w14:textId="77777777" w:rsidTr="6F3E8E05">
        <w:trPr>
          <w:cnfStyle w:val="000000100000" w:firstRow="0" w:lastRow="0" w:firstColumn="0" w:lastColumn="0" w:oddVBand="0" w:evenVBand="0" w:oddHBand="1" w:evenHBand="0" w:firstRowFirstColumn="0" w:firstRowLastColumn="0" w:lastRowFirstColumn="0" w:lastRowLastColumn="0"/>
          <w:trHeight w:val="241"/>
        </w:trPr>
        <w:tc>
          <w:tcPr>
            <w:cnfStyle w:val="001000000000" w:firstRow="0" w:lastRow="0" w:firstColumn="1" w:lastColumn="0" w:oddVBand="0" w:evenVBand="0" w:oddHBand="0" w:evenHBand="0" w:firstRowFirstColumn="0" w:firstRowLastColumn="0" w:lastRowFirstColumn="0" w:lastRowLastColumn="0"/>
            <w:tcW w:w="0" w:type="dxa"/>
            <w:noWrap/>
            <w:hideMark/>
          </w:tcPr>
          <w:p w14:paraId="6FA6D52F" w14:textId="77777777" w:rsidR="00E54BC2" w:rsidRPr="00B52047" w:rsidRDefault="00E54BC2" w:rsidP="00B65DD7">
            <w:pPr>
              <w:jc w:val="both"/>
              <w:rPr>
                <w:rFonts w:eastAsia="Times New Roman" w:cstheme="minorHAnsi"/>
                <w:color w:val="000000"/>
                <w:sz w:val="16"/>
                <w:szCs w:val="16"/>
              </w:rPr>
            </w:pPr>
            <w:r w:rsidRPr="00B52047">
              <w:rPr>
                <w:rFonts w:eastAsia="Times New Roman" w:cstheme="minorHAnsi"/>
                <w:color w:val="000000"/>
                <w:sz w:val="16"/>
                <w:szCs w:val="16"/>
              </w:rPr>
              <w:t xml:space="preserve">CUSTOMER </w:t>
            </w:r>
          </w:p>
        </w:tc>
        <w:tc>
          <w:tcPr>
            <w:tcW w:w="3607" w:type="dxa"/>
            <w:noWrap/>
            <w:hideMark/>
          </w:tcPr>
          <w:p w14:paraId="6E4D709F" w14:textId="77777777" w:rsidR="00E54BC2" w:rsidRPr="00B52047" w:rsidRDefault="00E54BC2" w:rsidP="00B65DD7">
            <w:pPr>
              <w:jc w:val="both"/>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6"/>
                <w:szCs w:val="16"/>
              </w:rPr>
            </w:pPr>
            <w:r w:rsidRPr="00B52047">
              <w:rPr>
                <w:rFonts w:eastAsia="Times New Roman" w:cstheme="minorHAnsi"/>
                <w:color w:val="000000"/>
                <w:sz w:val="16"/>
                <w:szCs w:val="16"/>
              </w:rPr>
              <w:t>200027</w:t>
            </w:r>
          </w:p>
        </w:tc>
        <w:tc>
          <w:tcPr>
            <w:tcW w:w="2985" w:type="dxa"/>
            <w:hideMark/>
          </w:tcPr>
          <w:p w14:paraId="2BE66A0A" w14:textId="77777777" w:rsidR="00E54BC2" w:rsidRPr="00B52047" w:rsidRDefault="00E54BC2" w:rsidP="00B65DD7">
            <w:pPr>
              <w:jc w:val="both"/>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6"/>
                <w:szCs w:val="16"/>
              </w:rPr>
            </w:pPr>
            <w:r w:rsidRPr="00B52047">
              <w:rPr>
                <w:rFonts w:eastAsia="Times New Roman" w:cstheme="minorHAnsi"/>
                <w:color w:val="000000"/>
                <w:sz w:val="16"/>
                <w:szCs w:val="16"/>
              </w:rPr>
              <w:t>CIF ID</w:t>
            </w:r>
          </w:p>
        </w:tc>
      </w:tr>
      <w:tr w:rsidR="00E54BC2" w:rsidRPr="00B52047" w14:paraId="5FF9EE69" w14:textId="77777777" w:rsidTr="6F3E8E05">
        <w:trPr>
          <w:trHeight w:val="368"/>
        </w:trPr>
        <w:tc>
          <w:tcPr>
            <w:cnfStyle w:val="001000000000" w:firstRow="0" w:lastRow="0" w:firstColumn="1" w:lastColumn="0" w:oddVBand="0" w:evenVBand="0" w:oddHBand="0" w:evenHBand="0" w:firstRowFirstColumn="0" w:firstRowLastColumn="0" w:lastRowFirstColumn="0" w:lastRowLastColumn="0"/>
            <w:tcW w:w="0" w:type="dxa"/>
            <w:noWrap/>
          </w:tcPr>
          <w:p w14:paraId="3A604682" w14:textId="77777777" w:rsidR="00E54BC2" w:rsidRPr="00B52047" w:rsidRDefault="00E54BC2" w:rsidP="00B65DD7">
            <w:pPr>
              <w:jc w:val="both"/>
              <w:rPr>
                <w:rFonts w:eastAsia="Times New Roman" w:cstheme="minorHAnsi"/>
                <w:color w:val="000000"/>
                <w:sz w:val="16"/>
                <w:szCs w:val="16"/>
              </w:rPr>
            </w:pPr>
            <w:r>
              <w:rPr>
                <w:rFonts w:eastAsia="Times New Roman" w:cstheme="minorHAnsi"/>
                <w:color w:val="000000"/>
                <w:sz w:val="16"/>
                <w:szCs w:val="16"/>
              </w:rPr>
              <w:t>Product</w:t>
            </w:r>
          </w:p>
        </w:tc>
        <w:tc>
          <w:tcPr>
            <w:tcW w:w="3607" w:type="dxa"/>
            <w:noWrap/>
          </w:tcPr>
          <w:p w14:paraId="1A7DCB29" w14:textId="77777777" w:rsidR="00E54BC2" w:rsidRDefault="00E54BC2" w:rsidP="00B65DD7">
            <w:pPr>
              <w:jc w:val="both"/>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6"/>
                <w:szCs w:val="16"/>
              </w:rPr>
            </w:pPr>
            <w:r>
              <w:rPr>
                <w:rFonts w:eastAsia="Times New Roman" w:cstheme="minorHAnsi"/>
                <w:color w:val="000000"/>
                <w:sz w:val="16"/>
                <w:szCs w:val="16"/>
              </w:rPr>
              <w:t>3</w:t>
            </w:r>
          </w:p>
        </w:tc>
        <w:tc>
          <w:tcPr>
            <w:tcW w:w="2985" w:type="dxa"/>
          </w:tcPr>
          <w:p w14:paraId="66E7A6E1" w14:textId="77777777" w:rsidR="00E54BC2" w:rsidRPr="00B52047" w:rsidRDefault="00E54BC2" w:rsidP="00B65DD7">
            <w:pPr>
              <w:jc w:val="both"/>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6"/>
                <w:szCs w:val="16"/>
              </w:rPr>
            </w:pPr>
            <w:r>
              <w:rPr>
                <w:rFonts w:eastAsia="Times New Roman" w:cstheme="minorHAnsi"/>
                <w:color w:val="000000"/>
                <w:sz w:val="16"/>
                <w:szCs w:val="16"/>
              </w:rPr>
              <w:t>Product ID as per IS Parameter.</w:t>
            </w:r>
          </w:p>
        </w:tc>
      </w:tr>
      <w:tr w:rsidR="00E54BC2" w:rsidRPr="00B52047" w14:paraId="4190607F" w14:textId="77777777" w:rsidTr="6F3E8E05">
        <w:trPr>
          <w:cnfStyle w:val="000000100000" w:firstRow="0" w:lastRow="0" w:firstColumn="0" w:lastColumn="0" w:oddVBand="0" w:evenVBand="0" w:oddHBand="1" w:evenHBand="0" w:firstRowFirstColumn="0" w:firstRowLastColumn="0" w:lastRowFirstColumn="0" w:lastRowLastColumn="0"/>
          <w:trHeight w:val="368"/>
        </w:trPr>
        <w:tc>
          <w:tcPr>
            <w:cnfStyle w:val="001000000000" w:firstRow="0" w:lastRow="0" w:firstColumn="1" w:lastColumn="0" w:oddVBand="0" w:evenVBand="0" w:oddHBand="0" w:evenHBand="0" w:firstRowFirstColumn="0" w:firstRowLastColumn="0" w:lastRowFirstColumn="0" w:lastRowLastColumn="0"/>
            <w:tcW w:w="0" w:type="dxa"/>
            <w:noWrap/>
            <w:hideMark/>
          </w:tcPr>
          <w:p w14:paraId="123C28D6" w14:textId="77777777" w:rsidR="00E54BC2" w:rsidRPr="00B52047" w:rsidRDefault="00E54BC2" w:rsidP="00B65DD7">
            <w:pPr>
              <w:jc w:val="both"/>
              <w:rPr>
                <w:rFonts w:eastAsia="Times New Roman" w:cstheme="minorHAnsi"/>
                <w:color w:val="000000"/>
                <w:sz w:val="16"/>
                <w:szCs w:val="16"/>
              </w:rPr>
            </w:pPr>
            <w:r w:rsidRPr="00B52047">
              <w:rPr>
                <w:rFonts w:eastAsia="Times New Roman" w:cstheme="minorHAnsi"/>
                <w:color w:val="000000"/>
                <w:sz w:val="16"/>
                <w:szCs w:val="16"/>
              </w:rPr>
              <w:t xml:space="preserve">Status Value </w:t>
            </w:r>
            <w:r>
              <w:rPr>
                <w:rFonts w:eastAsia="Times New Roman" w:cstheme="minorHAnsi"/>
                <w:color w:val="000000"/>
                <w:sz w:val="16"/>
                <w:szCs w:val="16"/>
              </w:rPr>
              <w:t>Date</w:t>
            </w:r>
          </w:p>
        </w:tc>
        <w:tc>
          <w:tcPr>
            <w:tcW w:w="3607" w:type="dxa"/>
            <w:noWrap/>
            <w:hideMark/>
          </w:tcPr>
          <w:p w14:paraId="28F7426E" w14:textId="77777777" w:rsidR="00E54BC2" w:rsidRPr="00B52047" w:rsidRDefault="00E54BC2" w:rsidP="00B65DD7">
            <w:pPr>
              <w:jc w:val="both"/>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6"/>
                <w:szCs w:val="16"/>
              </w:rPr>
            </w:pPr>
            <w:r>
              <w:rPr>
                <w:rFonts w:eastAsia="Times New Roman" w:cstheme="minorHAnsi"/>
                <w:color w:val="000000"/>
                <w:sz w:val="16"/>
                <w:szCs w:val="16"/>
              </w:rPr>
              <w:t>29 Jan 2024</w:t>
            </w:r>
          </w:p>
        </w:tc>
        <w:tc>
          <w:tcPr>
            <w:tcW w:w="2985" w:type="dxa"/>
            <w:hideMark/>
          </w:tcPr>
          <w:p w14:paraId="30BC41A4" w14:textId="77777777" w:rsidR="00E54BC2" w:rsidRPr="00EB400E" w:rsidRDefault="00E54BC2" w:rsidP="00B65DD7">
            <w:pPr>
              <w:jc w:val="both"/>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6"/>
                <w:szCs w:val="16"/>
              </w:rPr>
            </w:pPr>
            <w:r w:rsidRPr="00EB400E">
              <w:rPr>
                <w:rFonts w:eastAsia="Times New Roman" w:cstheme="minorHAnsi"/>
                <w:color w:val="000000"/>
                <w:sz w:val="16"/>
                <w:szCs w:val="16"/>
              </w:rPr>
              <w:t>Date on which the Status is effective. Defaulted to the date given in the field VALUE.DATE.</w:t>
            </w:r>
          </w:p>
          <w:p w14:paraId="412EF596" w14:textId="77777777" w:rsidR="00E54BC2" w:rsidRPr="00B52047" w:rsidRDefault="00E54BC2" w:rsidP="00B65DD7">
            <w:pPr>
              <w:jc w:val="both"/>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6"/>
                <w:szCs w:val="16"/>
              </w:rPr>
            </w:pPr>
          </w:p>
        </w:tc>
      </w:tr>
      <w:tr w:rsidR="00E54BC2" w:rsidRPr="00B52047" w14:paraId="623C8612" w14:textId="77777777" w:rsidTr="6F3E8E05">
        <w:trPr>
          <w:trHeight w:val="241"/>
        </w:trPr>
        <w:tc>
          <w:tcPr>
            <w:cnfStyle w:val="001000000000" w:firstRow="0" w:lastRow="0" w:firstColumn="1" w:lastColumn="0" w:oddVBand="0" w:evenVBand="0" w:oddHBand="0" w:evenHBand="0" w:firstRowFirstColumn="0" w:firstRowLastColumn="0" w:lastRowFirstColumn="0" w:lastRowLastColumn="0"/>
            <w:tcW w:w="0" w:type="dxa"/>
            <w:noWrap/>
            <w:hideMark/>
          </w:tcPr>
          <w:p w14:paraId="5AD2BC48" w14:textId="77777777" w:rsidR="00E54BC2" w:rsidRPr="00B52047" w:rsidRDefault="00E54BC2" w:rsidP="00B65DD7">
            <w:pPr>
              <w:jc w:val="both"/>
              <w:rPr>
                <w:rFonts w:eastAsia="Times New Roman" w:cstheme="minorHAnsi"/>
                <w:color w:val="000000"/>
                <w:sz w:val="16"/>
                <w:szCs w:val="16"/>
              </w:rPr>
            </w:pPr>
            <w:r w:rsidRPr="00B52047">
              <w:rPr>
                <w:rFonts w:eastAsia="Times New Roman" w:cstheme="minorHAnsi"/>
                <w:color w:val="000000"/>
                <w:sz w:val="16"/>
                <w:szCs w:val="16"/>
              </w:rPr>
              <w:t>Currency</w:t>
            </w:r>
          </w:p>
        </w:tc>
        <w:tc>
          <w:tcPr>
            <w:tcW w:w="3607" w:type="dxa"/>
            <w:noWrap/>
            <w:hideMark/>
          </w:tcPr>
          <w:p w14:paraId="618DEF52" w14:textId="77777777" w:rsidR="00E54BC2" w:rsidRPr="00B52047" w:rsidRDefault="00E54BC2" w:rsidP="00B65DD7">
            <w:pPr>
              <w:jc w:val="both"/>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6"/>
                <w:szCs w:val="16"/>
              </w:rPr>
            </w:pPr>
            <w:r w:rsidRPr="00B52047">
              <w:rPr>
                <w:rFonts w:eastAsia="Times New Roman" w:cstheme="minorHAnsi"/>
                <w:color w:val="000000"/>
                <w:sz w:val="16"/>
                <w:szCs w:val="16"/>
              </w:rPr>
              <w:t>SAR</w:t>
            </w:r>
          </w:p>
        </w:tc>
        <w:tc>
          <w:tcPr>
            <w:tcW w:w="2985" w:type="dxa"/>
            <w:hideMark/>
          </w:tcPr>
          <w:p w14:paraId="1D22FC7A" w14:textId="77777777" w:rsidR="00E54BC2" w:rsidRPr="00B52047" w:rsidRDefault="00E54BC2" w:rsidP="00B65DD7">
            <w:pPr>
              <w:jc w:val="both"/>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6"/>
                <w:szCs w:val="16"/>
              </w:rPr>
            </w:pPr>
            <w:r w:rsidRPr="00B52047">
              <w:rPr>
                <w:rFonts w:eastAsia="Times New Roman" w:cstheme="minorHAnsi"/>
                <w:color w:val="000000"/>
                <w:sz w:val="16"/>
                <w:szCs w:val="16"/>
              </w:rPr>
              <w:t>CURRENCY</w:t>
            </w:r>
          </w:p>
        </w:tc>
      </w:tr>
      <w:tr w:rsidR="00E54BC2" w:rsidRPr="00B52047" w14:paraId="156EE6C3" w14:textId="77777777" w:rsidTr="6F3E8E05">
        <w:trPr>
          <w:cnfStyle w:val="000000100000" w:firstRow="0" w:lastRow="0" w:firstColumn="0" w:lastColumn="0" w:oddVBand="0" w:evenVBand="0" w:oddHBand="1" w:evenHBand="0" w:firstRowFirstColumn="0" w:firstRowLastColumn="0" w:lastRowFirstColumn="0" w:lastRowLastColumn="0"/>
          <w:trHeight w:val="241"/>
        </w:trPr>
        <w:tc>
          <w:tcPr>
            <w:cnfStyle w:val="001000000000" w:firstRow="0" w:lastRow="0" w:firstColumn="1" w:lastColumn="0" w:oddVBand="0" w:evenVBand="0" w:oddHBand="0" w:evenHBand="0" w:firstRowFirstColumn="0" w:firstRowLastColumn="0" w:lastRowFirstColumn="0" w:lastRowLastColumn="0"/>
            <w:tcW w:w="0" w:type="dxa"/>
            <w:noWrap/>
            <w:hideMark/>
          </w:tcPr>
          <w:p w14:paraId="46F051C1" w14:textId="77777777" w:rsidR="00E54BC2" w:rsidRPr="00B52047" w:rsidRDefault="00E54BC2" w:rsidP="00B65DD7">
            <w:pPr>
              <w:jc w:val="both"/>
              <w:rPr>
                <w:rFonts w:eastAsia="Times New Roman" w:cstheme="minorHAnsi"/>
                <w:color w:val="000000"/>
                <w:sz w:val="16"/>
                <w:szCs w:val="16"/>
              </w:rPr>
            </w:pPr>
            <w:r w:rsidRPr="00B52047">
              <w:rPr>
                <w:rFonts w:eastAsia="Times New Roman" w:cstheme="minorHAnsi"/>
                <w:color w:val="000000"/>
                <w:sz w:val="16"/>
                <w:szCs w:val="16"/>
              </w:rPr>
              <w:t>Value Date</w:t>
            </w:r>
          </w:p>
        </w:tc>
        <w:tc>
          <w:tcPr>
            <w:tcW w:w="3607" w:type="dxa"/>
            <w:noWrap/>
            <w:hideMark/>
          </w:tcPr>
          <w:p w14:paraId="0C7D4490" w14:textId="77777777" w:rsidR="00E54BC2" w:rsidRPr="00B52047" w:rsidRDefault="00E54BC2" w:rsidP="00B65DD7">
            <w:pPr>
              <w:jc w:val="both"/>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6"/>
                <w:szCs w:val="16"/>
              </w:rPr>
            </w:pPr>
            <w:r>
              <w:rPr>
                <w:rFonts w:eastAsia="Times New Roman" w:cstheme="minorHAnsi"/>
                <w:color w:val="000000"/>
                <w:sz w:val="16"/>
                <w:szCs w:val="16"/>
              </w:rPr>
              <w:t>29 Jan 2024</w:t>
            </w:r>
          </w:p>
        </w:tc>
        <w:tc>
          <w:tcPr>
            <w:tcW w:w="2985" w:type="dxa"/>
            <w:hideMark/>
          </w:tcPr>
          <w:p w14:paraId="3CBC0DEC" w14:textId="77777777" w:rsidR="00E54BC2" w:rsidRPr="00B52047" w:rsidRDefault="00E54BC2" w:rsidP="00B65DD7">
            <w:pPr>
              <w:jc w:val="both"/>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6"/>
                <w:szCs w:val="16"/>
              </w:rPr>
            </w:pPr>
            <w:r>
              <w:rPr>
                <w:rFonts w:eastAsia="Times New Roman" w:cstheme="minorHAnsi"/>
                <w:color w:val="000000"/>
                <w:sz w:val="16"/>
                <w:szCs w:val="16"/>
              </w:rPr>
              <w:t>Value date of contract</w:t>
            </w:r>
          </w:p>
        </w:tc>
      </w:tr>
      <w:tr w:rsidR="00E54BC2" w:rsidRPr="00B52047" w14:paraId="0243A660" w14:textId="77777777" w:rsidTr="6F3E8E05">
        <w:trPr>
          <w:trHeight w:val="241"/>
        </w:trPr>
        <w:tc>
          <w:tcPr>
            <w:cnfStyle w:val="001000000000" w:firstRow="0" w:lastRow="0" w:firstColumn="1" w:lastColumn="0" w:oddVBand="0" w:evenVBand="0" w:oddHBand="0" w:evenHBand="0" w:firstRowFirstColumn="0" w:firstRowLastColumn="0" w:lastRowFirstColumn="0" w:lastRowLastColumn="0"/>
            <w:tcW w:w="0" w:type="dxa"/>
            <w:noWrap/>
            <w:hideMark/>
          </w:tcPr>
          <w:p w14:paraId="5A977A04" w14:textId="77777777" w:rsidR="00E54BC2" w:rsidRPr="00B52047" w:rsidRDefault="00E54BC2" w:rsidP="00B65DD7">
            <w:pPr>
              <w:jc w:val="both"/>
              <w:rPr>
                <w:rFonts w:eastAsia="Times New Roman" w:cstheme="minorHAnsi"/>
                <w:color w:val="000000"/>
                <w:sz w:val="16"/>
                <w:szCs w:val="16"/>
              </w:rPr>
            </w:pPr>
            <w:r w:rsidRPr="00B52047">
              <w:rPr>
                <w:rFonts w:eastAsia="Times New Roman" w:cstheme="minorHAnsi"/>
                <w:color w:val="000000"/>
                <w:sz w:val="16"/>
                <w:szCs w:val="16"/>
              </w:rPr>
              <w:t xml:space="preserve">GB </w:t>
            </w:r>
            <w:r>
              <w:rPr>
                <w:rFonts w:eastAsia="Times New Roman" w:cstheme="minorHAnsi"/>
                <w:color w:val="000000"/>
                <w:sz w:val="16"/>
                <w:szCs w:val="16"/>
              </w:rPr>
              <w:t>A</w:t>
            </w:r>
            <w:r w:rsidRPr="00B52047">
              <w:rPr>
                <w:rFonts w:eastAsia="Times New Roman" w:cstheme="minorHAnsi"/>
                <w:color w:val="000000"/>
                <w:sz w:val="16"/>
                <w:szCs w:val="16"/>
              </w:rPr>
              <w:t>sset</w:t>
            </w:r>
            <w:r>
              <w:rPr>
                <w:rFonts w:eastAsia="Times New Roman" w:cstheme="minorHAnsi"/>
                <w:color w:val="000000"/>
                <w:sz w:val="16"/>
                <w:szCs w:val="16"/>
              </w:rPr>
              <w:t xml:space="preserve"> </w:t>
            </w:r>
            <w:r w:rsidRPr="00B52047">
              <w:rPr>
                <w:rFonts w:eastAsia="Times New Roman" w:cstheme="minorHAnsi"/>
                <w:color w:val="000000"/>
                <w:sz w:val="16"/>
                <w:szCs w:val="16"/>
              </w:rPr>
              <w:t>Description</w:t>
            </w:r>
          </w:p>
        </w:tc>
        <w:tc>
          <w:tcPr>
            <w:tcW w:w="3607" w:type="dxa"/>
            <w:noWrap/>
            <w:hideMark/>
          </w:tcPr>
          <w:p w14:paraId="0030C79F" w14:textId="77777777" w:rsidR="00E54BC2" w:rsidRPr="00B52047" w:rsidRDefault="00E54BC2" w:rsidP="00B65DD7">
            <w:pPr>
              <w:jc w:val="both"/>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6"/>
                <w:szCs w:val="16"/>
              </w:rPr>
            </w:pPr>
            <w:r>
              <w:rPr>
                <w:rFonts w:eastAsia="Times New Roman" w:cstheme="minorHAnsi"/>
                <w:color w:val="000000"/>
                <w:sz w:val="16"/>
                <w:szCs w:val="16"/>
              </w:rPr>
              <w:t>Vehicle Nissan Petrol</w:t>
            </w:r>
          </w:p>
        </w:tc>
        <w:tc>
          <w:tcPr>
            <w:tcW w:w="2985" w:type="dxa"/>
            <w:hideMark/>
          </w:tcPr>
          <w:p w14:paraId="6A66BBE8" w14:textId="77777777" w:rsidR="00E54BC2" w:rsidRPr="00B52047" w:rsidRDefault="00E54BC2" w:rsidP="00B65DD7">
            <w:pPr>
              <w:jc w:val="both"/>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6"/>
                <w:szCs w:val="16"/>
              </w:rPr>
            </w:pPr>
            <w:r>
              <w:rPr>
                <w:rFonts w:eastAsia="Times New Roman" w:cstheme="minorHAnsi"/>
                <w:color w:val="000000"/>
                <w:sz w:val="16"/>
                <w:szCs w:val="16"/>
              </w:rPr>
              <w:t xml:space="preserve">The </w:t>
            </w:r>
            <w:r w:rsidRPr="00B52047">
              <w:rPr>
                <w:rFonts w:eastAsia="Times New Roman" w:cstheme="minorHAnsi"/>
                <w:color w:val="000000"/>
                <w:sz w:val="16"/>
                <w:szCs w:val="16"/>
              </w:rPr>
              <w:t>Description</w:t>
            </w:r>
            <w:r>
              <w:rPr>
                <w:rFonts w:eastAsia="Times New Roman" w:cstheme="minorHAnsi"/>
                <w:color w:val="000000"/>
                <w:sz w:val="16"/>
                <w:szCs w:val="16"/>
              </w:rPr>
              <w:t xml:space="preserve"> of the contract or the Asset being captured.</w:t>
            </w:r>
          </w:p>
        </w:tc>
      </w:tr>
      <w:tr w:rsidR="00E54BC2" w:rsidRPr="00B52047" w14:paraId="790F0074" w14:textId="77777777" w:rsidTr="6F3E8E05">
        <w:trPr>
          <w:cnfStyle w:val="000000100000" w:firstRow="0" w:lastRow="0" w:firstColumn="0" w:lastColumn="0" w:oddVBand="0" w:evenVBand="0" w:oddHBand="1" w:evenHBand="0" w:firstRowFirstColumn="0" w:firstRowLastColumn="0" w:lastRowFirstColumn="0" w:lastRowLastColumn="0"/>
          <w:trHeight w:val="241"/>
        </w:trPr>
        <w:tc>
          <w:tcPr>
            <w:cnfStyle w:val="001000000000" w:firstRow="0" w:lastRow="0" w:firstColumn="1" w:lastColumn="0" w:oddVBand="0" w:evenVBand="0" w:oddHBand="0" w:evenHBand="0" w:firstRowFirstColumn="0" w:firstRowLastColumn="0" w:lastRowFirstColumn="0" w:lastRowLastColumn="0"/>
            <w:tcW w:w="0" w:type="dxa"/>
            <w:noWrap/>
            <w:hideMark/>
          </w:tcPr>
          <w:p w14:paraId="785272BC" w14:textId="77777777" w:rsidR="00E54BC2" w:rsidRPr="00B52047" w:rsidRDefault="00E54BC2" w:rsidP="00B65DD7">
            <w:pPr>
              <w:jc w:val="both"/>
              <w:rPr>
                <w:rFonts w:eastAsia="Times New Roman" w:cstheme="minorHAnsi"/>
                <w:color w:val="000000"/>
                <w:sz w:val="16"/>
                <w:szCs w:val="16"/>
              </w:rPr>
            </w:pPr>
            <w:r w:rsidRPr="00B52047">
              <w:rPr>
                <w:rFonts w:eastAsia="Times New Roman" w:cstheme="minorHAnsi"/>
                <w:color w:val="000000"/>
                <w:sz w:val="16"/>
                <w:szCs w:val="16"/>
              </w:rPr>
              <w:t>Request Amount</w:t>
            </w:r>
          </w:p>
        </w:tc>
        <w:tc>
          <w:tcPr>
            <w:tcW w:w="3607" w:type="dxa"/>
            <w:noWrap/>
            <w:hideMark/>
          </w:tcPr>
          <w:p w14:paraId="0E08898B" w14:textId="77777777" w:rsidR="00E54BC2" w:rsidRPr="00B52047" w:rsidRDefault="00E54BC2" w:rsidP="00B65DD7">
            <w:pPr>
              <w:jc w:val="both"/>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6"/>
                <w:szCs w:val="16"/>
              </w:rPr>
            </w:pPr>
            <w:r>
              <w:rPr>
                <w:rFonts w:eastAsia="Times New Roman" w:cstheme="minorHAnsi"/>
                <w:color w:val="000000"/>
                <w:sz w:val="16"/>
                <w:szCs w:val="16"/>
              </w:rPr>
              <w:t>250,000</w:t>
            </w:r>
          </w:p>
        </w:tc>
        <w:tc>
          <w:tcPr>
            <w:tcW w:w="2985" w:type="dxa"/>
            <w:hideMark/>
          </w:tcPr>
          <w:p w14:paraId="78914B9F" w14:textId="77777777" w:rsidR="00E54BC2" w:rsidRPr="00B52047" w:rsidRDefault="00E54BC2" w:rsidP="00B65DD7">
            <w:pPr>
              <w:jc w:val="both"/>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6"/>
                <w:szCs w:val="16"/>
              </w:rPr>
            </w:pPr>
            <w:r>
              <w:rPr>
                <w:rFonts w:eastAsia="Times New Roman" w:cstheme="minorHAnsi"/>
                <w:color w:val="000000"/>
                <w:sz w:val="16"/>
                <w:szCs w:val="16"/>
              </w:rPr>
              <w:t xml:space="preserve">Finance </w:t>
            </w:r>
            <w:r w:rsidRPr="00B52047">
              <w:rPr>
                <w:rFonts w:eastAsia="Times New Roman" w:cstheme="minorHAnsi"/>
                <w:color w:val="000000"/>
                <w:sz w:val="16"/>
                <w:szCs w:val="16"/>
              </w:rPr>
              <w:t>Amount</w:t>
            </w:r>
            <w:r>
              <w:rPr>
                <w:rFonts w:eastAsia="Times New Roman" w:cstheme="minorHAnsi"/>
                <w:color w:val="000000"/>
                <w:sz w:val="16"/>
                <w:szCs w:val="16"/>
              </w:rPr>
              <w:t xml:space="preserve"> requested by customer.</w:t>
            </w:r>
          </w:p>
        </w:tc>
      </w:tr>
      <w:tr w:rsidR="00E54BC2" w:rsidRPr="00B52047" w14:paraId="11BAC91A" w14:textId="77777777" w:rsidTr="6F3E8E05">
        <w:trPr>
          <w:trHeight w:val="483"/>
        </w:trPr>
        <w:tc>
          <w:tcPr>
            <w:cnfStyle w:val="001000000000" w:firstRow="0" w:lastRow="0" w:firstColumn="1" w:lastColumn="0" w:oddVBand="0" w:evenVBand="0" w:oddHBand="0" w:evenHBand="0" w:firstRowFirstColumn="0" w:firstRowLastColumn="0" w:lastRowFirstColumn="0" w:lastRowLastColumn="0"/>
            <w:tcW w:w="0" w:type="dxa"/>
            <w:noWrap/>
            <w:hideMark/>
          </w:tcPr>
          <w:p w14:paraId="4F915F58" w14:textId="77777777" w:rsidR="00E54BC2" w:rsidRPr="00B52047" w:rsidRDefault="00E54BC2" w:rsidP="00B65DD7">
            <w:pPr>
              <w:jc w:val="both"/>
              <w:rPr>
                <w:rFonts w:eastAsia="Times New Roman" w:cstheme="minorHAnsi"/>
                <w:color w:val="000000"/>
                <w:sz w:val="16"/>
                <w:szCs w:val="16"/>
              </w:rPr>
            </w:pPr>
            <w:r w:rsidRPr="00B52047">
              <w:rPr>
                <w:rFonts w:eastAsia="Times New Roman" w:cstheme="minorHAnsi"/>
                <w:color w:val="000000"/>
                <w:sz w:val="16"/>
                <w:szCs w:val="16"/>
              </w:rPr>
              <w:t>Commodity.1</w:t>
            </w:r>
          </w:p>
        </w:tc>
        <w:tc>
          <w:tcPr>
            <w:tcW w:w="3607" w:type="dxa"/>
            <w:noWrap/>
            <w:hideMark/>
          </w:tcPr>
          <w:p w14:paraId="1703A0E4" w14:textId="77777777" w:rsidR="00E54BC2" w:rsidRPr="00B52047" w:rsidRDefault="00E54BC2" w:rsidP="00B65DD7">
            <w:pPr>
              <w:jc w:val="both"/>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6"/>
                <w:szCs w:val="16"/>
              </w:rPr>
            </w:pPr>
            <w:r>
              <w:rPr>
                <w:rFonts w:eastAsia="Times New Roman" w:cstheme="minorHAnsi"/>
                <w:color w:val="000000"/>
                <w:sz w:val="16"/>
                <w:szCs w:val="16"/>
              </w:rPr>
              <w:t xml:space="preserve">1 – Vehicle </w:t>
            </w:r>
          </w:p>
        </w:tc>
        <w:tc>
          <w:tcPr>
            <w:tcW w:w="2985" w:type="dxa"/>
            <w:hideMark/>
          </w:tcPr>
          <w:p w14:paraId="01401037" w14:textId="77777777" w:rsidR="00E54BC2" w:rsidRPr="00B52047" w:rsidRDefault="00E54BC2" w:rsidP="4199E1D9">
            <w:pPr>
              <w:jc w:val="both"/>
              <w:cnfStyle w:val="000000000000" w:firstRow="0" w:lastRow="0" w:firstColumn="0" w:lastColumn="0" w:oddVBand="0" w:evenVBand="0" w:oddHBand="0" w:evenHBand="0" w:firstRowFirstColumn="0" w:firstRowLastColumn="0" w:lastRowFirstColumn="0" w:lastRowLastColumn="0"/>
              <w:rPr>
                <w:rFonts w:eastAsia="Times New Roman"/>
                <w:color w:val="000000"/>
                <w:sz w:val="16"/>
                <w:szCs w:val="16"/>
              </w:rPr>
            </w:pPr>
            <w:r w:rsidRPr="4199E1D9">
              <w:rPr>
                <w:rFonts w:eastAsia="Times New Roman"/>
                <w:color w:val="000000" w:themeColor="text1"/>
                <w:sz w:val="16"/>
                <w:szCs w:val="16"/>
              </w:rPr>
              <w:t>Commodity / Assets to be purchased.</w:t>
            </w:r>
          </w:p>
        </w:tc>
      </w:tr>
      <w:tr w:rsidR="00E54BC2" w:rsidRPr="00B52047" w14:paraId="62121001" w14:textId="77777777" w:rsidTr="6F3E8E05">
        <w:trPr>
          <w:cnfStyle w:val="000000100000" w:firstRow="0" w:lastRow="0" w:firstColumn="0" w:lastColumn="0" w:oddVBand="0" w:evenVBand="0" w:oddHBand="1" w:evenHBand="0" w:firstRowFirstColumn="0" w:firstRowLastColumn="0" w:lastRowFirstColumn="0" w:lastRowLastColumn="0"/>
          <w:trHeight w:val="241"/>
        </w:trPr>
        <w:tc>
          <w:tcPr>
            <w:cnfStyle w:val="001000000000" w:firstRow="0" w:lastRow="0" w:firstColumn="1" w:lastColumn="0" w:oddVBand="0" w:evenVBand="0" w:oddHBand="0" w:evenHBand="0" w:firstRowFirstColumn="0" w:firstRowLastColumn="0" w:lastRowFirstColumn="0" w:lastRowLastColumn="0"/>
            <w:tcW w:w="0" w:type="dxa"/>
            <w:noWrap/>
            <w:hideMark/>
          </w:tcPr>
          <w:p w14:paraId="45C1A9FC" w14:textId="77777777" w:rsidR="00E54BC2" w:rsidRPr="00B52047" w:rsidRDefault="00E54BC2" w:rsidP="00B65DD7">
            <w:pPr>
              <w:jc w:val="both"/>
              <w:rPr>
                <w:rFonts w:eastAsia="Times New Roman" w:cstheme="minorHAnsi"/>
                <w:color w:val="000000"/>
                <w:sz w:val="16"/>
                <w:szCs w:val="16"/>
              </w:rPr>
            </w:pPr>
            <w:r w:rsidRPr="00B52047">
              <w:rPr>
                <w:rFonts w:eastAsia="Times New Roman" w:cstheme="minorHAnsi"/>
                <w:color w:val="000000"/>
                <w:sz w:val="16"/>
                <w:szCs w:val="16"/>
              </w:rPr>
              <w:t>Unit</w:t>
            </w:r>
            <w:r>
              <w:rPr>
                <w:rFonts w:eastAsia="Times New Roman" w:cstheme="minorHAnsi"/>
                <w:color w:val="000000"/>
                <w:sz w:val="16"/>
                <w:szCs w:val="16"/>
              </w:rPr>
              <w:t xml:space="preserve"> </w:t>
            </w:r>
            <w:r w:rsidRPr="00B52047">
              <w:rPr>
                <w:rFonts w:eastAsia="Times New Roman" w:cstheme="minorHAnsi"/>
                <w:color w:val="000000"/>
                <w:sz w:val="16"/>
                <w:szCs w:val="16"/>
              </w:rPr>
              <w:t>Price.1.1</w:t>
            </w:r>
          </w:p>
        </w:tc>
        <w:tc>
          <w:tcPr>
            <w:tcW w:w="3607" w:type="dxa"/>
            <w:noWrap/>
            <w:hideMark/>
          </w:tcPr>
          <w:p w14:paraId="31A30F16" w14:textId="77777777" w:rsidR="00E54BC2" w:rsidRPr="00B52047" w:rsidRDefault="00E54BC2" w:rsidP="00B65DD7">
            <w:pPr>
              <w:jc w:val="both"/>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6"/>
                <w:szCs w:val="16"/>
              </w:rPr>
            </w:pPr>
            <w:r>
              <w:rPr>
                <w:rFonts w:eastAsia="Times New Roman" w:cstheme="minorHAnsi"/>
                <w:color w:val="000000"/>
                <w:sz w:val="16"/>
                <w:szCs w:val="16"/>
              </w:rPr>
              <w:t>250,000</w:t>
            </w:r>
          </w:p>
        </w:tc>
        <w:tc>
          <w:tcPr>
            <w:tcW w:w="2985" w:type="dxa"/>
            <w:hideMark/>
          </w:tcPr>
          <w:p w14:paraId="57869BC1" w14:textId="2CDF372D" w:rsidR="00E54BC2" w:rsidRPr="00B52047" w:rsidRDefault="1D36722F" w:rsidP="4199E1D9">
            <w:pPr>
              <w:jc w:val="both"/>
              <w:cnfStyle w:val="000000100000" w:firstRow="0" w:lastRow="0" w:firstColumn="0" w:lastColumn="0" w:oddVBand="0" w:evenVBand="0" w:oddHBand="1" w:evenHBand="0" w:firstRowFirstColumn="0" w:firstRowLastColumn="0" w:lastRowFirstColumn="0" w:lastRowLastColumn="0"/>
              <w:rPr>
                <w:rFonts w:eastAsia="Times New Roman"/>
                <w:color w:val="000000"/>
                <w:sz w:val="16"/>
                <w:szCs w:val="16"/>
              </w:rPr>
            </w:pPr>
            <w:r w:rsidRPr="3F73A1A6">
              <w:rPr>
                <w:rFonts w:eastAsia="Times New Roman"/>
                <w:color w:val="000000" w:themeColor="text1"/>
                <w:sz w:val="16"/>
                <w:szCs w:val="16"/>
              </w:rPr>
              <w:t>Unit</w:t>
            </w:r>
            <w:r w:rsidR="130382EA" w:rsidRPr="3F73A1A6">
              <w:rPr>
                <w:rFonts w:eastAsia="Times New Roman"/>
                <w:color w:val="000000" w:themeColor="text1"/>
                <w:sz w:val="16"/>
                <w:szCs w:val="16"/>
              </w:rPr>
              <w:t xml:space="preserve"> </w:t>
            </w:r>
            <w:r w:rsidRPr="3F73A1A6">
              <w:rPr>
                <w:rFonts w:eastAsia="Times New Roman"/>
                <w:color w:val="000000" w:themeColor="text1"/>
                <w:sz w:val="16"/>
                <w:szCs w:val="16"/>
              </w:rPr>
              <w:t>Price pf commodity or assets being purchased.</w:t>
            </w:r>
          </w:p>
        </w:tc>
      </w:tr>
      <w:tr w:rsidR="00E54BC2" w:rsidRPr="00B52047" w14:paraId="3A8E0F8C" w14:textId="77777777" w:rsidTr="6F3E8E05">
        <w:trPr>
          <w:trHeight w:val="241"/>
        </w:trPr>
        <w:tc>
          <w:tcPr>
            <w:cnfStyle w:val="001000000000" w:firstRow="0" w:lastRow="0" w:firstColumn="1" w:lastColumn="0" w:oddVBand="0" w:evenVBand="0" w:oddHBand="0" w:evenHBand="0" w:firstRowFirstColumn="0" w:firstRowLastColumn="0" w:lastRowFirstColumn="0" w:lastRowLastColumn="0"/>
            <w:tcW w:w="0" w:type="dxa"/>
            <w:noWrap/>
            <w:hideMark/>
          </w:tcPr>
          <w:p w14:paraId="69FCEED9" w14:textId="77777777" w:rsidR="00E54BC2" w:rsidRPr="00B52047" w:rsidRDefault="00E54BC2" w:rsidP="00B65DD7">
            <w:pPr>
              <w:jc w:val="both"/>
              <w:rPr>
                <w:rFonts w:eastAsia="Times New Roman" w:cstheme="minorHAnsi"/>
                <w:color w:val="000000"/>
                <w:sz w:val="16"/>
                <w:szCs w:val="16"/>
              </w:rPr>
            </w:pPr>
            <w:r w:rsidRPr="00B52047">
              <w:rPr>
                <w:rFonts w:eastAsia="Times New Roman" w:cstheme="minorHAnsi"/>
                <w:color w:val="000000"/>
                <w:sz w:val="16"/>
                <w:szCs w:val="16"/>
              </w:rPr>
              <w:t>Purchase</w:t>
            </w:r>
            <w:r>
              <w:rPr>
                <w:rFonts w:eastAsia="Times New Roman" w:cstheme="minorHAnsi"/>
                <w:color w:val="000000"/>
                <w:sz w:val="16"/>
                <w:szCs w:val="16"/>
              </w:rPr>
              <w:t xml:space="preserve"> </w:t>
            </w:r>
            <w:r w:rsidRPr="00B52047">
              <w:rPr>
                <w:rFonts w:eastAsia="Times New Roman" w:cstheme="minorHAnsi"/>
                <w:color w:val="000000"/>
                <w:sz w:val="16"/>
                <w:szCs w:val="16"/>
              </w:rPr>
              <w:t>Quantity.1.1</w:t>
            </w:r>
          </w:p>
        </w:tc>
        <w:tc>
          <w:tcPr>
            <w:tcW w:w="3607" w:type="dxa"/>
            <w:noWrap/>
            <w:hideMark/>
          </w:tcPr>
          <w:p w14:paraId="2763D7AC" w14:textId="77777777" w:rsidR="00E54BC2" w:rsidRPr="00B52047" w:rsidRDefault="00E54BC2" w:rsidP="00B65DD7">
            <w:pPr>
              <w:jc w:val="both"/>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6"/>
                <w:szCs w:val="16"/>
              </w:rPr>
            </w:pPr>
            <w:r>
              <w:rPr>
                <w:rFonts w:eastAsia="Times New Roman" w:cstheme="minorHAnsi"/>
                <w:color w:val="000000"/>
                <w:sz w:val="16"/>
                <w:szCs w:val="16"/>
              </w:rPr>
              <w:t>1</w:t>
            </w:r>
          </w:p>
        </w:tc>
        <w:tc>
          <w:tcPr>
            <w:tcW w:w="2985" w:type="dxa"/>
            <w:hideMark/>
          </w:tcPr>
          <w:p w14:paraId="3C5596FC" w14:textId="77777777" w:rsidR="00E54BC2" w:rsidRPr="00B52047" w:rsidRDefault="00E54BC2" w:rsidP="4199E1D9">
            <w:pPr>
              <w:jc w:val="both"/>
              <w:cnfStyle w:val="000000000000" w:firstRow="0" w:lastRow="0" w:firstColumn="0" w:lastColumn="0" w:oddVBand="0" w:evenVBand="0" w:oddHBand="0" w:evenHBand="0" w:firstRowFirstColumn="0" w:firstRowLastColumn="0" w:lastRowFirstColumn="0" w:lastRowLastColumn="0"/>
              <w:rPr>
                <w:rFonts w:eastAsia="Times New Roman"/>
                <w:color w:val="000000"/>
                <w:sz w:val="16"/>
                <w:szCs w:val="16"/>
              </w:rPr>
            </w:pPr>
            <w:r w:rsidRPr="4199E1D9">
              <w:rPr>
                <w:rFonts w:eastAsia="Times New Roman"/>
                <w:color w:val="000000" w:themeColor="text1"/>
                <w:sz w:val="16"/>
                <w:szCs w:val="16"/>
              </w:rPr>
              <w:t xml:space="preserve">This field specifies the quantity of the asset being requested. </w:t>
            </w:r>
          </w:p>
        </w:tc>
      </w:tr>
      <w:tr w:rsidR="00E54BC2" w:rsidRPr="00B52047" w14:paraId="69FB7317" w14:textId="77777777" w:rsidTr="6F3E8E05">
        <w:trPr>
          <w:cnfStyle w:val="000000100000" w:firstRow="0" w:lastRow="0" w:firstColumn="0" w:lastColumn="0" w:oddVBand="0" w:evenVBand="0" w:oddHBand="1" w:evenHBand="0" w:firstRowFirstColumn="0" w:firstRowLastColumn="0" w:lastRowFirstColumn="0" w:lastRowLastColumn="0"/>
          <w:trHeight w:val="241"/>
        </w:trPr>
        <w:tc>
          <w:tcPr>
            <w:cnfStyle w:val="001000000000" w:firstRow="0" w:lastRow="0" w:firstColumn="1" w:lastColumn="0" w:oddVBand="0" w:evenVBand="0" w:oddHBand="0" w:evenHBand="0" w:firstRowFirstColumn="0" w:firstRowLastColumn="0" w:lastRowFirstColumn="0" w:lastRowLastColumn="0"/>
            <w:tcW w:w="0" w:type="dxa"/>
            <w:noWrap/>
            <w:hideMark/>
          </w:tcPr>
          <w:p w14:paraId="76F74B11" w14:textId="77777777" w:rsidR="00E54BC2" w:rsidRPr="00B52047" w:rsidRDefault="00E54BC2" w:rsidP="00B65DD7">
            <w:pPr>
              <w:jc w:val="both"/>
              <w:rPr>
                <w:rFonts w:eastAsia="Times New Roman" w:cstheme="minorHAnsi"/>
                <w:color w:val="000000"/>
                <w:sz w:val="16"/>
                <w:szCs w:val="16"/>
              </w:rPr>
            </w:pPr>
            <w:r>
              <w:rPr>
                <w:rFonts w:eastAsia="Times New Roman" w:cstheme="minorHAnsi"/>
                <w:color w:val="000000"/>
                <w:sz w:val="16"/>
                <w:szCs w:val="16"/>
              </w:rPr>
              <w:t>Customer Account</w:t>
            </w:r>
          </w:p>
        </w:tc>
        <w:tc>
          <w:tcPr>
            <w:tcW w:w="3607" w:type="dxa"/>
            <w:noWrap/>
            <w:hideMark/>
          </w:tcPr>
          <w:p w14:paraId="0807C9E2" w14:textId="77777777" w:rsidR="00E54BC2" w:rsidRPr="00B52047" w:rsidRDefault="00E54BC2" w:rsidP="00B65DD7">
            <w:pPr>
              <w:jc w:val="both"/>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6"/>
                <w:szCs w:val="16"/>
              </w:rPr>
            </w:pPr>
            <w:r>
              <w:rPr>
                <w:rFonts w:eastAsia="Times New Roman" w:cstheme="minorHAnsi"/>
                <w:color w:val="000000"/>
                <w:sz w:val="16"/>
                <w:szCs w:val="16"/>
              </w:rPr>
              <w:t>2000000453</w:t>
            </w:r>
          </w:p>
        </w:tc>
        <w:tc>
          <w:tcPr>
            <w:tcW w:w="2985" w:type="dxa"/>
            <w:hideMark/>
          </w:tcPr>
          <w:p w14:paraId="2DD89C93" w14:textId="77777777" w:rsidR="00E54BC2" w:rsidRPr="00B52047" w:rsidRDefault="00E54BC2" w:rsidP="00B65DD7">
            <w:pPr>
              <w:jc w:val="both"/>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6"/>
                <w:szCs w:val="16"/>
              </w:rPr>
            </w:pPr>
            <w:r>
              <w:rPr>
                <w:rFonts w:eastAsia="Times New Roman" w:cstheme="minorHAnsi"/>
                <w:color w:val="000000"/>
                <w:sz w:val="16"/>
                <w:szCs w:val="16"/>
              </w:rPr>
              <w:t>Repayment Account</w:t>
            </w:r>
          </w:p>
        </w:tc>
      </w:tr>
      <w:tr w:rsidR="00E54BC2" w:rsidRPr="00B52047" w14:paraId="6A00F489" w14:textId="77777777" w:rsidTr="6F3E8E05">
        <w:trPr>
          <w:trHeight w:val="251"/>
        </w:trPr>
        <w:tc>
          <w:tcPr>
            <w:cnfStyle w:val="001000000000" w:firstRow="0" w:lastRow="0" w:firstColumn="1" w:lastColumn="0" w:oddVBand="0" w:evenVBand="0" w:oddHBand="0" w:evenHBand="0" w:firstRowFirstColumn="0" w:firstRowLastColumn="0" w:lastRowFirstColumn="0" w:lastRowLastColumn="0"/>
            <w:tcW w:w="0" w:type="dxa"/>
            <w:noWrap/>
          </w:tcPr>
          <w:p w14:paraId="6E7B2254" w14:textId="77777777" w:rsidR="00E54BC2" w:rsidRPr="00B52047" w:rsidRDefault="00E54BC2" w:rsidP="00B65DD7">
            <w:pPr>
              <w:jc w:val="both"/>
              <w:rPr>
                <w:rFonts w:eastAsia="Times New Roman" w:cstheme="minorHAnsi"/>
                <w:color w:val="000000"/>
                <w:sz w:val="16"/>
                <w:szCs w:val="16"/>
              </w:rPr>
            </w:pPr>
            <w:r>
              <w:rPr>
                <w:rFonts w:eastAsia="Times New Roman" w:cstheme="minorHAnsi"/>
                <w:color w:val="000000"/>
                <w:sz w:val="16"/>
                <w:szCs w:val="16"/>
              </w:rPr>
              <w:t>Down Pay Asset Ref</w:t>
            </w:r>
          </w:p>
        </w:tc>
        <w:tc>
          <w:tcPr>
            <w:tcW w:w="3607" w:type="dxa"/>
            <w:noWrap/>
          </w:tcPr>
          <w:p w14:paraId="04E0DCB7" w14:textId="77777777" w:rsidR="00E54BC2" w:rsidRPr="00B52047" w:rsidRDefault="00E54BC2" w:rsidP="00B65DD7">
            <w:pPr>
              <w:jc w:val="both"/>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6"/>
                <w:szCs w:val="16"/>
              </w:rPr>
            </w:pPr>
            <w:r w:rsidRPr="000A5A73">
              <w:rPr>
                <w:rFonts w:eastAsia="Times New Roman" w:cstheme="minorHAnsi"/>
                <w:color w:val="000000"/>
                <w:sz w:val="16"/>
                <w:szCs w:val="16"/>
              </w:rPr>
              <w:t>VEH24032QD2H9</w:t>
            </w:r>
          </w:p>
        </w:tc>
        <w:tc>
          <w:tcPr>
            <w:tcW w:w="2985" w:type="dxa"/>
          </w:tcPr>
          <w:p w14:paraId="4180170C" w14:textId="77777777" w:rsidR="00E54BC2" w:rsidRPr="00B52047" w:rsidRDefault="00E54BC2" w:rsidP="00B65DD7">
            <w:pPr>
              <w:jc w:val="both"/>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6"/>
                <w:szCs w:val="16"/>
              </w:rPr>
            </w:pPr>
            <w:r>
              <w:rPr>
                <w:rFonts w:eastAsia="Times New Roman" w:cstheme="minorHAnsi"/>
                <w:color w:val="000000"/>
                <w:sz w:val="16"/>
                <w:szCs w:val="16"/>
              </w:rPr>
              <w:t>The asset against which down payment is made.</w:t>
            </w:r>
          </w:p>
        </w:tc>
      </w:tr>
      <w:tr w:rsidR="00E54BC2" w:rsidRPr="00B52047" w14:paraId="3A53A0FA" w14:textId="77777777" w:rsidTr="6F3E8E05">
        <w:trPr>
          <w:cnfStyle w:val="000000100000" w:firstRow="0" w:lastRow="0" w:firstColumn="0" w:lastColumn="0" w:oddVBand="0" w:evenVBand="0" w:oddHBand="1" w:evenHBand="0" w:firstRowFirstColumn="0" w:firstRowLastColumn="0" w:lastRowFirstColumn="0" w:lastRowLastColumn="0"/>
          <w:trHeight w:val="251"/>
        </w:trPr>
        <w:tc>
          <w:tcPr>
            <w:cnfStyle w:val="001000000000" w:firstRow="0" w:lastRow="0" w:firstColumn="1" w:lastColumn="0" w:oddVBand="0" w:evenVBand="0" w:oddHBand="0" w:evenHBand="0" w:firstRowFirstColumn="0" w:firstRowLastColumn="0" w:lastRowFirstColumn="0" w:lastRowLastColumn="0"/>
            <w:tcW w:w="0" w:type="dxa"/>
            <w:noWrap/>
          </w:tcPr>
          <w:p w14:paraId="41B2090E" w14:textId="77777777" w:rsidR="00E54BC2" w:rsidRDefault="00E54BC2" w:rsidP="00B65DD7">
            <w:pPr>
              <w:jc w:val="both"/>
              <w:rPr>
                <w:rFonts w:eastAsia="Times New Roman" w:cstheme="minorHAnsi"/>
                <w:color w:val="000000"/>
                <w:sz w:val="16"/>
                <w:szCs w:val="16"/>
              </w:rPr>
            </w:pPr>
            <w:r>
              <w:rPr>
                <w:rFonts w:eastAsia="Times New Roman" w:cstheme="minorHAnsi"/>
                <w:color w:val="000000"/>
                <w:sz w:val="16"/>
                <w:szCs w:val="16"/>
              </w:rPr>
              <w:t>Down Payment Type</w:t>
            </w:r>
          </w:p>
        </w:tc>
        <w:tc>
          <w:tcPr>
            <w:tcW w:w="3607" w:type="dxa"/>
            <w:noWrap/>
          </w:tcPr>
          <w:p w14:paraId="66123D65" w14:textId="77777777" w:rsidR="00E54BC2" w:rsidRPr="000A5A73" w:rsidRDefault="00E54BC2" w:rsidP="00B65DD7">
            <w:pPr>
              <w:jc w:val="both"/>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6"/>
                <w:szCs w:val="16"/>
              </w:rPr>
            </w:pPr>
            <w:r>
              <w:rPr>
                <w:rFonts w:eastAsia="Times New Roman" w:cstheme="minorHAnsi"/>
                <w:color w:val="000000"/>
                <w:sz w:val="16"/>
                <w:szCs w:val="16"/>
              </w:rPr>
              <w:t>Amount / Percentage</w:t>
            </w:r>
          </w:p>
        </w:tc>
        <w:tc>
          <w:tcPr>
            <w:tcW w:w="2985" w:type="dxa"/>
          </w:tcPr>
          <w:p w14:paraId="64CA2754" w14:textId="77777777" w:rsidR="00E54BC2" w:rsidRDefault="00E54BC2" w:rsidP="00B65DD7">
            <w:pPr>
              <w:jc w:val="both"/>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6"/>
                <w:szCs w:val="16"/>
              </w:rPr>
            </w:pPr>
            <w:r>
              <w:rPr>
                <w:rFonts w:eastAsia="Times New Roman" w:cstheme="minorHAnsi"/>
                <w:color w:val="000000"/>
                <w:sz w:val="16"/>
                <w:szCs w:val="16"/>
              </w:rPr>
              <w:t>Specifies the DP is defined in Amount / Percentage</w:t>
            </w:r>
          </w:p>
        </w:tc>
      </w:tr>
      <w:tr w:rsidR="00E54BC2" w:rsidRPr="00B52047" w14:paraId="7416D9AA" w14:textId="77777777" w:rsidTr="6F3E8E05">
        <w:trPr>
          <w:trHeight w:val="251"/>
        </w:trPr>
        <w:tc>
          <w:tcPr>
            <w:cnfStyle w:val="001000000000" w:firstRow="0" w:lastRow="0" w:firstColumn="1" w:lastColumn="0" w:oddVBand="0" w:evenVBand="0" w:oddHBand="0" w:evenHBand="0" w:firstRowFirstColumn="0" w:firstRowLastColumn="0" w:lastRowFirstColumn="0" w:lastRowLastColumn="0"/>
            <w:tcW w:w="0" w:type="dxa"/>
            <w:noWrap/>
          </w:tcPr>
          <w:p w14:paraId="35535A08" w14:textId="77777777" w:rsidR="00E54BC2" w:rsidRDefault="00E54BC2" w:rsidP="00B65DD7">
            <w:pPr>
              <w:jc w:val="both"/>
              <w:rPr>
                <w:rFonts w:eastAsia="Times New Roman" w:cstheme="minorHAnsi"/>
                <w:color w:val="000000"/>
                <w:sz w:val="16"/>
                <w:szCs w:val="16"/>
              </w:rPr>
            </w:pPr>
            <w:r>
              <w:rPr>
                <w:rFonts w:eastAsia="Times New Roman" w:cstheme="minorHAnsi"/>
                <w:color w:val="000000"/>
                <w:sz w:val="16"/>
                <w:szCs w:val="16"/>
              </w:rPr>
              <w:t>Down Pay Percentage</w:t>
            </w:r>
          </w:p>
        </w:tc>
        <w:tc>
          <w:tcPr>
            <w:tcW w:w="3607" w:type="dxa"/>
            <w:noWrap/>
          </w:tcPr>
          <w:p w14:paraId="59B1BC1F" w14:textId="77777777" w:rsidR="00E54BC2" w:rsidRDefault="00E54BC2" w:rsidP="00B65DD7">
            <w:pPr>
              <w:jc w:val="both"/>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6"/>
                <w:szCs w:val="16"/>
              </w:rPr>
            </w:pPr>
            <w:r>
              <w:rPr>
                <w:rFonts w:eastAsia="Times New Roman" w:cstheme="minorHAnsi"/>
                <w:color w:val="000000"/>
                <w:sz w:val="16"/>
                <w:szCs w:val="16"/>
              </w:rPr>
              <w:t>20%</w:t>
            </w:r>
          </w:p>
        </w:tc>
        <w:tc>
          <w:tcPr>
            <w:tcW w:w="2985" w:type="dxa"/>
          </w:tcPr>
          <w:p w14:paraId="128ADB97" w14:textId="77777777" w:rsidR="00E54BC2" w:rsidRDefault="00E54BC2" w:rsidP="00B65DD7">
            <w:pPr>
              <w:jc w:val="both"/>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6"/>
                <w:szCs w:val="16"/>
              </w:rPr>
            </w:pPr>
            <w:r>
              <w:rPr>
                <w:rFonts w:eastAsia="Times New Roman" w:cstheme="minorHAnsi"/>
                <w:color w:val="000000"/>
                <w:sz w:val="16"/>
                <w:szCs w:val="16"/>
              </w:rPr>
              <w:t>DP percentage of an individual asset.</w:t>
            </w:r>
          </w:p>
        </w:tc>
      </w:tr>
      <w:tr w:rsidR="00E54BC2" w:rsidRPr="00B52047" w14:paraId="40D4FD62" w14:textId="77777777" w:rsidTr="6F3E8E05">
        <w:trPr>
          <w:cnfStyle w:val="000000100000" w:firstRow="0" w:lastRow="0" w:firstColumn="0" w:lastColumn="0" w:oddVBand="0" w:evenVBand="0" w:oddHBand="1" w:evenHBand="0" w:firstRowFirstColumn="0" w:firstRowLastColumn="0" w:lastRowFirstColumn="0" w:lastRowLastColumn="0"/>
          <w:trHeight w:val="251"/>
        </w:trPr>
        <w:tc>
          <w:tcPr>
            <w:cnfStyle w:val="001000000000" w:firstRow="0" w:lastRow="0" w:firstColumn="1" w:lastColumn="0" w:oddVBand="0" w:evenVBand="0" w:oddHBand="0" w:evenHBand="0" w:firstRowFirstColumn="0" w:firstRowLastColumn="0" w:lastRowFirstColumn="0" w:lastRowLastColumn="0"/>
            <w:tcW w:w="0" w:type="dxa"/>
            <w:noWrap/>
          </w:tcPr>
          <w:p w14:paraId="2BA9363C" w14:textId="77777777" w:rsidR="00E54BC2" w:rsidRDefault="00E54BC2" w:rsidP="00B65DD7">
            <w:pPr>
              <w:jc w:val="both"/>
              <w:rPr>
                <w:rFonts w:eastAsia="Times New Roman" w:cstheme="minorHAnsi"/>
                <w:color w:val="000000"/>
                <w:sz w:val="16"/>
                <w:szCs w:val="16"/>
              </w:rPr>
            </w:pPr>
            <w:r>
              <w:rPr>
                <w:rFonts w:eastAsia="Times New Roman" w:cstheme="minorHAnsi"/>
                <w:color w:val="000000"/>
                <w:sz w:val="16"/>
                <w:szCs w:val="16"/>
              </w:rPr>
              <w:t>Contribution Type</w:t>
            </w:r>
          </w:p>
        </w:tc>
        <w:tc>
          <w:tcPr>
            <w:tcW w:w="3607" w:type="dxa"/>
            <w:noWrap/>
          </w:tcPr>
          <w:p w14:paraId="15926FCB" w14:textId="77777777" w:rsidR="00E54BC2" w:rsidRDefault="00E54BC2" w:rsidP="00B65DD7">
            <w:pPr>
              <w:jc w:val="both"/>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6"/>
                <w:szCs w:val="16"/>
              </w:rPr>
            </w:pPr>
            <w:r>
              <w:rPr>
                <w:rFonts w:eastAsia="Times New Roman" w:cstheme="minorHAnsi"/>
                <w:color w:val="000000"/>
                <w:sz w:val="16"/>
                <w:szCs w:val="16"/>
              </w:rPr>
              <w:t>Cash / Asset</w:t>
            </w:r>
          </w:p>
        </w:tc>
        <w:tc>
          <w:tcPr>
            <w:tcW w:w="2985" w:type="dxa"/>
          </w:tcPr>
          <w:p w14:paraId="2DD789FA" w14:textId="77777777" w:rsidR="00E54BC2" w:rsidRDefault="00E54BC2" w:rsidP="00B65DD7">
            <w:pPr>
              <w:jc w:val="both"/>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6"/>
                <w:szCs w:val="16"/>
              </w:rPr>
            </w:pPr>
            <w:r>
              <w:rPr>
                <w:rFonts w:eastAsia="Times New Roman" w:cstheme="minorHAnsi"/>
                <w:color w:val="000000"/>
                <w:sz w:val="16"/>
                <w:szCs w:val="16"/>
              </w:rPr>
              <w:t>Specifies the type of customer contribution payment.</w:t>
            </w:r>
          </w:p>
        </w:tc>
      </w:tr>
      <w:tr w:rsidR="00E54BC2" w:rsidRPr="00B52047" w14:paraId="4811691E" w14:textId="77777777" w:rsidTr="6F3E8E05">
        <w:trPr>
          <w:trHeight w:val="251"/>
        </w:trPr>
        <w:tc>
          <w:tcPr>
            <w:cnfStyle w:val="001000000000" w:firstRow="0" w:lastRow="0" w:firstColumn="1" w:lastColumn="0" w:oddVBand="0" w:evenVBand="0" w:oddHBand="0" w:evenHBand="0" w:firstRowFirstColumn="0" w:firstRowLastColumn="0" w:lastRowFirstColumn="0" w:lastRowLastColumn="0"/>
            <w:tcW w:w="0" w:type="dxa"/>
            <w:noWrap/>
          </w:tcPr>
          <w:p w14:paraId="46096FF8" w14:textId="77777777" w:rsidR="00E54BC2" w:rsidRDefault="00E54BC2" w:rsidP="00B65DD7">
            <w:pPr>
              <w:jc w:val="both"/>
              <w:rPr>
                <w:rFonts w:eastAsia="Times New Roman" w:cstheme="minorHAnsi"/>
                <w:color w:val="000000"/>
                <w:sz w:val="16"/>
                <w:szCs w:val="16"/>
              </w:rPr>
            </w:pPr>
            <w:r>
              <w:rPr>
                <w:rFonts w:eastAsia="Times New Roman" w:cstheme="minorHAnsi"/>
                <w:color w:val="000000"/>
                <w:sz w:val="16"/>
                <w:szCs w:val="16"/>
              </w:rPr>
              <w:t>Contribution Counterparty</w:t>
            </w:r>
          </w:p>
        </w:tc>
        <w:tc>
          <w:tcPr>
            <w:tcW w:w="3607" w:type="dxa"/>
            <w:noWrap/>
          </w:tcPr>
          <w:p w14:paraId="73194EFD" w14:textId="77777777" w:rsidR="00E54BC2" w:rsidRDefault="00E54BC2" w:rsidP="00B65DD7">
            <w:pPr>
              <w:jc w:val="both"/>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6"/>
                <w:szCs w:val="16"/>
              </w:rPr>
            </w:pPr>
            <w:r>
              <w:rPr>
                <w:rFonts w:eastAsia="Times New Roman" w:cstheme="minorHAnsi"/>
                <w:color w:val="000000"/>
                <w:sz w:val="16"/>
                <w:szCs w:val="16"/>
              </w:rPr>
              <w:t>Bank / Supplier</w:t>
            </w:r>
          </w:p>
        </w:tc>
        <w:tc>
          <w:tcPr>
            <w:tcW w:w="2985" w:type="dxa"/>
          </w:tcPr>
          <w:p w14:paraId="2CF82E35" w14:textId="77777777" w:rsidR="00E54BC2" w:rsidRDefault="00E54BC2" w:rsidP="00B65DD7">
            <w:pPr>
              <w:jc w:val="both"/>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6"/>
                <w:szCs w:val="16"/>
              </w:rPr>
            </w:pPr>
            <w:r>
              <w:rPr>
                <w:rFonts w:eastAsia="Times New Roman" w:cstheme="minorHAnsi"/>
                <w:color w:val="000000"/>
                <w:sz w:val="16"/>
                <w:szCs w:val="16"/>
              </w:rPr>
              <w:t>Specifies whether the customer contribution to be paid to Bank or Supplier.</w:t>
            </w:r>
          </w:p>
        </w:tc>
      </w:tr>
      <w:tr w:rsidR="00E54BC2" w:rsidRPr="00B52047" w14:paraId="27822537" w14:textId="77777777" w:rsidTr="6F3E8E05">
        <w:trPr>
          <w:cnfStyle w:val="000000100000" w:firstRow="0" w:lastRow="0" w:firstColumn="0" w:lastColumn="0" w:oddVBand="0" w:evenVBand="0" w:oddHBand="1" w:evenHBand="0" w:firstRowFirstColumn="0" w:firstRowLastColumn="0" w:lastRowFirstColumn="0" w:lastRowLastColumn="0"/>
          <w:trHeight w:val="251"/>
        </w:trPr>
        <w:tc>
          <w:tcPr>
            <w:cnfStyle w:val="001000000000" w:firstRow="0" w:lastRow="0" w:firstColumn="1" w:lastColumn="0" w:oddVBand="0" w:evenVBand="0" w:oddHBand="0" w:evenHBand="0" w:firstRowFirstColumn="0" w:firstRowLastColumn="0" w:lastRowFirstColumn="0" w:lastRowLastColumn="0"/>
            <w:tcW w:w="0" w:type="dxa"/>
            <w:noWrap/>
          </w:tcPr>
          <w:p w14:paraId="5EFA70C6" w14:textId="77777777" w:rsidR="00E54BC2" w:rsidRDefault="00E54BC2" w:rsidP="00B65DD7">
            <w:pPr>
              <w:jc w:val="both"/>
              <w:rPr>
                <w:rFonts w:eastAsia="Times New Roman" w:cstheme="minorHAnsi"/>
                <w:color w:val="000000"/>
                <w:sz w:val="16"/>
                <w:szCs w:val="16"/>
              </w:rPr>
            </w:pPr>
            <w:r>
              <w:rPr>
                <w:rFonts w:eastAsia="Times New Roman" w:cstheme="minorHAnsi"/>
                <w:color w:val="000000"/>
                <w:sz w:val="16"/>
                <w:szCs w:val="16"/>
              </w:rPr>
              <w:t>Contribution Amt</w:t>
            </w:r>
          </w:p>
        </w:tc>
        <w:tc>
          <w:tcPr>
            <w:tcW w:w="3607" w:type="dxa"/>
            <w:noWrap/>
          </w:tcPr>
          <w:p w14:paraId="48C543B5" w14:textId="77777777" w:rsidR="00E54BC2" w:rsidRDefault="00E54BC2" w:rsidP="00B65DD7">
            <w:pPr>
              <w:jc w:val="both"/>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6"/>
                <w:szCs w:val="16"/>
              </w:rPr>
            </w:pPr>
            <w:r>
              <w:rPr>
                <w:rFonts w:eastAsia="Times New Roman" w:cstheme="minorHAnsi"/>
                <w:color w:val="000000"/>
                <w:sz w:val="16"/>
                <w:szCs w:val="16"/>
              </w:rPr>
              <w:t>50,000</w:t>
            </w:r>
          </w:p>
        </w:tc>
        <w:tc>
          <w:tcPr>
            <w:tcW w:w="2985" w:type="dxa"/>
          </w:tcPr>
          <w:p w14:paraId="52C3402F" w14:textId="6B901D11" w:rsidR="00E54BC2" w:rsidRDefault="1D36722F" w:rsidP="4199E1D9">
            <w:pPr>
              <w:jc w:val="both"/>
              <w:cnfStyle w:val="000000100000" w:firstRow="0" w:lastRow="0" w:firstColumn="0" w:lastColumn="0" w:oddVBand="0" w:evenVBand="0" w:oddHBand="1" w:evenHBand="0" w:firstRowFirstColumn="0" w:firstRowLastColumn="0" w:lastRowFirstColumn="0" w:lastRowLastColumn="0"/>
              <w:rPr>
                <w:rFonts w:eastAsia="Times New Roman"/>
                <w:color w:val="000000"/>
                <w:sz w:val="16"/>
                <w:szCs w:val="16"/>
              </w:rPr>
            </w:pPr>
            <w:r w:rsidRPr="3F73A1A6">
              <w:rPr>
                <w:rFonts w:eastAsia="Times New Roman"/>
                <w:color w:val="000000" w:themeColor="text1"/>
                <w:sz w:val="16"/>
                <w:szCs w:val="16"/>
              </w:rPr>
              <w:t xml:space="preserve">This field is used to specify </w:t>
            </w:r>
            <w:r w:rsidR="3E0E431B" w:rsidRPr="3F73A1A6">
              <w:rPr>
                <w:rFonts w:eastAsia="Times New Roman"/>
                <w:color w:val="000000" w:themeColor="text1"/>
                <w:sz w:val="16"/>
                <w:szCs w:val="16"/>
              </w:rPr>
              <w:t>t</w:t>
            </w:r>
            <w:r w:rsidRPr="3F73A1A6">
              <w:rPr>
                <w:rFonts w:eastAsia="Times New Roman"/>
                <w:color w:val="000000" w:themeColor="text1"/>
                <w:sz w:val="16"/>
                <w:szCs w:val="16"/>
              </w:rPr>
              <w:t>he Contribution Amounts for corresponding contribution types.</w:t>
            </w:r>
          </w:p>
        </w:tc>
      </w:tr>
      <w:tr w:rsidR="00E54BC2" w:rsidRPr="00B52047" w14:paraId="5B31F536" w14:textId="77777777" w:rsidTr="6F3E8E05">
        <w:trPr>
          <w:trHeight w:val="251"/>
        </w:trPr>
        <w:tc>
          <w:tcPr>
            <w:cnfStyle w:val="001000000000" w:firstRow="0" w:lastRow="0" w:firstColumn="1" w:lastColumn="0" w:oddVBand="0" w:evenVBand="0" w:oddHBand="0" w:evenHBand="0" w:firstRowFirstColumn="0" w:firstRowLastColumn="0" w:lastRowFirstColumn="0" w:lastRowLastColumn="0"/>
            <w:tcW w:w="0" w:type="dxa"/>
            <w:noWrap/>
          </w:tcPr>
          <w:p w14:paraId="46DA762A" w14:textId="77777777" w:rsidR="00E54BC2" w:rsidRDefault="00E54BC2" w:rsidP="00B65DD7">
            <w:pPr>
              <w:jc w:val="both"/>
              <w:rPr>
                <w:rFonts w:eastAsia="Times New Roman" w:cstheme="minorHAnsi"/>
                <w:color w:val="000000"/>
                <w:sz w:val="16"/>
                <w:szCs w:val="16"/>
              </w:rPr>
            </w:pPr>
            <w:r>
              <w:rPr>
                <w:rFonts w:eastAsia="Times New Roman" w:cstheme="minorHAnsi"/>
                <w:color w:val="000000"/>
                <w:sz w:val="16"/>
                <w:szCs w:val="16"/>
              </w:rPr>
              <w:t>Customer Contribution</w:t>
            </w:r>
          </w:p>
        </w:tc>
        <w:tc>
          <w:tcPr>
            <w:tcW w:w="3607" w:type="dxa"/>
            <w:noWrap/>
          </w:tcPr>
          <w:p w14:paraId="45F3F22A" w14:textId="77777777" w:rsidR="00E54BC2" w:rsidRDefault="00E54BC2" w:rsidP="00B65DD7">
            <w:pPr>
              <w:jc w:val="both"/>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6"/>
                <w:szCs w:val="16"/>
              </w:rPr>
            </w:pPr>
            <w:r>
              <w:rPr>
                <w:rFonts w:eastAsia="Times New Roman" w:cstheme="minorHAnsi"/>
                <w:color w:val="000000"/>
                <w:sz w:val="16"/>
                <w:szCs w:val="16"/>
              </w:rPr>
              <w:t>50,000</w:t>
            </w:r>
          </w:p>
        </w:tc>
        <w:tc>
          <w:tcPr>
            <w:tcW w:w="2985" w:type="dxa"/>
          </w:tcPr>
          <w:p w14:paraId="3A9E04FB" w14:textId="77777777" w:rsidR="00E54BC2" w:rsidRPr="00EB400E" w:rsidRDefault="00E54BC2" w:rsidP="00B65DD7">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B67811">
              <w:rPr>
                <w:rFonts w:cstheme="minorHAnsi"/>
                <w:color w:val="000000"/>
                <w:sz w:val="16"/>
                <w:szCs w:val="16"/>
                <w:shd w:val="clear" w:color="auto" w:fill="EFF3FF"/>
              </w:rPr>
              <w:t>This field is used to specify the Contribution Amounts for Corresponding Contribution types</w:t>
            </w:r>
            <w:r>
              <w:rPr>
                <w:rFonts w:cstheme="minorHAnsi"/>
                <w:color w:val="000000"/>
                <w:sz w:val="16"/>
                <w:szCs w:val="16"/>
                <w:shd w:val="clear" w:color="auto" w:fill="EFF3FF"/>
              </w:rPr>
              <w:t>.</w:t>
            </w:r>
          </w:p>
        </w:tc>
      </w:tr>
      <w:tr w:rsidR="00E54BC2" w:rsidRPr="00B52047" w14:paraId="22D702C8" w14:textId="77777777" w:rsidTr="6F3E8E05">
        <w:trPr>
          <w:cnfStyle w:val="000000100000" w:firstRow="0" w:lastRow="0" w:firstColumn="0" w:lastColumn="0" w:oddVBand="0" w:evenVBand="0" w:oddHBand="1" w:evenHBand="0" w:firstRowFirstColumn="0" w:firstRowLastColumn="0" w:lastRowFirstColumn="0" w:lastRowLastColumn="0"/>
          <w:trHeight w:val="251"/>
        </w:trPr>
        <w:tc>
          <w:tcPr>
            <w:cnfStyle w:val="001000000000" w:firstRow="0" w:lastRow="0" w:firstColumn="1" w:lastColumn="0" w:oddVBand="0" w:evenVBand="0" w:oddHBand="0" w:evenHBand="0" w:firstRowFirstColumn="0" w:firstRowLastColumn="0" w:lastRowFirstColumn="0" w:lastRowLastColumn="0"/>
            <w:tcW w:w="0" w:type="dxa"/>
            <w:noWrap/>
          </w:tcPr>
          <w:p w14:paraId="26990544" w14:textId="77777777" w:rsidR="00E54BC2" w:rsidRDefault="00E54BC2" w:rsidP="00B65DD7">
            <w:pPr>
              <w:jc w:val="both"/>
              <w:rPr>
                <w:rFonts w:eastAsia="Times New Roman" w:cstheme="minorHAnsi"/>
                <w:color w:val="000000"/>
                <w:sz w:val="16"/>
                <w:szCs w:val="16"/>
              </w:rPr>
            </w:pPr>
            <w:r>
              <w:rPr>
                <w:rFonts w:eastAsia="Times New Roman" w:cstheme="minorHAnsi"/>
                <w:color w:val="000000"/>
                <w:sz w:val="16"/>
                <w:szCs w:val="16"/>
              </w:rPr>
              <w:t>Bank Contribution</w:t>
            </w:r>
          </w:p>
        </w:tc>
        <w:tc>
          <w:tcPr>
            <w:tcW w:w="3607" w:type="dxa"/>
            <w:noWrap/>
          </w:tcPr>
          <w:p w14:paraId="576BC3B7" w14:textId="77777777" w:rsidR="00E54BC2" w:rsidRDefault="00E54BC2" w:rsidP="00B65DD7">
            <w:pPr>
              <w:jc w:val="both"/>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6"/>
                <w:szCs w:val="16"/>
              </w:rPr>
            </w:pPr>
            <w:r>
              <w:rPr>
                <w:rFonts w:eastAsia="Times New Roman" w:cstheme="minorHAnsi"/>
                <w:color w:val="000000"/>
                <w:sz w:val="16"/>
                <w:szCs w:val="16"/>
              </w:rPr>
              <w:t>200,000</w:t>
            </w:r>
          </w:p>
        </w:tc>
        <w:tc>
          <w:tcPr>
            <w:tcW w:w="2985" w:type="dxa"/>
          </w:tcPr>
          <w:p w14:paraId="5C401E4B" w14:textId="77777777" w:rsidR="00E54BC2" w:rsidRPr="00EB400E" w:rsidRDefault="00E54BC2" w:rsidP="00B65DD7">
            <w:pPr>
              <w:cnfStyle w:val="000000100000" w:firstRow="0" w:lastRow="0" w:firstColumn="0" w:lastColumn="0" w:oddVBand="0" w:evenVBand="0" w:oddHBand="1" w:evenHBand="0" w:firstRowFirstColumn="0" w:firstRowLastColumn="0" w:lastRowFirstColumn="0" w:lastRowLastColumn="0"/>
              <w:rPr>
                <w:rFonts w:cstheme="minorHAnsi"/>
                <w:sz w:val="16"/>
                <w:szCs w:val="16"/>
                <w:shd w:val="clear" w:color="auto" w:fill="EFF3FF"/>
              </w:rPr>
            </w:pPr>
            <w:r w:rsidRPr="00B67811">
              <w:rPr>
                <w:rFonts w:cstheme="minorHAnsi"/>
                <w:color w:val="000000"/>
                <w:sz w:val="16"/>
                <w:szCs w:val="16"/>
                <w:shd w:val="clear" w:color="auto" w:fill="EFF3FF"/>
              </w:rPr>
              <w:t>The Total Bank Contribution for the Asset or Commodity. This field is updated with the difference of Customer contribution from the Purchase Price of the Asset or Commodity.</w:t>
            </w:r>
          </w:p>
        </w:tc>
      </w:tr>
      <w:tr w:rsidR="00E54BC2" w:rsidRPr="00B52047" w14:paraId="472CB7B4" w14:textId="77777777" w:rsidTr="6F3E8E05">
        <w:trPr>
          <w:trHeight w:val="251"/>
        </w:trPr>
        <w:tc>
          <w:tcPr>
            <w:cnfStyle w:val="001000000000" w:firstRow="0" w:lastRow="0" w:firstColumn="1" w:lastColumn="0" w:oddVBand="0" w:evenVBand="0" w:oddHBand="0" w:evenHBand="0" w:firstRowFirstColumn="0" w:firstRowLastColumn="0" w:lastRowFirstColumn="0" w:lastRowLastColumn="0"/>
            <w:tcW w:w="0" w:type="dxa"/>
            <w:noWrap/>
          </w:tcPr>
          <w:p w14:paraId="2D927CD6" w14:textId="77777777" w:rsidR="00E54BC2" w:rsidRDefault="00E54BC2" w:rsidP="00B65DD7">
            <w:pPr>
              <w:jc w:val="both"/>
              <w:rPr>
                <w:rFonts w:eastAsia="Times New Roman" w:cstheme="minorHAnsi"/>
                <w:color w:val="000000"/>
                <w:sz w:val="16"/>
                <w:szCs w:val="16"/>
              </w:rPr>
            </w:pPr>
            <w:r>
              <w:rPr>
                <w:rFonts w:eastAsia="Times New Roman" w:cstheme="minorHAnsi"/>
                <w:color w:val="000000"/>
                <w:sz w:val="16"/>
                <w:szCs w:val="16"/>
              </w:rPr>
              <w:t>Cost Type</w:t>
            </w:r>
          </w:p>
        </w:tc>
        <w:tc>
          <w:tcPr>
            <w:tcW w:w="3607" w:type="dxa"/>
            <w:noWrap/>
          </w:tcPr>
          <w:p w14:paraId="67CBF0D6" w14:textId="77777777" w:rsidR="00E54BC2" w:rsidRDefault="00E54BC2" w:rsidP="00B65DD7">
            <w:pPr>
              <w:jc w:val="both"/>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6"/>
                <w:szCs w:val="16"/>
              </w:rPr>
            </w:pPr>
            <w:r>
              <w:rPr>
                <w:rFonts w:eastAsia="Times New Roman" w:cstheme="minorHAnsi"/>
                <w:color w:val="000000"/>
                <w:sz w:val="16"/>
                <w:szCs w:val="16"/>
              </w:rPr>
              <w:t>2</w:t>
            </w:r>
          </w:p>
        </w:tc>
        <w:tc>
          <w:tcPr>
            <w:tcW w:w="2985" w:type="dxa"/>
          </w:tcPr>
          <w:p w14:paraId="15E32C71" w14:textId="77777777" w:rsidR="00E54BC2" w:rsidRPr="003B0837" w:rsidRDefault="00E54BC2" w:rsidP="00B65DD7">
            <w:pPr>
              <w:jc w:val="both"/>
              <w:cnfStyle w:val="000000000000" w:firstRow="0" w:lastRow="0" w:firstColumn="0" w:lastColumn="0" w:oddVBand="0" w:evenVBand="0" w:oddHBand="0" w:evenHBand="0" w:firstRowFirstColumn="0" w:firstRowLastColumn="0" w:lastRowFirstColumn="0" w:lastRowLastColumn="0"/>
              <w:rPr>
                <w:rFonts w:cstheme="minorHAnsi"/>
                <w:color w:val="000000"/>
                <w:sz w:val="16"/>
                <w:szCs w:val="16"/>
                <w:shd w:val="clear" w:color="auto" w:fill="EFF3FF"/>
              </w:rPr>
            </w:pPr>
            <w:r w:rsidRPr="00EB400E">
              <w:rPr>
                <w:rFonts w:eastAsia="Times New Roman" w:cstheme="minorHAnsi"/>
                <w:sz w:val="16"/>
                <w:szCs w:val="16"/>
              </w:rPr>
              <w:t>Specifies the costs incurred during purchase of the Contract.</w:t>
            </w:r>
          </w:p>
        </w:tc>
      </w:tr>
      <w:tr w:rsidR="00E54BC2" w:rsidRPr="00B52047" w14:paraId="1F04B7E6" w14:textId="77777777" w:rsidTr="6F3E8E05">
        <w:trPr>
          <w:cnfStyle w:val="000000100000" w:firstRow="0" w:lastRow="0" w:firstColumn="0" w:lastColumn="0" w:oddVBand="0" w:evenVBand="0" w:oddHBand="1" w:evenHBand="0" w:firstRowFirstColumn="0" w:firstRowLastColumn="0" w:lastRowFirstColumn="0" w:lastRowLastColumn="0"/>
          <w:trHeight w:val="251"/>
        </w:trPr>
        <w:tc>
          <w:tcPr>
            <w:cnfStyle w:val="001000000000" w:firstRow="0" w:lastRow="0" w:firstColumn="1" w:lastColumn="0" w:oddVBand="0" w:evenVBand="0" w:oddHBand="0" w:evenHBand="0" w:firstRowFirstColumn="0" w:firstRowLastColumn="0" w:lastRowFirstColumn="0" w:lastRowLastColumn="0"/>
            <w:tcW w:w="0" w:type="dxa"/>
            <w:noWrap/>
          </w:tcPr>
          <w:p w14:paraId="19904744" w14:textId="77777777" w:rsidR="00E54BC2" w:rsidRDefault="00E54BC2" w:rsidP="00B65DD7">
            <w:pPr>
              <w:jc w:val="both"/>
              <w:rPr>
                <w:rFonts w:eastAsia="Times New Roman" w:cstheme="minorHAnsi"/>
                <w:color w:val="000000"/>
                <w:sz w:val="16"/>
                <w:szCs w:val="16"/>
              </w:rPr>
            </w:pPr>
            <w:r>
              <w:rPr>
                <w:rFonts w:eastAsia="Times New Roman" w:cstheme="minorHAnsi"/>
                <w:color w:val="000000"/>
                <w:sz w:val="16"/>
                <w:szCs w:val="16"/>
              </w:rPr>
              <w:t>Cost Payment Type</w:t>
            </w:r>
          </w:p>
        </w:tc>
        <w:tc>
          <w:tcPr>
            <w:tcW w:w="3607" w:type="dxa"/>
            <w:noWrap/>
          </w:tcPr>
          <w:p w14:paraId="4F0AAB22" w14:textId="228BFB94" w:rsidR="00E54BC2" w:rsidRDefault="57DBD5BF" w:rsidP="4199E1D9">
            <w:pPr>
              <w:jc w:val="both"/>
              <w:cnfStyle w:val="000000100000" w:firstRow="0" w:lastRow="0" w:firstColumn="0" w:lastColumn="0" w:oddVBand="0" w:evenVBand="0" w:oddHBand="1" w:evenHBand="0" w:firstRowFirstColumn="0" w:firstRowLastColumn="0" w:lastRowFirstColumn="0" w:lastRowLastColumn="0"/>
              <w:rPr>
                <w:rFonts w:eastAsia="Times New Roman"/>
                <w:color w:val="000000"/>
                <w:sz w:val="16"/>
                <w:szCs w:val="16"/>
              </w:rPr>
            </w:pPr>
            <w:r w:rsidRPr="6F3E8E05">
              <w:rPr>
                <w:rFonts w:eastAsia="Times New Roman"/>
                <w:color w:val="000000" w:themeColor="text1"/>
                <w:sz w:val="16"/>
                <w:szCs w:val="16"/>
              </w:rPr>
              <w:t xml:space="preserve">Contract </w:t>
            </w:r>
          </w:p>
        </w:tc>
        <w:tc>
          <w:tcPr>
            <w:tcW w:w="2985" w:type="dxa"/>
          </w:tcPr>
          <w:p w14:paraId="6754105D" w14:textId="77777777" w:rsidR="00E54BC2" w:rsidRPr="003B0837" w:rsidRDefault="00E54BC2" w:rsidP="4199E1D9">
            <w:pPr>
              <w:jc w:val="both"/>
              <w:cnfStyle w:val="000000100000" w:firstRow="0" w:lastRow="0" w:firstColumn="0" w:lastColumn="0" w:oddVBand="0" w:evenVBand="0" w:oddHBand="1" w:evenHBand="0" w:firstRowFirstColumn="0" w:firstRowLastColumn="0" w:lastRowFirstColumn="0" w:lastRowLastColumn="0"/>
              <w:rPr>
                <w:rFonts w:eastAsia="Times New Roman"/>
                <w:sz w:val="19"/>
                <w:szCs w:val="19"/>
              </w:rPr>
            </w:pPr>
            <w:r w:rsidRPr="4199E1D9">
              <w:rPr>
                <w:rFonts w:eastAsia="Times New Roman"/>
                <w:sz w:val="19"/>
                <w:szCs w:val="19"/>
              </w:rPr>
              <w:t>The payment type by which cost has to be paid.</w:t>
            </w:r>
          </w:p>
        </w:tc>
      </w:tr>
      <w:tr w:rsidR="00E54BC2" w:rsidRPr="00B52047" w14:paraId="46B8FB66" w14:textId="77777777" w:rsidTr="6F3E8E05">
        <w:trPr>
          <w:trHeight w:val="251"/>
        </w:trPr>
        <w:tc>
          <w:tcPr>
            <w:cnfStyle w:val="001000000000" w:firstRow="0" w:lastRow="0" w:firstColumn="1" w:lastColumn="0" w:oddVBand="0" w:evenVBand="0" w:oddHBand="0" w:evenHBand="0" w:firstRowFirstColumn="0" w:firstRowLastColumn="0" w:lastRowFirstColumn="0" w:lastRowLastColumn="0"/>
            <w:tcW w:w="0" w:type="dxa"/>
            <w:noWrap/>
          </w:tcPr>
          <w:p w14:paraId="130FAC8D" w14:textId="77777777" w:rsidR="00E54BC2" w:rsidRDefault="00E54BC2" w:rsidP="00B65DD7">
            <w:pPr>
              <w:jc w:val="both"/>
              <w:rPr>
                <w:rFonts w:eastAsia="Times New Roman" w:cstheme="minorHAnsi"/>
                <w:color w:val="000000"/>
                <w:sz w:val="16"/>
                <w:szCs w:val="16"/>
              </w:rPr>
            </w:pPr>
            <w:r>
              <w:rPr>
                <w:rFonts w:eastAsia="Times New Roman" w:cstheme="minorHAnsi"/>
                <w:color w:val="000000"/>
                <w:sz w:val="16"/>
                <w:szCs w:val="16"/>
              </w:rPr>
              <w:t>Cost Amount</w:t>
            </w:r>
          </w:p>
        </w:tc>
        <w:tc>
          <w:tcPr>
            <w:tcW w:w="3607" w:type="dxa"/>
            <w:noWrap/>
          </w:tcPr>
          <w:p w14:paraId="5B5B6753" w14:textId="77777777" w:rsidR="00E54BC2" w:rsidRDefault="00E54BC2" w:rsidP="00B65DD7">
            <w:pPr>
              <w:jc w:val="both"/>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6"/>
                <w:szCs w:val="16"/>
              </w:rPr>
            </w:pPr>
            <w:r>
              <w:rPr>
                <w:rFonts w:eastAsia="Times New Roman" w:cstheme="minorHAnsi"/>
                <w:color w:val="000000"/>
                <w:sz w:val="16"/>
                <w:szCs w:val="16"/>
              </w:rPr>
              <w:t>37,500</w:t>
            </w:r>
          </w:p>
        </w:tc>
        <w:tc>
          <w:tcPr>
            <w:tcW w:w="2985" w:type="dxa"/>
          </w:tcPr>
          <w:p w14:paraId="5C97CDA4" w14:textId="77777777" w:rsidR="00E54BC2" w:rsidRDefault="00E54BC2" w:rsidP="00B65DD7">
            <w:pPr>
              <w:jc w:val="both"/>
              <w:cnfStyle w:val="000000000000" w:firstRow="0" w:lastRow="0" w:firstColumn="0" w:lastColumn="0" w:oddVBand="0" w:evenVBand="0" w:oddHBand="0" w:evenHBand="0" w:firstRowFirstColumn="0" w:firstRowLastColumn="0" w:lastRowFirstColumn="0" w:lastRowLastColumn="0"/>
              <w:rPr>
                <w:rFonts w:eastAsia="Times New Roman" w:cstheme="minorHAnsi"/>
                <w:sz w:val="19"/>
                <w:szCs w:val="19"/>
              </w:rPr>
            </w:pPr>
            <w:r w:rsidRPr="00F16AB0">
              <w:rPr>
                <w:rFonts w:cstheme="minorHAnsi"/>
                <w:color w:val="000000"/>
                <w:sz w:val="19"/>
                <w:szCs w:val="19"/>
                <w:shd w:val="clear" w:color="auto" w:fill="EFF3FF"/>
              </w:rPr>
              <w:t>The cost amount for the chosen Cost type in the Purchase Contract Currency</w:t>
            </w:r>
            <w:r>
              <w:rPr>
                <w:rFonts w:cstheme="minorHAnsi"/>
                <w:color w:val="000000"/>
                <w:sz w:val="19"/>
                <w:szCs w:val="19"/>
                <w:shd w:val="clear" w:color="auto" w:fill="EFF3FF"/>
              </w:rPr>
              <w:t>.</w:t>
            </w:r>
          </w:p>
        </w:tc>
      </w:tr>
    </w:tbl>
    <w:p w14:paraId="0544385C" w14:textId="77777777" w:rsidR="002275CD" w:rsidRDefault="002275CD" w:rsidP="00E54BC2"/>
    <w:p w14:paraId="7CF74745" w14:textId="4B7C33A6" w:rsidR="00E54BC2" w:rsidRPr="0013249E" w:rsidRDefault="00E54BC2" w:rsidP="0013249E">
      <w:pPr>
        <w:pStyle w:val="Heading3"/>
        <w:numPr>
          <w:ilvl w:val="2"/>
          <w:numId w:val="5"/>
        </w:numPr>
      </w:pPr>
      <w:bookmarkStart w:id="817" w:name="_Toc190103106"/>
      <w:r w:rsidRPr="0013249E">
        <w:rPr>
          <w:noProof/>
        </w:rPr>
        <w:lastRenderedPageBreak/>
        <w:drawing>
          <wp:anchor distT="0" distB="0" distL="114300" distR="114300" simplePos="0" relativeHeight="251658317" behindDoc="0" locked="0" layoutInCell="1" allowOverlap="1" wp14:anchorId="02706691" wp14:editId="2C443582">
            <wp:simplePos x="0" y="0"/>
            <wp:positionH relativeFrom="column">
              <wp:posOffset>0</wp:posOffset>
            </wp:positionH>
            <wp:positionV relativeFrom="paragraph">
              <wp:posOffset>285750</wp:posOffset>
            </wp:positionV>
            <wp:extent cx="5943600" cy="2019300"/>
            <wp:effectExtent l="19050" t="19050" r="19050" b="19050"/>
            <wp:wrapSquare wrapText="bothSides"/>
            <wp:docPr id="18727680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276805" name="Picture 187276805"/>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943600" cy="2019300"/>
                    </a:xfrm>
                    <a:prstGeom prst="rect">
                      <a:avLst/>
                    </a:prstGeom>
                    <a:ln>
                      <a:solidFill>
                        <a:schemeClr val="accent1"/>
                      </a:solidFill>
                    </a:ln>
                  </pic:spPr>
                </pic:pic>
              </a:graphicData>
            </a:graphic>
          </wp:anchor>
        </w:drawing>
      </w:r>
      <w:r w:rsidR="002275CD" w:rsidRPr="0013249E">
        <w:t>Input New Contract</w:t>
      </w:r>
      <w:bookmarkEnd w:id="817"/>
    </w:p>
    <w:p w14:paraId="35760C77" w14:textId="77777777" w:rsidR="00E54BC2" w:rsidRDefault="00E54BC2" w:rsidP="00E54BC2">
      <w:pPr>
        <w:jc w:val="both"/>
        <w:rPr>
          <w:b/>
          <w:bCs/>
        </w:rPr>
      </w:pPr>
      <w:r>
        <w:rPr>
          <w:b/>
          <w:bCs/>
          <w:noProof/>
        </w:rPr>
        <w:drawing>
          <wp:inline distT="0" distB="0" distL="0" distR="0" wp14:anchorId="1345AC89" wp14:editId="4995B54D">
            <wp:extent cx="5943600" cy="2288540"/>
            <wp:effectExtent l="19050" t="19050" r="19050" b="16510"/>
            <wp:docPr id="120738888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7388884" name="Picture 1207388884"/>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943600" cy="2288540"/>
                    </a:xfrm>
                    <a:prstGeom prst="rect">
                      <a:avLst/>
                    </a:prstGeom>
                    <a:ln>
                      <a:solidFill>
                        <a:schemeClr val="accent1"/>
                      </a:solidFill>
                    </a:ln>
                  </pic:spPr>
                </pic:pic>
              </a:graphicData>
            </a:graphic>
          </wp:inline>
        </w:drawing>
      </w:r>
      <w:r w:rsidRPr="008F59AA">
        <w:rPr>
          <w:b/>
          <w:bCs/>
        </w:rPr>
        <w:t xml:space="preserve"> </w:t>
      </w:r>
    </w:p>
    <w:p w14:paraId="0CC90860" w14:textId="77777777" w:rsidR="00E54BC2" w:rsidRPr="002275CD" w:rsidRDefault="00E54BC2" w:rsidP="002275CD">
      <w:pPr>
        <w:pStyle w:val="Heading3"/>
        <w:numPr>
          <w:ilvl w:val="2"/>
          <w:numId w:val="5"/>
        </w:numPr>
      </w:pPr>
      <w:bookmarkStart w:id="818" w:name="_Toc190103107"/>
      <w:r w:rsidRPr="002275CD">
        <w:t>Down Payment</w:t>
      </w:r>
      <w:bookmarkEnd w:id="818"/>
    </w:p>
    <w:p w14:paraId="175307DF" w14:textId="77777777" w:rsidR="00E54BC2" w:rsidRDefault="00E54BC2" w:rsidP="00E54BC2">
      <w:pPr>
        <w:jc w:val="both"/>
        <w:rPr>
          <w:b/>
          <w:bCs/>
        </w:rPr>
      </w:pPr>
      <w:r>
        <w:rPr>
          <w:b/>
          <w:bCs/>
          <w:noProof/>
        </w:rPr>
        <w:drawing>
          <wp:inline distT="0" distB="0" distL="0" distR="0" wp14:anchorId="49C32742" wp14:editId="67708D8E">
            <wp:extent cx="5943600" cy="2064385"/>
            <wp:effectExtent l="19050" t="19050" r="19050" b="12065"/>
            <wp:docPr id="12724106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241062" name="Picture 127241062"/>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943600" cy="2064385"/>
                    </a:xfrm>
                    <a:prstGeom prst="rect">
                      <a:avLst/>
                    </a:prstGeom>
                    <a:ln>
                      <a:solidFill>
                        <a:schemeClr val="accent1"/>
                      </a:solidFill>
                    </a:ln>
                  </pic:spPr>
                </pic:pic>
              </a:graphicData>
            </a:graphic>
          </wp:inline>
        </w:drawing>
      </w:r>
      <w:r>
        <w:rPr>
          <w:b/>
          <w:bCs/>
        </w:rPr>
        <w:t xml:space="preserve"> </w:t>
      </w:r>
    </w:p>
    <w:p w14:paraId="6761A3F1" w14:textId="77777777" w:rsidR="00E54BC2" w:rsidRDefault="00E54BC2" w:rsidP="00E54BC2">
      <w:pPr>
        <w:rPr>
          <w:b/>
          <w:bCs/>
        </w:rPr>
      </w:pPr>
      <w:r>
        <w:rPr>
          <w:b/>
          <w:bCs/>
        </w:rPr>
        <w:br w:type="page"/>
      </w:r>
    </w:p>
    <w:p w14:paraId="27DB3BA7" w14:textId="77777777" w:rsidR="00E54BC2" w:rsidRPr="002275CD" w:rsidRDefault="00E54BC2" w:rsidP="002275CD">
      <w:pPr>
        <w:pStyle w:val="Heading3"/>
        <w:numPr>
          <w:ilvl w:val="2"/>
          <w:numId w:val="5"/>
        </w:numPr>
      </w:pPr>
      <w:bookmarkStart w:id="819" w:name="_Toc190103108"/>
      <w:r w:rsidRPr="002275CD">
        <w:lastRenderedPageBreak/>
        <w:t>Cost</w:t>
      </w:r>
      <w:bookmarkEnd w:id="819"/>
    </w:p>
    <w:p w14:paraId="208C4D1D" w14:textId="77777777" w:rsidR="00E54BC2" w:rsidRDefault="00E54BC2" w:rsidP="002275CD">
      <w:pPr>
        <w:jc w:val="both"/>
      </w:pPr>
      <w:r>
        <w:rPr>
          <w:noProof/>
        </w:rPr>
        <w:drawing>
          <wp:inline distT="0" distB="0" distL="0" distR="0" wp14:anchorId="69C6687E" wp14:editId="0CD4D743">
            <wp:extent cx="5943600" cy="1321435"/>
            <wp:effectExtent l="19050" t="19050" r="19050" b="12065"/>
            <wp:docPr id="85071674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0716745" name="Picture 850716745"/>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943600" cy="1321435"/>
                    </a:xfrm>
                    <a:prstGeom prst="rect">
                      <a:avLst/>
                    </a:prstGeom>
                    <a:ln>
                      <a:solidFill>
                        <a:schemeClr val="accent1"/>
                      </a:solidFill>
                    </a:ln>
                  </pic:spPr>
                </pic:pic>
              </a:graphicData>
            </a:graphic>
          </wp:inline>
        </w:drawing>
      </w:r>
    </w:p>
    <w:p w14:paraId="41770409" w14:textId="77777777" w:rsidR="00E54BC2" w:rsidRPr="00AE3BB6" w:rsidRDefault="00E54BC2">
      <w:pPr>
        <w:jc w:val="both"/>
        <w:rPr>
          <w:sz w:val="22"/>
          <w:rPrChange w:id="820" w:author="Farhan Ullah Khan" w:date="2025-02-10T14:44:00Z">
            <w:rPr/>
          </w:rPrChange>
        </w:rPr>
        <w:pPrChange w:id="821" w:author="Farhan Ullah Khan" w:date="2025-02-10T14:44:00Z">
          <w:pPr/>
        </w:pPrChange>
      </w:pPr>
      <w:r w:rsidRPr="00AE3BB6">
        <w:rPr>
          <w:rFonts w:cstheme="minorHAnsi"/>
          <w:sz w:val="22"/>
          <w:rPrChange w:id="822" w:author="Farhan Ullah Khan" w:date="2025-02-10T14:44:00Z">
            <w:rPr>
              <w:rFonts w:cstheme="minorHAnsi"/>
              <w:szCs w:val="24"/>
            </w:rPr>
          </w:rPrChange>
        </w:rPr>
        <w:t>Once the contract is authorized then it will be forwarded to next stage of “Purchase” as defined in IS Parameter</w:t>
      </w:r>
      <w:r w:rsidRPr="00AE3BB6">
        <w:rPr>
          <w:rFonts w:cstheme="minorHAnsi"/>
          <w:b/>
          <w:bCs/>
          <w:sz w:val="22"/>
          <w:rPrChange w:id="823" w:author="Farhan Ullah Khan" w:date="2025-02-10T14:44:00Z">
            <w:rPr>
              <w:rFonts w:cstheme="minorHAnsi"/>
              <w:b/>
              <w:bCs/>
              <w:szCs w:val="24"/>
            </w:rPr>
          </w:rPrChange>
        </w:rPr>
        <w:t>.</w:t>
      </w:r>
      <w:r w:rsidRPr="00AE3BB6">
        <w:rPr>
          <w:noProof/>
          <w:sz w:val="22"/>
          <w:rPrChange w:id="824" w:author="Farhan Ullah Khan" w:date="2025-02-10T14:44:00Z">
            <w:rPr>
              <w:noProof/>
            </w:rPr>
          </w:rPrChange>
        </w:rPr>
        <w:drawing>
          <wp:inline distT="0" distB="0" distL="0" distR="0" wp14:anchorId="4D58948C" wp14:editId="6FD08D0E">
            <wp:extent cx="5943600" cy="2319655"/>
            <wp:effectExtent l="19050" t="19050" r="19050" b="23495"/>
            <wp:docPr id="21631702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317020" name="Picture 216317020"/>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943600" cy="2319655"/>
                    </a:xfrm>
                    <a:prstGeom prst="rect">
                      <a:avLst/>
                    </a:prstGeom>
                    <a:ln>
                      <a:solidFill>
                        <a:schemeClr val="accent1"/>
                      </a:solidFill>
                    </a:ln>
                  </pic:spPr>
                </pic:pic>
              </a:graphicData>
            </a:graphic>
          </wp:inline>
        </w:drawing>
      </w:r>
    </w:p>
    <w:p w14:paraId="2C11872E" w14:textId="77777777" w:rsidR="002620D0" w:rsidRDefault="002620D0" w:rsidP="002275CD">
      <w:pPr>
        <w:rPr>
          <w:rFonts w:asciiTheme="majorHAnsi" w:eastAsiaTheme="majorEastAsia" w:hAnsiTheme="majorHAnsi" w:cstheme="majorBidi"/>
          <w:b/>
          <w:color w:val="2F5496" w:themeColor="accent1" w:themeShade="BF"/>
          <w:sz w:val="28"/>
          <w:szCs w:val="26"/>
        </w:rPr>
      </w:pPr>
      <w:r>
        <w:rPr>
          <w:color w:val="2F5496" w:themeColor="accent1" w:themeShade="BF"/>
          <w:sz w:val="28"/>
          <w:szCs w:val="26"/>
        </w:rPr>
        <w:br w:type="page"/>
      </w:r>
    </w:p>
    <w:p w14:paraId="0DE2B772" w14:textId="46D31D22" w:rsidR="00E54BC2" w:rsidRPr="00E275A1" w:rsidRDefault="00E54BC2" w:rsidP="00E275A1">
      <w:pPr>
        <w:pStyle w:val="Heading3"/>
        <w:numPr>
          <w:ilvl w:val="2"/>
          <w:numId w:val="5"/>
        </w:numPr>
      </w:pPr>
      <w:bookmarkStart w:id="825" w:name="_Toc190103109"/>
      <w:r w:rsidRPr="00E275A1">
        <w:lastRenderedPageBreak/>
        <w:t>Accounting Entries – IS Contract</w:t>
      </w:r>
      <w:bookmarkEnd w:id="825"/>
    </w:p>
    <w:p w14:paraId="4DA452A6" w14:textId="77777777" w:rsidR="00E54BC2" w:rsidRPr="00E275A1" w:rsidRDefault="00E54BC2" w:rsidP="00E275A1">
      <w:pPr>
        <w:pStyle w:val="Heading3"/>
        <w:numPr>
          <w:ilvl w:val="3"/>
          <w:numId w:val="5"/>
        </w:numPr>
      </w:pPr>
      <w:bookmarkStart w:id="826" w:name="_Toc190103110"/>
      <w:r w:rsidRPr="00E275A1">
        <w:t>Approval Stage</w:t>
      </w:r>
      <w:bookmarkEnd w:id="826"/>
    </w:p>
    <w:p w14:paraId="34039A06" w14:textId="77777777" w:rsidR="00E54BC2" w:rsidRDefault="00E54BC2" w:rsidP="002275CD">
      <w:r>
        <w:rPr>
          <w:noProof/>
        </w:rPr>
        <w:drawing>
          <wp:inline distT="0" distB="0" distL="0" distR="0" wp14:anchorId="0A324040" wp14:editId="5FA08611">
            <wp:extent cx="5943600" cy="826135"/>
            <wp:effectExtent l="19050" t="19050" r="19050" b="12065"/>
            <wp:docPr id="51" name="Picture 1" descr="A close up of a screen&amp;#xA;&amp;#xA;Description automatically generated">
              <a:extLst xmlns:a="http://schemas.openxmlformats.org/drawingml/2006/main">
                <a:ext uri="{FF2B5EF4-FFF2-40B4-BE49-F238E27FC236}">
                  <a16:creationId xmlns:a16="http://schemas.microsoft.com/office/drawing/2014/main" id="{051E50F3-8DE6-40DD-897B-EF00A6C37C1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1" descr="A close up of a screen&amp;#xA;&amp;#xA;Description automatically generated">
                      <a:extLst>
                        <a:ext uri="{FF2B5EF4-FFF2-40B4-BE49-F238E27FC236}">
                          <a16:creationId xmlns:a16="http://schemas.microsoft.com/office/drawing/2014/main" id="{051E50F3-8DE6-40DD-897B-EF00A6C37C13}"/>
                        </a:ext>
                      </a:extLst>
                    </pic:cNvPr>
                    <pic:cNvPicPr>
                      <a:picLocks noChangeAspect="1"/>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943600" cy="826135"/>
                    </a:xfrm>
                    <a:prstGeom prst="rect">
                      <a:avLst/>
                    </a:prstGeom>
                    <a:ln>
                      <a:solidFill>
                        <a:schemeClr val="accent1"/>
                      </a:solidFill>
                    </a:ln>
                  </pic:spPr>
                </pic:pic>
              </a:graphicData>
            </a:graphic>
          </wp:inline>
        </w:drawing>
      </w:r>
    </w:p>
    <w:p w14:paraId="0938AB5B" w14:textId="66B613FF" w:rsidR="00E54BC2" w:rsidRPr="00E275A1" w:rsidRDefault="00351E95" w:rsidP="00E275A1">
      <w:pPr>
        <w:pStyle w:val="Heading3"/>
        <w:numPr>
          <w:ilvl w:val="3"/>
          <w:numId w:val="5"/>
        </w:numPr>
      </w:pPr>
      <w:bookmarkStart w:id="827" w:name="_Toc190103111"/>
      <w:r w:rsidRPr="00E275A1">
        <w:rPr>
          <w:noProof/>
        </w:rPr>
        <w:drawing>
          <wp:anchor distT="0" distB="0" distL="114300" distR="114300" simplePos="0" relativeHeight="251658319" behindDoc="0" locked="0" layoutInCell="1" allowOverlap="1" wp14:anchorId="1DFCFBB5" wp14:editId="29132C8A">
            <wp:simplePos x="0" y="0"/>
            <wp:positionH relativeFrom="column">
              <wp:posOffset>54610</wp:posOffset>
            </wp:positionH>
            <wp:positionV relativeFrom="paragraph">
              <wp:posOffset>318770</wp:posOffset>
            </wp:positionV>
            <wp:extent cx="5943600" cy="942975"/>
            <wp:effectExtent l="19050" t="19050" r="19050" b="28575"/>
            <wp:wrapSquare wrapText="bothSides"/>
            <wp:docPr id="2044262450" name="Picture 2" descr="A screenshot of a computer&amp;#xA;&amp;#xA;Description automatically generated">
              <a:extLst xmlns:a="http://schemas.openxmlformats.org/drawingml/2006/main">
                <a:ext uri="{FF2B5EF4-FFF2-40B4-BE49-F238E27FC236}">
                  <a16:creationId xmlns:a16="http://schemas.microsoft.com/office/drawing/2014/main" id="{D83CB2FB-4A7E-47C7-8961-94DE65697ED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Picture 2" descr="A screenshot of a computer&amp;#xA;&amp;#xA;Description automatically generated">
                      <a:extLst>
                        <a:ext uri="{FF2B5EF4-FFF2-40B4-BE49-F238E27FC236}">
                          <a16:creationId xmlns:a16="http://schemas.microsoft.com/office/drawing/2014/main" id="{D83CB2FB-4A7E-47C7-8961-94DE65697ED7}"/>
                        </a:ext>
                      </a:extLst>
                    </pic:cNvPr>
                    <pic:cNvPicPr>
                      <a:picLocks noChangeAspect="1"/>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943600" cy="942975"/>
                    </a:xfrm>
                    <a:prstGeom prst="rect">
                      <a:avLst/>
                    </a:prstGeom>
                    <a:ln>
                      <a:solidFill>
                        <a:schemeClr val="accent1"/>
                      </a:solidFill>
                    </a:ln>
                  </pic:spPr>
                </pic:pic>
              </a:graphicData>
            </a:graphic>
          </wp:anchor>
        </w:drawing>
      </w:r>
      <w:r w:rsidR="222D08F7" w:rsidRPr="00E275A1">
        <w:t>Purchase Stage</w:t>
      </w:r>
      <w:bookmarkEnd w:id="827"/>
    </w:p>
    <w:p w14:paraId="5FA286F2" w14:textId="4E20A0B3" w:rsidR="428F44D5" w:rsidRPr="00E275A1" w:rsidRDefault="428F44D5" w:rsidP="00E275A1">
      <w:pPr>
        <w:pStyle w:val="Heading3"/>
        <w:numPr>
          <w:ilvl w:val="3"/>
          <w:numId w:val="5"/>
        </w:numPr>
      </w:pPr>
      <w:bookmarkStart w:id="828" w:name="_Toc190103112"/>
      <w:r w:rsidRPr="00E275A1">
        <w:t>End to End IS Contract Entries</w:t>
      </w:r>
      <w:bookmarkEnd w:id="828"/>
    </w:p>
    <w:p w14:paraId="32779DFE" w14:textId="141FFFF0" w:rsidR="428F44D5" w:rsidRPr="001340B1" w:rsidRDefault="428F44D5" w:rsidP="6F3E8E05">
      <w:pPr>
        <w:tabs>
          <w:tab w:val="left" w:pos="709"/>
        </w:tabs>
      </w:pPr>
      <w:r>
        <w:rPr>
          <w:noProof/>
        </w:rPr>
        <w:drawing>
          <wp:inline distT="0" distB="0" distL="0" distR="0" wp14:anchorId="6386A69E" wp14:editId="20337476">
            <wp:extent cx="5724524" cy="2152650"/>
            <wp:effectExtent l="19050" t="19050" r="10160" b="19050"/>
            <wp:docPr id="276432846" name="Picture 2764328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724524" cy="2152650"/>
                    </a:xfrm>
                    <a:prstGeom prst="rect">
                      <a:avLst/>
                    </a:prstGeom>
                    <a:ln>
                      <a:solidFill>
                        <a:schemeClr val="accent1"/>
                      </a:solidFill>
                    </a:ln>
                  </pic:spPr>
                </pic:pic>
              </a:graphicData>
            </a:graphic>
          </wp:inline>
        </w:drawing>
      </w:r>
      <w:r>
        <w:rPr>
          <w:noProof/>
        </w:rPr>
        <w:drawing>
          <wp:inline distT="0" distB="0" distL="0" distR="0" wp14:anchorId="66C0E2C9" wp14:editId="6B369C32">
            <wp:extent cx="5724524" cy="1028700"/>
            <wp:effectExtent l="19050" t="19050" r="10160" b="19050"/>
            <wp:docPr id="366032336" name="Picture 3660323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724524" cy="1028700"/>
                    </a:xfrm>
                    <a:prstGeom prst="rect">
                      <a:avLst/>
                    </a:prstGeom>
                    <a:ln>
                      <a:solidFill>
                        <a:schemeClr val="accent1"/>
                      </a:solidFill>
                    </a:ln>
                  </pic:spPr>
                </pic:pic>
              </a:graphicData>
            </a:graphic>
          </wp:inline>
        </w:drawing>
      </w:r>
    </w:p>
    <w:p w14:paraId="04EA1E6C" w14:textId="5C473E46" w:rsidR="6F3E8E05" w:rsidRPr="001340B1" w:rsidRDefault="6F3E8E05" w:rsidP="6F3E8E05">
      <w:pPr>
        <w:tabs>
          <w:tab w:val="left" w:pos="709"/>
        </w:tabs>
      </w:pPr>
    </w:p>
    <w:p w14:paraId="1B95B15C" w14:textId="7DFF3029" w:rsidR="6F3E8E05" w:rsidRPr="001340B1" w:rsidRDefault="6F3E8E05" w:rsidP="001340B1">
      <w:pPr>
        <w:tabs>
          <w:tab w:val="left" w:pos="709"/>
        </w:tabs>
      </w:pPr>
    </w:p>
    <w:p w14:paraId="5E1266FF" w14:textId="32544A60" w:rsidR="00E54BC2" w:rsidRPr="005247E0" w:rsidRDefault="00E54BC2" w:rsidP="00E54BC2">
      <w:pPr>
        <w:ind w:left="1080"/>
      </w:pPr>
    </w:p>
    <w:p w14:paraId="03063389" w14:textId="77777777" w:rsidR="00E54BC2" w:rsidRDefault="00E54BC2" w:rsidP="00E54BC2"/>
    <w:p w14:paraId="717C8091" w14:textId="18C9F909" w:rsidR="007805F3" w:rsidRDefault="007805F3">
      <w:pPr>
        <w:rPr>
          <w:rFonts w:asciiTheme="majorHAnsi" w:eastAsiaTheme="majorEastAsia" w:hAnsiTheme="majorHAnsi" w:cstheme="majorBidi"/>
          <w:b/>
          <w:color w:val="2F5496" w:themeColor="accent1" w:themeShade="BF"/>
          <w:sz w:val="28"/>
          <w:szCs w:val="28"/>
        </w:rPr>
      </w:pPr>
      <w:r>
        <w:br w:type="page"/>
      </w:r>
    </w:p>
    <w:p w14:paraId="6472C7F1" w14:textId="556CC6ED" w:rsidR="00E54BC2" w:rsidRPr="00EB400E" w:rsidRDefault="00E54BC2" w:rsidP="001340B1">
      <w:pPr>
        <w:pStyle w:val="Heading2"/>
        <w:numPr>
          <w:ilvl w:val="1"/>
          <w:numId w:val="5"/>
        </w:numPr>
      </w:pPr>
      <w:bookmarkStart w:id="829" w:name="_Toc190103113"/>
      <w:r w:rsidRPr="007805F3">
        <w:lastRenderedPageBreak/>
        <w:t>Down Payment Recovery</w:t>
      </w:r>
      <w:r w:rsidR="002B7E5D">
        <w:t xml:space="preserve"> (WS03-IJR-04)</w:t>
      </w:r>
      <w:bookmarkEnd w:id="829"/>
    </w:p>
    <w:p w14:paraId="226D43F7" w14:textId="60879C97" w:rsidR="00E54BC2" w:rsidRDefault="1D36722F" w:rsidP="00E54BC2">
      <w:pPr>
        <w:jc w:val="both"/>
        <w:rPr>
          <w:b/>
          <w:bCs/>
        </w:rPr>
      </w:pPr>
      <w:r>
        <w:t>Once the IS Contract purchase stage is completed user need</w:t>
      </w:r>
      <w:r w:rsidR="24D61743">
        <w:t>s</w:t>
      </w:r>
      <w:r>
        <w:t xml:space="preserve"> to input FT </w:t>
      </w:r>
      <w:r w:rsidRPr="001340B1">
        <w:t>to recover down payment amount fr</w:t>
      </w:r>
      <w:r w:rsidR="3BB6D8F1" w:rsidRPr="001340B1">
        <w:t>o</w:t>
      </w:r>
      <w:r w:rsidRPr="001340B1">
        <w:t>m customer</w:t>
      </w:r>
      <w:r w:rsidR="3DCCB2BD" w:rsidRPr="001340B1">
        <w:t>’s</w:t>
      </w:r>
      <w:r w:rsidRPr="001340B1">
        <w:t xml:space="preserve"> </w:t>
      </w:r>
      <w:r w:rsidR="00883C86" w:rsidRPr="001340B1">
        <w:t xml:space="preserve">repayment </w:t>
      </w:r>
      <w:r w:rsidRPr="001340B1">
        <w:t xml:space="preserve">account. Below are the fields that need to be input by </w:t>
      </w:r>
      <w:r w:rsidR="48F88E3D" w:rsidRPr="001340B1">
        <w:t>the user</w:t>
      </w:r>
      <w:r w:rsidRPr="001340B1">
        <w:t xml:space="preserve"> to execute FT.</w:t>
      </w:r>
      <w:r w:rsidR="53E6FE18" w:rsidRPr="001340B1">
        <w:t xml:space="preserve"> In case of TA, this process is automated.</w:t>
      </w:r>
    </w:p>
    <w:tbl>
      <w:tblPr>
        <w:tblStyle w:val="GridTable4-Accent1"/>
        <w:tblW w:w="9217" w:type="dxa"/>
        <w:tblLook w:val="04A0" w:firstRow="1" w:lastRow="0" w:firstColumn="1" w:lastColumn="0" w:noHBand="0" w:noVBand="1"/>
      </w:tblPr>
      <w:tblGrid>
        <w:gridCol w:w="2625"/>
        <w:gridCol w:w="4561"/>
        <w:gridCol w:w="2031"/>
      </w:tblGrid>
      <w:tr w:rsidR="00E54BC2" w:rsidRPr="00DD6201" w14:paraId="1AEF6917" w14:textId="77777777" w:rsidTr="00B65DD7">
        <w:trPr>
          <w:cnfStyle w:val="100000000000" w:firstRow="1" w:lastRow="0" w:firstColumn="0" w:lastColumn="0" w:oddVBand="0" w:evenVBand="0" w:oddHBand="0" w:evenHBand="0" w:firstRowFirstColumn="0" w:firstRowLastColumn="0" w:lastRowFirstColumn="0" w:lastRowLastColumn="0"/>
          <w:trHeight w:val="241"/>
        </w:trPr>
        <w:tc>
          <w:tcPr>
            <w:cnfStyle w:val="001000000000" w:firstRow="0" w:lastRow="0" w:firstColumn="1" w:lastColumn="0" w:oddVBand="0" w:evenVBand="0" w:oddHBand="0" w:evenHBand="0" w:firstRowFirstColumn="0" w:firstRowLastColumn="0" w:lastRowFirstColumn="0" w:lastRowLastColumn="0"/>
            <w:tcW w:w="2625" w:type="dxa"/>
            <w:noWrap/>
          </w:tcPr>
          <w:p w14:paraId="54D52548" w14:textId="77777777" w:rsidR="00E54BC2" w:rsidRPr="00DD6201" w:rsidRDefault="00E54BC2" w:rsidP="00B65DD7">
            <w:pPr>
              <w:jc w:val="both"/>
              <w:rPr>
                <w:rFonts w:eastAsia="Times New Roman" w:cstheme="minorHAnsi"/>
                <w:sz w:val="16"/>
                <w:szCs w:val="16"/>
              </w:rPr>
            </w:pPr>
            <w:r w:rsidRPr="00DD6201">
              <w:rPr>
                <w:rFonts w:eastAsia="Times New Roman" w:cstheme="minorHAnsi"/>
                <w:sz w:val="16"/>
                <w:szCs w:val="16"/>
              </w:rPr>
              <w:t>Transcript</w:t>
            </w:r>
          </w:p>
        </w:tc>
        <w:tc>
          <w:tcPr>
            <w:tcW w:w="4561" w:type="dxa"/>
            <w:noWrap/>
          </w:tcPr>
          <w:p w14:paraId="10043119" w14:textId="77777777" w:rsidR="00E54BC2" w:rsidRPr="00DD6201" w:rsidRDefault="00E54BC2" w:rsidP="00B65DD7">
            <w:pPr>
              <w:jc w:val="both"/>
              <w:cnfStyle w:val="100000000000" w:firstRow="1" w:lastRow="0" w:firstColumn="0" w:lastColumn="0" w:oddVBand="0" w:evenVBand="0" w:oddHBand="0" w:evenHBand="0" w:firstRowFirstColumn="0" w:firstRowLastColumn="0" w:lastRowFirstColumn="0" w:lastRowLastColumn="0"/>
              <w:rPr>
                <w:rFonts w:eastAsia="Times New Roman" w:cstheme="minorHAnsi"/>
                <w:sz w:val="16"/>
                <w:szCs w:val="16"/>
              </w:rPr>
            </w:pPr>
            <w:r w:rsidRPr="00DD6201">
              <w:rPr>
                <w:rFonts w:eastAsia="Times New Roman" w:cstheme="minorHAnsi"/>
                <w:sz w:val="16"/>
                <w:szCs w:val="16"/>
              </w:rPr>
              <w:t>Data</w:t>
            </w:r>
          </w:p>
        </w:tc>
        <w:tc>
          <w:tcPr>
            <w:tcW w:w="2031" w:type="dxa"/>
          </w:tcPr>
          <w:p w14:paraId="0BDC3BD1" w14:textId="77777777" w:rsidR="00E54BC2" w:rsidRPr="00DD6201" w:rsidRDefault="00E54BC2" w:rsidP="00B65DD7">
            <w:pPr>
              <w:jc w:val="both"/>
              <w:cnfStyle w:val="100000000000" w:firstRow="1" w:lastRow="0" w:firstColumn="0" w:lastColumn="0" w:oddVBand="0" w:evenVBand="0" w:oddHBand="0" w:evenHBand="0" w:firstRowFirstColumn="0" w:firstRowLastColumn="0" w:lastRowFirstColumn="0" w:lastRowLastColumn="0"/>
              <w:rPr>
                <w:rFonts w:eastAsia="Times New Roman" w:cstheme="minorHAnsi"/>
                <w:sz w:val="16"/>
                <w:szCs w:val="16"/>
              </w:rPr>
            </w:pPr>
            <w:r w:rsidRPr="00DD6201">
              <w:rPr>
                <w:rFonts w:eastAsia="Times New Roman" w:cstheme="minorHAnsi"/>
                <w:sz w:val="16"/>
                <w:szCs w:val="16"/>
              </w:rPr>
              <w:t xml:space="preserve">Description </w:t>
            </w:r>
          </w:p>
        </w:tc>
      </w:tr>
      <w:tr w:rsidR="00E54BC2" w:rsidRPr="00B52047" w14:paraId="752E7ECF" w14:textId="77777777" w:rsidTr="00B65DD7">
        <w:trPr>
          <w:cnfStyle w:val="000000100000" w:firstRow="0" w:lastRow="0" w:firstColumn="0" w:lastColumn="0" w:oddVBand="0" w:evenVBand="0" w:oddHBand="1" w:evenHBand="0" w:firstRowFirstColumn="0" w:firstRowLastColumn="0" w:lastRowFirstColumn="0" w:lastRowLastColumn="0"/>
          <w:trHeight w:val="241"/>
        </w:trPr>
        <w:tc>
          <w:tcPr>
            <w:cnfStyle w:val="001000000000" w:firstRow="0" w:lastRow="0" w:firstColumn="1" w:lastColumn="0" w:oddVBand="0" w:evenVBand="0" w:oddHBand="0" w:evenHBand="0" w:firstRowFirstColumn="0" w:firstRowLastColumn="0" w:lastRowFirstColumn="0" w:lastRowLastColumn="0"/>
            <w:tcW w:w="0" w:type="dxa"/>
            <w:noWrap/>
          </w:tcPr>
          <w:p w14:paraId="6D9F589E" w14:textId="77777777" w:rsidR="00E54BC2" w:rsidRPr="00B52047" w:rsidRDefault="00E54BC2" w:rsidP="00B65DD7">
            <w:pPr>
              <w:jc w:val="both"/>
              <w:rPr>
                <w:rFonts w:eastAsia="Times New Roman" w:cstheme="minorHAnsi"/>
                <w:color w:val="000000"/>
                <w:sz w:val="16"/>
                <w:szCs w:val="16"/>
              </w:rPr>
            </w:pPr>
            <w:r>
              <w:rPr>
                <w:rFonts w:eastAsia="Times New Roman" w:cstheme="minorHAnsi"/>
                <w:color w:val="000000"/>
                <w:sz w:val="16"/>
                <w:szCs w:val="16"/>
              </w:rPr>
              <w:t>Asset Reference</w:t>
            </w:r>
          </w:p>
        </w:tc>
        <w:tc>
          <w:tcPr>
            <w:tcW w:w="0" w:type="dxa"/>
            <w:noWrap/>
          </w:tcPr>
          <w:p w14:paraId="15178742" w14:textId="77777777" w:rsidR="00E54BC2" w:rsidRPr="00B52047" w:rsidRDefault="00E54BC2" w:rsidP="00B65DD7">
            <w:pPr>
              <w:jc w:val="both"/>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6"/>
                <w:szCs w:val="16"/>
              </w:rPr>
            </w:pPr>
            <w:r w:rsidRPr="002E7F0E">
              <w:rPr>
                <w:rFonts w:eastAsia="Times New Roman" w:cstheme="minorHAnsi"/>
                <w:color w:val="000000"/>
                <w:sz w:val="16"/>
                <w:szCs w:val="16"/>
              </w:rPr>
              <w:t>VEH24029VMG2L</w:t>
            </w:r>
          </w:p>
        </w:tc>
        <w:tc>
          <w:tcPr>
            <w:tcW w:w="0" w:type="dxa"/>
          </w:tcPr>
          <w:p w14:paraId="42ACAB25" w14:textId="77777777" w:rsidR="00E54BC2" w:rsidRPr="00B52047" w:rsidRDefault="00E54BC2" w:rsidP="00B65DD7">
            <w:pPr>
              <w:jc w:val="both"/>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6"/>
                <w:szCs w:val="16"/>
              </w:rPr>
            </w:pPr>
            <w:r>
              <w:rPr>
                <w:rFonts w:eastAsia="Times New Roman" w:cstheme="minorHAnsi"/>
                <w:color w:val="000000"/>
                <w:sz w:val="16"/>
                <w:szCs w:val="16"/>
              </w:rPr>
              <w:t>Valid asset reference record against down payment to be recovered.</w:t>
            </w:r>
          </w:p>
        </w:tc>
      </w:tr>
      <w:tr w:rsidR="00E54BC2" w:rsidRPr="00B52047" w14:paraId="79F0456E" w14:textId="77777777" w:rsidTr="00B65DD7">
        <w:trPr>
          <w:trHeight w:val="368"/>
        </w:trPr>
        <w:tc>
          <w:tcPr>
            <w:cnfStyle w:val="001000000000" w:firstRow="0" w:lastRow="0" w:firstColumn="1" w:lastColumn="0" w:oddVBand="0" w:evenVBand="0" w:oddHBand="0" w:evenHBand="0" w:firstRowFirstColumn="0" w:firstRowLastColumn="0" w:lastRowFirstColumn="0" w:lastRowLastColumn="0"/>
            <w:tcW w:w="2625" w:type="dxa"/>
            <w:noWrap/>
          </w:tcPr>
          <w:p w14:paraId="13C3B946" w14:textId="77777777" w:rsidR="00E54BC2" w:rsidRPr="00B52047" w:rsidRDefault="00E54BC2" w:rsidP="00B65DD7">
            <w:pPr>
              <w:jc w:val="both"/>
              <w:rPr>
                <w:rFonts w:eastAsia="Times New Roman" w:cstheme="minorHAnsi"/>
                <w:color w:val="000000"/>
                <w:sz w:val="16"/>
                <w:szCs w:val="16"/>
              </w:rPr>
            </w:pPr>
            <w:r>
              <w:rPr>
                <w:rFonts w:eastAsia="Times New Roman" w:cstheme="minorHAnsi"/>
                <w:color w:val="000000"/>
                <w:sz w:val="16"/>
                <w:szCs w:val="16"/>
              </w:rPr>
              <w:t>Debit Account</w:t>
            </w:r>
          </w:p>
        </w:tc>
        <w:tc>
          <w:tcPr>
            <w:tcW w:w="4561" w:type="dxa"/>
            <w:noWrap/>
          </w:tcPr>
          <w:p w14:paraId="56A75F76" w14:textId="77777777" w:rsidR="00E54BC2" w:rsidRDefault="00E54BC2" w:rsidP="00B65DD7">
            <w:pPr>
              <w:jc w:val="both"/>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6"/>
                <w:szCs w:val="16"/>
              </w:rPr>
            </w:pPr>
            <w:r w:rsidRPr="000D1853">
              <w:rPr>
                <w:rFonts w:eastAsia="Times New Roman" w:cstheme="minorHAnsi"/>
                <w:color w:val="000000"/>
                <w:sz w:val="16"/>
                <w:szCs w:val="16"/>
              </w:rPr>
              <w:t>2000000186</w:t>
            </w:r>
          </w:p>
        </w:tc>
        <w:tc>
          <w:tcPr>
            <w:tcW w:w="2031" w:type="dxa"/>
          </w:tcPr>
          <w:p w14:paraId="6E061213" w14:textId="77777777" w:rsidR="00E54BC2" w:rsidRPr="00B52047" w:rsidRDefault="00E54BC2" w:rsidP="00B65DD7">
            <w:pPr>
              <w:jc w:val="both"/>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6"/>
                <w:szCs w:val="16"/>
              </w:rPr>
            </w:pPr>
            <w:r>
              <w:rPr>
                <w:rFonts w:eastAsia="Times New Roman" w:cstheme="minorHAnsi"/>
                <w:color w:val="000000"/>
                <w:sz w:val="16"/>
                <w:szCs w:val="16"/>
              </w:rPr>
              <w:t>Account from which down payment to be recovered.</w:t>
            </w:r>
          </w:p>
        </w:tc>
      </w:tr>
      <w:tr w:rsidR="00E54BC2" w:rsidRPr="00B52047" w14:paraId="0F1AA8DD" w14:textId="77777777" w:rsidTr="00B65DD7">
        <w:trPr>
          <w:cnfStyle w:val="000000100000" w:firstRow="0" w:lastRow="0" w:firstColumn="0" w:lastColumn="0" w:oddVBand="0" w:evenVBand="0" w:oddHBand="1" w:evenHBand="0" w:firstRowFirstColumn="0" w:firstRowLastColumn="0" w:lastRowFirstColumn="0" w:lastRowLastColumn="0"/>
          <w:trHeight w:val="241"/>
        </w:trPr>
        <w:tc>
          <w:tcPr>
            <w:cnfStyle w:val="001000000000" w:firstRow="0" w:lastRow="0" w:firstColumn="1" w:lastColumn="0" w:oddVBand="0" w:evenVBand="0" w:oddHBand="0" w:evenHBand="0" w:firstRowFirstColumn="0" w:firstRowLastColumn="0" w:lastRowFirstColumn="0" w:lastRowLastColumn="0"/>
            <w:tcW w:w="0" w:type="dxa"/>
            <w:noWrap/>
          </w:tcPr>
          <w:p w14:paraId="11A487C6" w14:textId="77777777" w:rsidR="00E54BC2" w:rsidRPr="00B52047" w:rsidRDefault="00E54BC2" w:rsidP="00B65DD7">
            <w:pPr>
              <w:jc w:val="both"/>
              <w:rPr>
                <w:rFonts w:eastAsia="Times New Roman" w:cstheme="minorHAnsi"/>
                <w:color w:val="000000"/>
                <w:sz w:val="16"/>
                <w:szCs w:val="16"/>
              </w:rPr>
            </w:pPr>
            <w:r>
              <w:rPr>
                <w:rFonts w:eastAsia="Times New Roman" w:cstheme="minorHAnsi"/>
                <w:color w:val="000000"/>
                <w:sz w:val="16"/>
                <w:szCs w:val="16"/>
              </w:rPr>
              <w:t>Debit Currency</w:t>
            </w:r>
          </w:p>
        </w:tc>
        <w:tc>
          <w:tcPr>
            <w:tcW w:w="0" w:type="dxa"/>
            <w:noWrap/>
          </w:tcPr>
          <w:p w14:paraId="6FF95F50" w14:textId="77777777" w:rsidR="00E54BC2" w:rsidRPr="00B52047" w:rsidRDefault="00E54BC2" w:rsidP="00B65DD7">
            <w:pPr>
              <w:jc w:val="both"/>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6"/>
                <w:szCs w:val="16"/>
              </w:rPr>
            </w:pPr>
            <w:r>
              <w:rPr>
                <w:rFonts w:eastAsia="Times New Roman" w:cstheme="minorHAnsi"/>
                <w:color w:val="000000"/>
                <w:sz w:val="16"/>
                <w:szCs w:val="16"/>
              </w:rPr>
              <w:t>SAR</w:t>
            </w:r>
          </w:p>
        </w:tc>
        <w:tc>
          <w:tcPr>
            <w:tcW w:w="0" w:type="dxa"/>
          </w:tcPr>
          <w:p w14:paraId="4CCA7C98" w14:textId="77777777" w:rsidR="00E54BC2" w:rsidRPr="00B52047" w:rsidRDefault="00E54BC2" w:rsidP="00B65DD7">
            <w:pPr>
              <w:jc w:val="both"/>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6"/>
                <w:szCs w:val="16"/>
              </w:rPr>
            </w:pPr>
            <w:r>
              <w:rPr>
                <w:rFonts w:eastAsia="Times New Roman" w:cstheme="minorHAnsi"/>
                <w:color w:val="000000"/>
                <w:sz w:val="16"/>
                <w:szCs w:val="16"/>
              </w:rPr>
              <w:t>Currency of transaction</w:t>
            </w:r>
          </w:p>
        </w:tc>
      </w:tr>
      <w:tr w:rsidR="00E54BC2" w:rsidRPr="00B52047" w14:paraId="4EED8448" w14:textId="77777777" w:rsidTr="00B65DD7">
        <w:trPr>
          <w:trHeight w:val="368"/>
        </w:trPr>
        <w:tc>
          <w:tcPr>
            <w:cnfStyle w:val="001000000000" w:firstRow="0" w:lastRow="0" w:firstColumn="1" w:lastColumn="0" w:oddVBand="0" w:evenVBand="0" w:oddHBand="0" w:evenHBand="0" w:firstRowFirstColumn="0" w:firstRowLastColumn="0" w:lastRowFirstColumn="0" w:lastRowLastColumn="0"/>
            <w:tcW w:w="2625" w:type="dxa"/>
            <w:noWrap/>
          </w:tcPr>
          <w:p w14:paraId="0CCCF15E" w14:textId="77777777" w:rsidR="00E54BC2" w:rsidRPr="00B52047" w:rsidRDefault="00E54BC2" w:rsidP="00B65DD7">
            <w:pPr>
              <w:jc w:val="both"/>
              <w:rPr>
                <w:rFonts w:eastAsia="Times New Roman" w:cstheme="minorHAnsi"/>
                <w:color w:val="000000"/>
                <w:sz w:val="16"/>
                <w:szCs w:val="16"/>
              </w:rPr>
            </w:pPr>
            <w:r>
              <w:rPr>
                <w:rFonts w:eastAsia="Times New Roman" w:cstheme="minorHAnsi"/>
                <w:color w:val="000000"/>
                <w:sz w:val="16"/>
                <w:szCs w:val="16"/>
              </w:rPr>
              <w:t>Down Payment Amount</w:t>
            </w:r>
          </w:p>
        </w:tc>
        <w:tc>
          <w:tcPr>
            <w:tcW w:w="4561" w:type="dxa"/>
            <w:noWrap/>
          </w:tcPr>
          <w:p w14:paraId="2D5456C7" w14:textId="77777777" w:rsidR="00E54BC2" w:rsidRDefault="00E54BC2" w:rsidP="00B65DD7">
            <w:pPr>
              <w:jc w:val="both"/>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6"/>
                <w:szCs w:val="16"/>
              </w:rPr>
            </w:pPr>
            <w:r>
              <w:rPr>
                <w:rFonts w:eastAsia="Times New Roman" w:cstheme="minorHAnsi"/>
                <w:color w:val="000000"/>
                <w:sz w:val="16"/>
                <w:szCs w:val="16"/>
              </w:rPr>
              <w:t>50,000</w:t>
            </w:r>
          </w:p>
        </w:tc>
        <w:tc>
          <w:tcPr>
            <w:tcW w:w="2031" w:type="dxa"/>
          </w:tcPr>
          <w:p w14:paraId="1791C98A" w14:textId="77777777" w:rsidR="00E54BC2" w:rsidRPr="00B52047" w:rsidRDefault="00E54BC2" w:rsidP="00B65DD7">
            <w:pPr>
              <w:jc w:val="both"/>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6"/>
                <w:szCs w:val="16"/>
              </w:rPr>
            </w:pPr>
            <w:r>
              <w:rPr>
                <w:rFonts w:eastAsia="Times New Roman" w:cstheme="minorHAnsi"/>
                <w:color w:val="000000"/>
                <w:sz w:val="16"/>
                <w:szCs w:val="16"/>
              </w:rPr>
              <w:t>Amount of down payment</w:t>
            </w:r>
          </w:p>
        </w:tc>
      </w:tr>
    </w:tbl>
    <w:p w14:paraId="08F88D22" w14:textId="77777777" w:rsidR="00E54BC2" w:rsidRPr="00D01434" w:rsidRDefault="00E54BC2" w:rsidP="00E54BC2">
      <w:pPr>
        <w:jc w:val="both"/>
        <w:rPr>
          <w:b/>
          <w:bCs/>
        </w:rPr>
      </w:pPr>
    </w:p>
    <w:p w14:paraId="424B1610" w14:textId="77777777" w:rsidR="00E54BC2" w:rsidRDefault="00E54BC2" w:rsidP="00E54BC2">
      <w:pPr>
        <w:jc w:val="both"/>
      </w:pPr>
      <w:r>
        <w:rPr>
          <w:noProof/>
        </w:rPr>
        <w:drawing>
          <wp:inline distT="0" distB="0" distL="0" distR="0" wp14:anchorId="7A534622" wp14:editId="67B683B4">
            <wp:extent cx="5943600" cy="4446270"/>
            <wp:effectExtent l="19050" t="19050" r="19050" b="11430"/>
            <wp:docPr id="86900129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9001296" name="Picture 869001296"/>
                    <pic:cNvPicPr/>
                  </pic:nvPicPr>
                  <pic:blipFill>
                    <a:blip r:embed="rId33">
                      <a:extLst>
                        <a:ext uri="{28A0092B-C50C-407E-A947-70E740481C1C}">
                          <a14:useLocalDpi xmlns:a14="http://schemas.microsoft.com/office/drawing/2010/main" val="0"/>
                        </a:ext>
                      </a:extLst>
                    </a:blip>
                    <a:stretch>
                      <a:fillRect/>
                    </a:stretch>
                  </pic:blipFill>
                  <pic:spPr>
                    <a:xfrm>
                      <a:off x="0" y="0"/>
                      <a:ext cx="5943600" cy="4446270"/>
                    </a:xfrm>
                    <a:prstGeom prst="rect">
                      <a:avLst/>
                    </a:prstGeom>
                    <a:ln>
                      <a:solidFill>
                        <a:schemeClr val="accent1"/>
                      </a:solidFill>
                    </a:ln>
                  </pic:spPr>
                </pic:pic>
              </a:graphicData>
            </a:graphic>
          </wp:inline>
        </w:drawing>
      </w:r>
    </w:p>
    <w:p w14:paraId="559A2CF1" w14:textId="77777777" w:rsidR="00E54BC2" w:rsidRDefault="00E54BC2" w:rsidP="00E54BC2">
      <w:r>
        <w:rPr>
          <w:noProof/>
        </w:rPr>
        <w:lastRenderedPageBreak/>
        <w:drawing>
          <wp:inline distT="0" distB="0" distL="0" distR="0" wp14:anchorId="5FE78C3F" wp14:editId="50FC3064">
            <wp:extent cx="5278385" cy="2686563"/>
            <wp:effectExtent l="19050" t="19050" r="17780" b="19050"/>
            <wp:docPr id="168669317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6693171" name="Picture 1686693171"/>
                    <pic:cNvPicPr/>
                  </pic:nvPicPr>
                  <pic:blipFill>
                    <a:blip r:embed="rId34">
                      <a:extLst>
                        <a:ext uri="{28A0092B-C50C-407E-A947-70E740481C1C}">
                          <a14:useLocalDpi xmlns:a14="http://schemas.microsoft.com/office/drawing/2010/main" val="0"/>
                        </a:ext>
                      </a:extLst>
                    </a:blip>
                    <a:stretch>
                      <a:fillRect/>
                    </a:stretch>
                  </pic:blipFill>
                  <pic:spPr>
                    <a:xfrm>
                      <a:off x="0" y="0"/>
                      <a:ext cx="5306962" cy="2701108"/>
                    </a:xfrm>
                    <a:prstGeom prst="rect">
                      <a:avLst/>
                    </a:prstGeom>
                    <a:ln>
                      <a:solidFill>
                        <a:schemeClr val="accent1"/>
                      </a:solidFill>
                    </a:ln>
                  </pic:spPr>
                </pic:pic>
              </a:graphicData>
            </a:graphic>
          </wp:inline>
        </w:drawing>
      </w:r>
    </w:p>
    <w:p w14:paraId="16BAFE2F" w14:textId="4C7AD55B" w:rsidR="00E54BC2" w:rsidRPr="00E275A1" w:rsidRDefault="00CC39CF" w:rsidP="00E275A1">
      <w:pPr>
        <w:pStyle w:val="Heading3"/>
        <w:numPr>
          <w:ilvl w:val="2"/>
          <w:numId w:val="5"/>
        </w:numPr>
      </w:pPr>
      <w:bookmarkStart w:id="830" w:name="_Toc190103114"/>
      <w:r w:rsidRPr="00E275A1">
        <w:rPr>
          <w:noProof/>
        </w:rPr>
        <w:drawing>
          <wp:anchor distT="0" distB="0" distL="114300" distR="114300" simplePos="0" relativeHeight="251658318" behindDoc="0" locked="0" layoutInCell="1" allowOverlap="1" wp14:anchorId="75D94E8E" wp14:editId="60384EDF">
            <wp:simplePos x="0" y="0"/>
            <wp:positionH relativeFrom="column">
              <wp:posOffset>207010</wp:posOffset>
            </wp:positionH>
            <wp:positionV relativeFrom="paragraph">
              <wp:posOffset>258445</wp:posOffset>
            </wp:positionV>
            <wp:extent cx="5943600" cy="758190"/>
            <wp:effectExtent l="19050" t="19050" r="19050" b="22860"/>
            <wp:wrapSquare wrapText="bothSides"/>
            <wp:docPr id="331100663" name="Picture 331100663" descr="A group of black and white text&amp;#xA;&amp;#xA;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Picture 59" descr="A group of black and white text&amp;#xA;&amp;#xA;Description automatically generated"/>
                    <pic:cNvPicPr/>
                  </pic:nvPicPr>
                  <pic:blipFill>
                    <a:blip r:embed="rId35" cstate="print">
                      <a:extLst>
                        <a:ext uri="{28A0092B-C50C-407E-A947-70E740481C1C}">
                          <a14:useLocalDpi xmlns:a14="http://schemas.microsoft.com/office/drawing/2010/main" val="0"/>
                        </a:ext>
                      </a:extLst>
                    </a:blip>
                    <a:stretch>
                      <a:fillRect/>
                    </a:stretch>
                  </pic:blipFill>
                  <pic:spPr>
                    <a:xfrm>
                      <a:off x="0" y="0"/>
                      <a:ext cx="5943600" cy="758190"/>
                    </a:xfrm>
                    <a:prstGeom prst="rect">
                      <a:avLst/>
                    </a:prstGeom>
                    <a:ln>
                      <a:solidFill>
                        <a:schemeClr val="accent1"/>
                      </a:solidFill>
                    </a:ln>
                  </pic:spPr>
                </pic:pic>
              </a:graphicData>
            </a:graphic>
          </wp:anchor>
        </w:drawing>
      </w:r>
      <w:r w:rsidR="00E54BC2" w:rsidRPr="00E275A1">
        <w:t>Accounting Entries – Down Payment</w:t>
      </w:r>
      <w:bookmarkEnd w:id="830"/>
    </w:p>
    <w:p w14:paraId="7E046A9B" w14:textId="77777777" w:rsidR="00CC39CF" w:rsidRDefault="00CC39CF">
      <w:pPr>
        <w:rPr>
          <w:rFonts w:asciiTheme="majorHAnsi" w:eastAsiaTheme="majorEastAsia" w:hAnsiTheme="majorHAnsi" w:cstheme="majorBidi"/>
          <w:b/>
          <w:color w:val="2F5496" w:themeColor="accent1" w:themeShade="BF"/>
          <w:sz w:val="28"/>
          <w:szCs w:val="26"/>
        </w:rPr>
      </w:pPr>
      <w:r>
        <w:br w:type="page"/>
      </w:r>
    </w:p>
    <w:p w14:paraId="41992F76" w14:textId="52E908BE" w:rsidR="00851BDE" w:rsidRDefault="00E54BC2" w:rsidP="00851BDE">
      <w:pPr>
        <w:pStyle w:val="Heading2"/>
        <w:numPr>
          <w:ilvl w:val="1"/>
          <w:numId w:val="5"/>
        </w:numPr>
      </w:pPr>
      <w:bookmarkStart w:id="831" w:name="_Toc190103115"/>
      <w:r w:rsidRPr="007805F3">
        <w:lastRenderedPageBreak/>
        <w:t>Payment to Vendor</w:t>
      </w:r>
      <w:r w:rsidR="002B7E5D">
        <w:t xml:space="preserve"> (WS03-IJR-05)</w:t>
      </w:r>
      <w:bookmarkEnd w:id="831"/>
    </w:p>
    <w:p w14:paraId="35A4070C" w14:textId="021F8138" w:rsidR="00851BDE" w:rsidRPr="00851BDE" w:rsidRDefault="005A7E67" w:rsidP="00851BDE">
      <w:r>
        <w:t>Steps of setup Vendor in Transact are as follows:</w:t>
      </w:r>
    </w:p>
    <w:p w14:paraId="1D61E6E2" w14:textId="37A52A4D" w:rsidR="00B672AF" w:rsidRDefault="00B672AF" w:rsidP="00B672AF">
      <w:pPr>
        <w:pStyle w:val="ListParagraph"/>
        <w:numPr>
          <w:ilvl w:val="0"/>
          <w:numId w:val="38"/>
        </w:numPr>
        <w:spacing w:line="360" w:lineRule="auto"/>
        <w:rPr>
          <w:rFonts w:ascii="Aptos" w:eastAsia="Times New Roman" w:hAnsi="Aptos"/>
          <w:color w:val="000000"/>
          <w:sz w:val="22"/>
        </w:rPr>
      </w:pPr>
      <w:r>
        <w:rPr>
          <w:rFonts w:ascii="Aptos" w:eastAsia="Times New Roman" w:hAnsi="Aptos"/>
          <w:color w:val="000000"/>
        </w:rPr>
        <w:t xml:space="preserve">Open CIF of the Vendor </w:t>
      </w:r>
    </w:p>
    <w:p w14:paraId="4FE33D40" w14:textId="77777777" w:rsidR="00B672AF" w:rsidRDefault="00B672AF" w:rsidP="00B672AF">
      <w:pPr>
        <w:pStyle w:val="ListParagraph"/>
        <w:numPr>
          <w:ilvl w:val="0"/>
          <w:numId w:val="38"/>
        </w:numPr>
        <w:spacing w:line="360" w:lineRule="auto"/>
        <w:rPr>
          <w:rFonts w:ascii="Aptos" w:eastAsia="Times New Roman" w:hAnsi="Aptos"/>
          <w:color w:val="000000"/>
        </w:rPr>
      </w:pPr>
      <w:r>
        <w:rPr>
          <w:rFonts w:ascii="Aptos" w:eastAsia="Times New Roman" w:hAnsi="Aptos"/>
          <w:color w:val="000000"/>
        </w:rPr>
        <w:t>Open Account of the Vendor</w:t>
      </w:r>
    </w:p>
    <w:p w14:paraId="5BB18F39" w14:textId="77777777" w:rsidR="00B672AF" w:rsidRDefault="00B672AF" w:rsidP="00B672AF">
      <w:pPr>
        <w:pStyle w:val="ListParagraph"/>
        <w:numPr>
          <w:ilvl w:val="0"/>
          <w:numId w:val="38"/>
        </w:numPr>
        <w:spacing w:line="360" w:lineRule="auto"/>
        <w:rPr>
          <w:rFonts w:ascii="Aptos" w:eastAsia="Times New Roman" w:hAnsi="Aptos"/>
          <w:color w:val="000000"/>
        </w:rPr>
      </w:pPr>
      <w:r>
        <w:rPr>
          <w:rFonts w:ascii="Aptos" w:eastAsia="Times New Roman" w:hAnsi="Aptos"/>
          <w:color w:val="000000"/>
        </w:rPr>
        <w:t>Tag CIF and Account in the Vendor Management Setup</w:t>
      </w:r>
    </w:p>
    <w:p w14:paraId="683F6953" w14:textId="77777777" w:rsidR="00B47D00" w:rsidRPr="00851BDE" w:rsidRDefault="00B47D00" w:rsidP="00B47D00">
      <w:pPr>
        <w:rPr>
          <w:b/>
          <w:bCs/>
        </w:rPr>
      </w:pPr>
      <w:r w:rsidRPr="00851BDE">
        <w:rPr>
          <w:b/>
          <w:bCs/>
        </w:rPr>
        <w:t>Vendor Management</w:t>
      </w:r>
    </w:p>
    <w:p w14:paraId="0F2C34B0" w14:textId="303BF2D0" w:rsidR="002B28A5" w:rsidRDefault="002B28A5" w:rsidP="00B47D00">
      <w:r w:rsidRPr="002B28A5">
        <w:rPr>
          <w:noProof/>
        </w:rPr>
        <w:drawing>
          <wp:inline distT="0" distB="0" distL="0" distR="0" wp14:anchorId="06DEE806" wp14:editId="3A830313">
            <wp:extent cx="2946026" cy="3013364"/>
            <wp:effectExtent l="0" t="0" r="6985" b="0"/>
            <wp:docPr id="15964260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6426071" name=""/>
                    <pic:cNvPicPr/>
                  </pic:nvPicPr>
                  <pic:blipFill>
                    <a:blip r:embed="rId36"/>
                    <a:stretch>
                      <a:fillRect/>
                    </a:stretch>
                  </pic:blipFill>
                  <pic:spPr>
                    <a:xfrm>
                      <a:off x="0" y="0"/>
                      <a:ext cx="2949939" cy="3017366"/>
                    </a:xfrm>
                    <a:prstGeom prst="rect">
                      <a:avLst/>
                    </a:prstGeom>
                  </pic:spPr>
                </pic:pic>
              </a:graphicData>
            </a:graphic>
          </wp:inline>
        </w:drawing>
      </w:r>
    </w:p>
    <w:p w14:paraId="5E7F4190" w14:textId="23701FC8" w:rsidR="00480D23" w:rsidRDefault="00480D23" w:rsidP="00311E96">
      <w:pPr>
        <w:spacing w:line="360" w:lineRule="auto"/>
        <w:rPr>
          <w:rFonts w:ascii="Aptos" w:eastAsia="Times New Roman" w:hAnsi="Aptos"/>
          <w:color w:val="000000"/>
        </w:rPr>
      </w:pPr>
      <w:r>
        <w:rPr>
          <w:rFonts w:ascii="Aptos" w:eastAsia="Times New Roman" w:hAnsi="Aptos"/>
          <w:color w:val="000000"/>
        </w:rPr>
        <w:t xml:space="preserve">Add CIF of Vendor </w:t>
      </w:r>
      <w:r w:rsidR="00183C7D">
        <w:rPr>
          <w:rFonts w:ascii="Aptos" w:eastAsia="Times New Roman" w:hAnsi="Aptos"/>
          <w:color w:val="000000"/>
        </w:rPr>
        <w:t xml:space="preserve">as stated in point 1 above, </w:t>
      </w:r>
      <w:r>
        <w:rPr>
          <w:rFonts w:ascii="Aptos" w:eastAsia="Times New Roman" w:hAnsi="Aptos"/>
          <w:color w:val="000000"/>
        </w:rPr>
        <w:t>in the Vendor Setup From</w:t>
      </w:r>
    </w:p>
    <w:p w14:paraId="21C2B0C3" w14:textId="67A13B6C" w:rsidR="00480D23" w:rsidRPr="00311E96" w:rsidRDefault="00480D23" w:rsidP="00311E96">
      <w:pPr>
        <w:spacing w:line="360" w:lineRule="auto"/>
        <w:rPr>
          <w:rFonts w:ascii="Aptos" w:eastAsia="Times New Roman" w:hAnsi="Aptos"/>
          <w:color w:val="000000"/>
        </w:rPr>
      </w:pPr>
      <w:r w:rsidRPr="00480D23">
        <w:rPr>
          <w:rFonts w:ascii="Aptos" w:eastAsia="Times New Roman" w:hAnsi="Aptos"/>
          <w:noProof/>
          <w:color w:val="000000"/>
        </w:rPr>
        <w:drawing>
          <wp:inline distT="0" distB="0" distL="0" distR="0" wp14:anchorId="2F717E4B" wp14:editId="7D4CCED5">
            <wp:extent cx="5731510" cy="1139825"/>
            <wp:effectExtent l="0" t="0" r="2540" b="3175"/>
            <wp:docPr id="15743114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4311411" name=""/>
                    <pic:cNvPicPr/>
                  </pic:nvPicPr>
                  <pic:blipFill>
                    <a:blip r:embed="rId37"/>
                    <a:stretch>
                      <a:fillRect/>
                    </a:stretch>
                  </pic:blipFill>
                  <pic:spPr>
                    <a:xfrm>
                      <a:off x="0" y="0"/>
                      <a:ext cx="5731510" cy="1139825"/>
                    </a:xfrm>
                    <a:prstGeom prst="rect">
                      <a:avLst/>
                    </a:prstGeom>
                  </pic:spPr>
                </pic:pic>
              </a:graphicData>
            </a:graphic>
          </wp:inline>
        </w:drawing>
      </w:r>
    </w:p>
    <w:p w14:paraId="6BD87F6F" w14:textId="77777777" w:rsidR="00851BDE" w:rsidRDefault="00851BDE">
      <w:r>
        <w:br w:type="page"/>
      </w:r>
    </w:p>
    <w:p w14:paraId="1FB38640" w14:textId="49A13009" w:rsidR="00B672AF" w:rsidRDefault="002A36D0">
      <w:pPr>
        <w:jc w:val="both"/>
        <w:pPrChange w:id="832" w:author="Farhan Ullah Khan" w:date="2025-02-10T14:51:00Z">
          <w:pPr/>
        </w:pPrChange>
      </w:pPr>
      <w:r>
        <w:lastRenderedPageBreak/>
        <w:t>Then add Vendor Related Details</w:t>
      </w:r>
      <w:r w:rsidR="00BD6363">
        <w:t xml:space="preserve">, e.g. </w:t>
      </w:r>
      <w:r w:rsidR="00A55FD6">
        <w:t xml:space="preserve">Name, Company, Currency and then </w:t>
      </w:r>
      <w:r w:rsidR="00851BDE">
        <w:t xml:space="preserve">add </w:t>
      </w:r>
      <w:r w:rsidR="00A55FD6">
        <w:t xml:space="preserve">Vendor account in the </w:t>
      </w:r>
      <w:r w:rsidR="00851BDE">
        <w:t>account field</w:t>
      </w:r>
      <w:r w:rsidR="0052605E">
        <w:t xml:space="preserve"> as stated in point 2 above.</w:t>
      </w:r>
    </w:p>
    <w:p w14:paraId="133D2E86" w14:textId="174431D3" w:rsidR="002A36D0" w:rsidRPr="00412902" w:rsidRDefault="00BD6363" w:rsidP="00412902">
      <w:r w:rsidRPr="00BD6363">
        <w:rPr>
          <w:noProof/>
        </w:rPr>
        <w:drawing>
          <wp:inline distT="0" distB="0" distL="0" distR="0" wp14:anchorId="2E382340" wp14:editId="69DA44EF">
            <wp:extent cx="5731510" cy="2639060"/>
            <wp:effectExtent l="0" t="0" r="2540" b="8890"/>
            <wp:docPr id="15607549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0754999" name=""/>
                    <pic:cNvPicPr/>
                  </pic:nvPicPr>
                  <pic:blipFill>
                    <a:blip r:embed="rId38"/>
                    <a:stretch>
                      <a:fillRect/>
                    </a:stretch>
                  </pic:blipFill>
                  <pic:spPr>
                    <a:xfrm>
                      <a:off x="0" y="0"/>
                      <a:ext cx="5731510" cy="2639060"/>
                    </a:xfrm>
                    <a:prstGeom prst="rect">
                      <a:avLst/>
                    </a:prstGeom>
                  </pic:spPr>
                </pic:pic>
              </a:graphicData>
            </a:graphic>
          </wp:inline>
        </w:drawing>
      </w:r>
    </w:p>
    <w:p w14:paraId="47860AA5" w14:textId="0BF07C32" w:rsidR="00E54BC2" w:rsidRPr="00EB400E" w:rsidRDefault="1D36722F" w:rsidP="00E54BC2">
      <w:pPr>
        <w:jc w:val="both"/>
      </w:pPr>
      <w:r>
        <w:t>In order to make the payment to asset vendor user need</w:t>
      </w:r>
      <w:r w:rsidR="0356847D">
        <w:t>s</w:t>
      </w:r>
      <w:r>
        <w:t xml:space="preserve"> to execute FT. Below fields that need to be input by user to execute </w:t>
      </w:r>
      <w:commentRangeStart w:id="833"/>
      <w:r>
        <w:t xml:space="preserve">vendor payment </w:t>
      </w:r>
      <w:commentRangeEnd w:id="833"/>
      <w:r w:rsidR="005F1EA2">
        <w:rPr>
          <w:rStyle w:val="CommentReference"/>
        </w:rPr>
        <w:commentReference w:id="833"/>
      </w:r>
      <w:r>
        <w:t>FT.</w:t>
      </w:r>
      <w:r w:rsidR="172212B8">
        <w:t xml:space="preserve"> In case of TA this process is automated. Once this transaction is executed, a payable to vendor is generated to a pool accou</w:t>
      </w:r>
      <w:r w:rsidR="62E35258">
        <w:t>n</w:t>
      </w:r>
      <w:r w:rsidR="172212B8">
        <w:t>t from where TA</w:t>
      </w:r>
      <w:r w:rsidR="704DBB41">
        <w:t xml:space="preserve"> finance team can execute IBFT</w:t>
      </w:r>
      <w:r w:rsidR="0E14871F">
        <w:t>.</w:t>
      </w:r>
    </w:p>
    <w:tbl>
      <w:tblPr>
        <w:tblStyle w:val="GridTable4-Accent1"/>
        <w:tblW w:w="9217" w:type="dxa"/>
        <w:tblLook w:val="04A0" w:firstRow="1" w:lastRow="0" w:firstColumn="1" w:lastColumn="0" w:noHBand="0" w:noVBand="1"/>
      </w:tblPr>
      <w:tblGrid>
        <w:gridCol w:w="2625"/>
        <w:gridCol w:w="4561"/>
        <w:gridCol w:w="2031"/>
      </w:tblGrid>
      <w:tr w:rsidR="00E54BC2" w:rsidRPr="00DD6201" w14:paraId="28790320" w14:textId="77777777" w:rsidTr="4199E1D9">
        <w:trPr>
          <w:cnfStyle w:val="100000000000" w:firstRow="1" w:lastRow="0" w:firstColumn="0" w:lastColumn="0" w:oddVBand="0" w:evenVBand="0" w:oddHBand="0" w:evenHBand="0" w:firstRowFirstColumn="0" w:firstRowLastColumn="0" w:lastRowFirstColumn="0" w:lastRowLastColumn="0"/>
          <w:trHeight w:val="241"/>
        </w:trPr>
        <w:tc>
          <w:tcPr>
            <w:cnfStyle w:val="001000000000" w:firstRow="0" w:lastRow="0" w:firstColumn="1" w:lastColumn="0" w:oddVBand="0" w:evenVBand="0" w:oddHBand="0" w:evenHBand="0" w:firstRowFirstColumn="0" w:firstRowLastColumn="0" w:lastRowFirstColumn="0" w:lastRowLastColumn="0"/>
            <w:tcW w:w="2625" w:type="dxa"/>
            <w:noWrap/>
          </w:tcPr>
          <w:p w14:paraId="7C5339C0" w14:textId="77777777" w:rsidR="00E54BC2" w:rsidRPr="00DD6201" w:rsidRDefault="00E54BC2" w:rsidP="00B65DD7">
            <w:pPr>
              <w:jc w:val="both"/>
              <w:rPr>
                <w:rFonts w:eastAsia="Times New Roman" w:cstheme="minorHAnsi"/>
                <w:sz w:val="16"/>
                <w:szCs w:val="16"/>
              </w:rPr>
            </w:pPr>
            <w:r w:rsidRPr="00DD6201">
              <w:rPr>
                <w:rFonts w:eastAsia="Times New Roman" w:cstheme="minorHAnsi"/>
                <w:sz w:val="16"/>
                <w:szCs w:val="16"/>
              </w:rPr>
              <w:t>Transcript</w:t>
            </w:r>
          </w:p>
        </w:tc>
        <w:tc>
          <w:tcPr>
            <w:tcW w:w="4561" w:type="dxa"/>
            <w:noWrap/>
          </w:tcPr>
          <w:p w14:paraId="1FDB647A" w14:textId="77777777" w:rsidR="00E54BC2" w:rsidRPr="00DD6201" w:rsidRDefault="00E54BC2" w:rsidP="00B65DD7">
            <w:pPr>
              <w:jc w:val="both"/>
              <w:cnfStyle w:val="100000000000" w:firstRow="1" w:lastRow="0" w:firstColumn="0" w:lastColumn="0" w:oddVBand="0" w:evenVBand="0" w:oddHBand="0" w:evenHBand="0" w:firstRowFirstColumn="0" w:firstRowLastColumn="0" w:lastRowFirstColumn="0" w:lastRowLastColumn="0"/>
              <w:rPr>
                <w:rFonts w:eastAsia="Times New Roman" w:cstheme="minorHAnsi"/>
                <w:sz w:val="16"/>
                <w:szCs w:val="16"/>
              </w:rPr>
            </w:pPr>
            <w:r w:rsidRPr="00DD6201">
              <w:rPr>
                <w:rFonts w:eastAsia="Times New Roman" w:cstheme="minorHAnsi"/>
                <w:sz w:val="16"/>
                <w:szCs w:val="16"/>
              </w:rPr>
              <w:t>Data</w:t>
            </w:r>
          </w:p>
        </w:tc>
        <w:tc>
          <w:tcPr>
            <w:tcW w:w="2031" w:type="dxa"/>
          </w:tcPr>
          <w:p w14:paraId="3EAA5B30" w14:textId="77777777" w:rsidR="00E54BC2" w:rsidRPr="00DD6201" w:rsidRDefault="00E54BC2" w:rsidP="00B65DD7">
            <w:pPr>
              <w:jc w:val="both"/>
              <w:cnfStyle w:val="100000000000" w:firstRow="1" w:lastRow="0" w:firstColumn="0" w:lastColumn="0" w:oddVBand="0" w:evenVBand="0" w:oddHBand="0" w:evenHBand="0" w:firstRowFirstColumn="0" w:firstRowLastColumn="0" w:lastRowFirstColumn="0" w:lastRowLastColumn="0"/>
              <w:rPr>
                <w:rFonts w:eastAsia="Times New Roman" w:cstheme="minorHAnsi"/>
                <w:sz w:val="16"/>
                <w:szCs w:val="16"/>
              </w:rPr>
            </w:pPr>
            <w:r w:rsidRPr="00DD6201">
              <w:rPr>
                <w:rFonts w:eastAsia="Times New Roman" w:cstheme="minorHAnsi"/>
                <w:sz w:val="16"/>
                <w:szCs w:val="16"/>
              </w:rPr>
              <w:t xml:space="preserve">Description </w:t>
            </w:r>
          </w:p>
        </w:tc>
      </w:tr>
      <w:tr w:rsidR="00E54BC2" w:rsidRPr="00B52047" w14:paraId="79015EA4" w14:textId="77777777" w:rsidTr="4199E1D9">
        <w:trPr>
          <w:cnfStyle w:val="000000100000" w:firstRow="0" w:lastRow="0" w:firstColumn="0" w:lastColumn="0" w:oddVBand="0" w:evenVBand="0" w:oddHBand="1" w:evenHBand="0" w:firstRowFirstColumn="0" w:firstRowLastColumn="0" w:lastRowFirstColumn="0" w:lastRowLastColumn="0"/>
          <w:trHeight w:val="241"/>
        </w:trPr>
        <w:tc>
          <w:tcPr>
            <w:cnfStyle w:val="001000000000" w:firstRow="0" w:lastRow="0" w:firstColumn="1" w:lastColumn="0" w:oddVBand="0" w:evenVBand="0" w:oddHBand="0" w:evenHBand="0" w:firstRowFirstColumn="0" w:firstRowLastColumn="0" w:lastRowFirstColumn="0" w:lastRowLastColumn="0"/>
            <w:tcW w:w="2625" w:type="dxa"/>
            <w:noWrap/>
          </w:tcPr>
          <w:p w14:paraId="4579AF6D" w14:textId="77777777" w:rsidR="00E54BC2" w:rsidRDefault="00E54BC2" w:rsidP="00B65DD7">
            <w:pPr>
              <w:jc w:val="both"/>
              <w:rPr>
                <w:rFonts w:eastAsia="Times New Roman" w:cstheme="minorHAnsi"/>
                <w:color w:val="000000"/>
                <w:sz w:val="16"/>
                <w:szCs w:val="16"/>
              </w:rPr>
            </w:pPr>
            <w:r>
              <w:rPr>
                <w:rFonts w:eastAsia="Times New Roman" w:cstheme="minorHAnsi"/>
                <w:color w:val="000000"/>
                <w:sz w:val="16"/>
                <w:szCs w:val="16"/>
              </w:rPr>
              <w:t>Customer No</w:t>
            </w:r>
          </w:p>
        </w:tc>
        <w:tc>
          <w:tcPr>
            <w:tcW w:w="4561" w:type="dxa"/>
            <w:noWrap/>
          </w:tcPr>
          <w:p w14:paraId="684BC967" w14:textId="77777777" w:rsidR="00E54BC2" w:rsidRPr="002E7F0E" w:rsidRDefault="00E54BC2" w:rsidP="00B65DD7">
            <w:pPr>
              <w:jc w:val="both"/>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6"/>
                <w:szCs w:val="16"/>
              </w:rPr>
            </w:pPr>
            <w:r>
              <w:rPr>
                <w:rFonts w:eastAsia="Times New Roman" w:cstheme="minorHAnsi"/>
                <w:color w:val="000000"/>
                <w:sz w:val="16"/>
                <w:szCs w:val="16"/>
              </w:rPr>
              <w:t>200027</w:t>
            </w:r>
          </w:p>
        </w:tc>
        <w:tc>
          <w:tcPr>
            <w:tcW w:w="2031" w:type="dxa"/>
          </w:tcPr>
          <w:p w14:paraId="3E7A6855" w14:textId="77777777" w:rsidR="00E54BC2" w:rsidRDefault="00E54BC2" w:rsidP="00B65DD7">
            <w:pPr>
              <w:jc w:val="both"/>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6"/>
                <w:szCs w:val="16"/>
              </w:rPr>
            </w:pPr>
            <w:r>
              <w:rPr>
                <w:rFonts w:eastAsia="Times New Roman" w:cstheme="minorHAnsi"/>
                <w:color w:val="000000"/>
                <w:sz w:val="16"/>
                <w:szCs w:val="16"/>
              </w:rPr>
              <w:t>Customer CIF ID</w:t>
            </w:r>
          </w:p>
        </w:tc>
      </w:tr>
      <w:tr w:rsidR="00E54BC2" w:rsidRPr="00B52047" w14:paraId="52343D70" w14:textId="77777777" w:rsidTr="4199E1D9">
        <w:trPr>
          <w:trHeight w:val="241"/>
        </w:trPr>
        <w:tc>
          <w:tcPr>
            <w:cnfStyle w:val="001000000000" w:firstRow="0" w:lastRow="0" w:firstColumn="1" w:lastColumn="0" w:oddVBand="0" w:evenVBand="0" w:oddHBand="0" w:evenHBand="0" w:firstRowFirstColumn="0" w:firstRowLastColumn="0" w:lastRowFirstColumn="0" w:lastRowLastColumn="0"/>
            <w:tcW w:w="2625" w:type="dxa"/>
            <w:noWrap/>
          </w:tcPr>
          <w:p w14:paraId="4498AAA5" w14:textId="77777777" w:rsidR="00E54BC2" w:rsidRDefault="00E54BC2" w:rsidP="00B65DD7">
            <w:pPr>
              <w:jc w:val="both"/>
              <w:rPr>
                <w:rFonts w:eastAsia="Times New Roman" w:cstheme="minorHAnsi"/>
                <w:color w:val="000000"/>
                <w:sz w:val="16"/>
                <w:szCs w:val="16"/>
              </w:rPr>
            </w:pPr>
            <w:r>
              <w:rPr>
                <w:rFonts w:eastAsia="Times New Roman" w:cstheme="minorHAnsi"/>
                <w:color w:val="000000"/>
                <w:sz w:val="16"/>
                <w:szCs w:val="16"/>
              </w:rPr>
              <w:t>Contract Reference</w:t>
            </w:r>
          </w:p>
        </w:tc>
        <w:tc>
          <w:tcPr>
            <w:tcW w:w="4561" w:type="dxa"/>
            <w:noWrap/>
          </w:tcPr>
          <w:p w14:paraId="2FD75987" w14:textId="77777777" w:rsidR="00E54BC2" w:rsidRPr="002E7F0E" w:rsidRDefault="00E54BC2" w:rsidP="00B65DD7">
            <w:pPr>
              <w:jc w:val="both"/>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6"/>
                <w:szCs w:val="16"/>
              </w:rPr>
            </w:pPr>
            <w:r w:rsidRPr="00585288">
              <w:rPr>
                <w:rFonts w:eastAsia="Times New Roman" w:cstheme="minorHAnsi"/>
                <w:color w:val="000000"/>
                <w:sz w:val="16"/>
                <w:szCs w:val="16"/>
              </w:rPr>
              <w:t>IS24029ZYNDP</w:t>
            </w:r>
          </w:p>
        </w:tc>
        <w:tc>
          <w:tcPr>
            <w:tcW w:w="2031" w:type="dxa"/>
          </w:tcPr>
          <w:p w14:paraId="739264DC" w14:textId="77777777" w:rsidR="00E54BC2" w:rsidRDefault="00E54BC2" w:rsidP="00B65DD7">
            <w:pPr>
              <w:jc w:val="both"/>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6"/>
                <w:szCs w:val="16"/>
              </w:rPr>
            </w:pPr>
            <w:r>
              <w:rPr>
                <w:rFonts w:eastAsia="Times New Roman" w:cstheme="minorHAnsi"/>
                <w:color w:val="000000"/>
                <w:sz w:val="16"/>
                <w:szCs w:val="16"/>
              </w:rPr>
              <w:t>IS Contract # against which asset purchase is made.</w:t>
            </w:r>
          </w:p>
        </w:tc>
      </w:tr>
      <w:tr w:rsidR="00E54BC2" w:rsidRPr="00B52047" w14:paraId="4BCEC0C7" w14:textId="77777777" w:rsidTr="4199E1D9">
        <w:trPr>
          <w:cnfStyle w:val="000000100000" w:firstRow="0" w:lastRow="0" w:firstColumn="0" w:lastColumn="0" w:oddVBand="0" w:evenVBand="0" w:oddHBand="1" w:evenHBand="0" w:firstRowFirstColumn="0" w:firstRowLastColumn="0" w:lastRowFirstColumn="0" w:lastRowLastColumn="0"/>
          <w:trHeight w:val="241"/>
        </w:trPr>
        <w:tc>
          <w:tcPr>
            <w:cnfStyle w:val="001000000000" w:firstRow="0" w:lastRow="0" w:firstColumn="1" w:lastColumn="0" w:oddVBand="0" w:evenVBand="0" w:oddHBand="0" w:evenHBand="0" w:firstRowFirstColumn="0" w:firstRowLastColumn="0" w:lastRowFirstColumn="0" w:lastRowLastColumn="0"/>
            <w:tcW w:w="2625" w:type="dxa"/>
            <w:noWrap/>
          </w:tcPr>
          <w:p w14:paraId="3925D2B8" w14:textId="77777777" w:rsidR="00E54BC2" w:rsidRPr="00B52047" w:rsidRDefault="00E54BC2" w:rsidP="00B65DD7">
            <w:pPr>
              <w:jc w:val="both"/>
              <w:rPr>
                <w:rFonts w:eastAsia="Times New Roman" w:cstheme="minorHAnsi"/>
                <w:color w:val="000000"/>
                <w:sz w:val="16"/>
                <w:szCs w:val="16"/>
              </w:rPr>
            </w:pPr>
            <w:r>
              <w:rPr>
                <w:rFonts w:eastAsia="Times New Roman" w:cstheme="minorHAnsi"/>
                <w:color w:val="000000"/>
                <w:sz w:val="16"/>
                <w:szCs w:val="16"/>
              </w:rPr>
              <w:t>Asset Reference</w:t>
            </w:r>
          </w:p>
        </w:tc>
        <w:tc>
          <w:tcPr>
            <w:tcW w:w="4561" w:type="dxa"/>
            <w:noWrap/>
          </w:tcPr>
          <w:p w14:paraId="7B11BF4C" w14:textId="77777777" w:rsidR="00E54BC2" w:rsidRPr="00B52047" w:rsidRDefault="00E54BC2" w:rsidP="00B65DD7">
            <w:pPr>
              <w:jc w:val="both"/>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6"/>
                <w:szCs w:val="16"/>
              </w:rPr>
            </w:pPr>
            <w:r w:rsidRPr="002E7F0E">
              <w:rPr>
                <w:rFonts w:eastAsia="Times New Roman" w:cstheme="minorHAnsi"/>
                <w:color w:val="000000"/>
                <w:sz w:val="16"/>
                <w:szCs w:val="16"/>
              </w:rPr>
              <w:t>VEH24029VMG2L</w:t>
            </w:r>
          </w:p>
        </w:tc>
        <w:tc>
          <w:tcPr>
            <w:tcW w:w="2031" w:type="dxa"/>
          </w:tcPr>
          <w:p w14:paraId="72E4BA5F" w14:textId="77777777" w:rsidR="00E54BC2" w:rsidRPr="00B52047" w:rsidRDefault="00E54BC2" w:rsidP="4199E1D9">
            <w:pPr>
              <w:jc w:val="both"/>
              <w:cnfStyle w:val="000000100000" w:firstRow="0" w:lastRow="0" w:firstColumn="0" w:lastColumn="0" w:oddVBand="0" w:evenVBand="0" w:oddHBand="1" w:evenHBand="0" w:firstRowFirstColumn="0" w:firstRowLastColumn="0" w:lastRowFirstColumn="0" w:lastRowLastColumn="0"/>
              <w:rPr>
                <w:rFonts w:eastAsia="Times New Roman"/>
                <w:color w:val="000000"/>
                <w:sz w:val="16"/>
                <w:szCs w:val="16"/>
              </w:rPr>
            </w:pPr>
            <w:r w:rsidRPr="4199E1D9">
              <w:rPr>
                <w:rFonts w:eastAsia="Times New Roman"/>
                <w:color w:val="000000" w:themeColor="text1"/>
                <w:sz w:val="16"/>
                <w:szCs w:val="16"/>
              </w:rPr>
              <w:t>Valid asset reference record against IS contract initiated.</w:t>
            </w:r>
          </w:p>
        </w:tc>
      </w:tr>
      <w:tr w:rsidR="00E54BC2" w:rsidRPr="00B52047" w14:paraId="462688AB" w14:textId="77777777" w:rsidTr="4199E1D9">
        <w:trPr>
          <w:trHeight w:val="368"/>
        </w:trPr>
        <w:tc>
          <w:tcPr>
            <w:cnfStyle w:val="001000000000" w:firstRow="0" w:lastRow="0" w:firstColumn="1" w:lastColumn="0" w:oddVBand="0" w:evenVBand="0" w:oddHBand="0" w:evenHBand="0" w:firstRowFirstColumn="0" w:firstRowLastColumn="0" w:lastRowFirstColumn="0" w:lastRowLastColumn="0"/>
            <w:tcW w:w="2625" w:type="dxa"/>
            <w:noWrap/>
          </w:tcPr>
          <w:p w14:paraId="55C66C48" w14:textId="77777777" w:rsidR="00E54BC2" w:rsidRPr="00B52047" w:rsidRDefault="00E54BC2" w:rsidP="00B65DD7">
            <w:pPr>
              <w:jc w:val="both"/>
              <w:rPr>
                <w:rFonts w:eastAsia="Times New Roman" w:cstheme="minorHAnsi"/>
                <w:color w:val="000000"/>
                <w:sz w:val="16"/>
                <w:szCs w:val="16"/>
              </w:rPr>
            </w:pPr>
            <w:r>
              <w:rPr>
                <w:rFonts w:eastAsia="Times New Roman" w:cstheme="minorHAnsi"/>
                <w:color w:val="000000"/>
                <w:sz w:val="16"/>
                <w:szCs w:val="16"/>
              </w:rPr>
              <w:t>Debit Amount</w:t>
            </w:r>
          </w:p>
        </w:tc>
        <w:tc>
          <w:tcPr>
            <w:tcW w:w="4561" w:type="dxa"/>
            <w:noWrap/>
          </w:tcPr>
          <w:p w14:paraId="3834E5C4" w14:textId="77777777" w:rsidR="00E54BC2" w:rsidRDefault="00E54BC2" w:rsidP="00B65DD7">
            <w:pPr>
              <w:jc w:val="both"/>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6"/>
                <w:szCs w:val="16"/>
              </w:rPr>
            </w:pPr>
            <w:r>
              <w:rPr>
                <w:rFonts w:eastAsia="Times New Roman" w:cstheme="minorHAnsi"/>
                <w:color w:val="000000"/>
                <w:sz w:val="16"/>
                <w:szCs w:val="16"/>
              </w:rPr>
              <w:t>250,000</w:t>
            </w:r>
          </w:p>
        </w:tc>
        <w:tc>
          <w:tcPr>
            <w:tcW w:w="2031" w:type="dxa"/>
          </w:tcPr>
          <w:p w14:paraId="605F6159" w14:textId="77777777" w:rsidR="00E54BC2" w:rsidRPr="00B52047" w:rsidRDefault="00E54BC2" w:rsidP="00B65DD7">
            <w:pPr>
              <w:jc w:val="both"/>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6"/>
                <w:szCs w:val="16"/>
              </w:rPr>
            </w:pPr>
            <w:r>
              <w:rPr>
                <w:rFonts w:eastAsia="Times New Roman" w:cstheme="minorHAnsi"/>
                <w:color w:val="000000"/>
                <w:sz w:val="16"/>
                <w:szCs w:val="16"/>
              </w:rPr>
              <w:t>Amount to be paid to asset vendor.</w:t>
            </w:r>
          </w:p>
        </w:tc>
      </w:tr>
      <w:tr w:rsidR="00E54BC2" w:rsidRPr="00B52047" w14:paraId="37B4E40B" w14:textId="77777777" w:rsidTr="4199E1D9">
        <w:trPr>
          <w:cnfStyle w:val="000000100000" w:firstRow="0" w:lastRow="0" w:firstColumn="0" w:lastColumn="0" w:oddVBand="0" w:evenVBand="0" w:oddHBand="1" w:evenHBand="0" w:firstRowFirstColumn="0" w:firstRowLastColumn="0" w:lastRowFirstColumn="0" w:lastRowLastColumn="0"/>
          <w:trHeight w:val="241"/>
        </w:trPr>
        <w:tc>
          <w:tcPr>
            <w:cnfStyle w:val="001000000000" w:firstRow="0" w:lastRow="0" w:firstColumn="1" w:lastColumn="0" w:oddVBand="0" w:evenVBand="0" w:oddHBand="0" w:evenHBand="0" w:firstRowFirstColumn="0" w:firstRowLastColumn="0" w:lastRowFirstColumn="0" w:lastRowLastColumn="0"/>
            <w:tcW w:w="2625" w:type="dxa"/>
            <w:noWrap/>
          </w:tcPr>
          <w:p w14:paraId="4F55F331" w14:textId="77777777" w:rsidR="00E54BC2" w:rsidRPr="00B52047" w:rsidRDefault="00E54BC2" w:rsidP="00B65DD7">
            <w:pPr>
              <w:jc w:val="both"/>
              <w:rPr>
                <w:rFonts w:eastAsia="Times New Roman" w:cstheme="minorHAnsi"/>
                <w:color w:val="000000"/>
                <w:sz w:val="16"/>
                <w:szCs w:val="16"/>
              </w:rPr>
            </w:pPr>
            <w:r>
              <w:rPr>
                <w:rFonts w:eastAsia="Times New Roman" w:cstheme="minorHAnsi"/>
                <w:color w:val="000000"/>
                <w:sz w:val="16"/>
                <w:szCs w:val="16"/>
              </w:rPr>
              <w:t>Credit Account</w:t>
            </w:r>
          </w:p>
        </w:tc>
        <w:tc>
          <w:tcPr>
            <w:tcW w:w="4561" w:type="dxa"/>
            <w:noWrap/>
          </w:tcPr>
          <w:p w14:paraId="2F5F8E4C" w14:textId="77777777" w:rsidR="00E54BC2" w:rsidRPr="00B52047" w:rsidRDefault="00E54BC2" w:rsidP="00B65DD7">
            <w:pPr>
              <w:jc w:val="both"/>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6"/>
                <w:szCs w:val="16"/>
              </w:rPr>
            </w:pPr>
            <w:r w:rsidRPr="009D11B7">
              <w:rPr>
                <w:rFonts w:eastAsia="Times New Roman" w:cstheme="minorHAnsi"/>
                <w:color w:val="000000"/>
                <w:sz w:val="16"/>
                <w:szCs w:val="16"/>
              </w:rPr>
              <w:t>2000000143</w:t>
            </w:r>
          </w:p>
        </w:tc>
        <w:tc>
          <w:tcPr>
            <w:tcW w:w="2031" w:type="dxa"/>
          </w:tcPr>
          <w:p w14:paraId="7FE2B7DF" w14:textId="77777777" w:rsidR="00E54BC2" w:rsidRPr="00B52047" w:rsidRDefault="00E54BC2" w:rsidP="00B65DD7">
            <w:pPr>
              <w:jc w:val="both"/>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6"/>
                <w:szCs w:val="16"/>
              </w:rPr>
            </w:pPr>
            <w:r>
              <w:rPr>
                <w:rFonts w:eastAsia="Times New Roman" w:cstheme="minorHAnsi"/>
                <w:color w:val="000000"/>
                <w:sz w:val="16"/>
                <w:szCs w:val="16"/>
              </w:rPr>
              <w:t>Vendor account number.</w:t>
            </w:r>
          </w:p>
        </w:tc>
      </w:tr>
    </w:tbl>
    <w:p w14:paraId="319D418E" w14:textId="77777777" w:rsidR="00E54BC2" w:rsidRDefault="00E54BC2" w:rsidP="00E54BC2">
      <w:r>
        <w:rPr>
          <w:noProof/>
        </w:rPr>
        <w:drawing>
          <wp:inline distT="0" distB="0" distL="0" distR="0" wp14:anchorId="361DB78A" wp14:editId="2D1708E5">
            <wp:extent cx="5943600" cy="2702560"/>
            <wp:effectExtent l="19050" t="19050" r="19050" b="21590"/>
            <wp:docPr id="869637683"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9637683" name="Picture 869637683"/>
                    <pic:cNvPicPr/>
                  </pic:nvPicPr>
                  <pic:blipFill>
                    <a:blip r:embed="rId39" cstate="print">
                      <a:extLst>
                        <a:ext uri="{28A0092B-C50C-407E-A947-70E740481C1C}">
                          <a14:useLocalDpi xmlns:a14="http://schemas.microsoft.com/office/drawing/2010/main" val="0"/>
                        </a:ext>
                      </a:extLst>
                    </a:blip>
                    <a:stretch>
                      <a:fillRect/>
                    </a:stretch>
                  </pic:blipFill>
                  <pic:spPr>
                    <a:xfrm>
                      <a:off x="0" y="0"/>
                      <a:ext cx="5943600" cy="2702560"/>
                    </a:xfrm>
                    <a:prstGeom prst="rect">
                      <a:avLst/>
                    </a:prstGeom>
                    <a:ln>
                      <a:solidFill>
                        <a:schemeClr val="accent1"/>
                      </a:solidFill>
                    </a:ln>
                  </pic:spPr>
                </pic:pic>
              </a:graphicData>
            </a:graphic>
          </wp:inline>
        </w:drawing>
      </w:r>
      <w:bookmarkStart w:id="834" w:name="_Toc182253823"/>
    </w:p>
    <w:p w14:paraId="37C97B6A" w14:textId="77777777" w:rsidR="00183C7D" w:rsidRDefault="00183C7D">
      <w:pPr>
        <w:rPr>
          <w:rFonts w:asciiTheme="majorHAnsi" w:eastAsiaTheme="majorEastAsia" w:hAnsiTheme="majorHAnsi" w:cstheme="majorBidi"/>
          <w:b/>
          <w:color w:val="1F3763" w:themeColor="accent1" w:themeShade="7F"/>
          <w:szCs w:val="24"/>
        </w:rPr>
      </w:pPr>
      <w:r>
        <w:br w:type="page"/>
      </w:r>
    </w:p>
    <w:p w14:paraId="78E8A9F7" w14:textId="6B4100D2" w:rsidR="00E54BC2" w:rsidRPr="007805F3" w:rsidRDefault="00E54BC2" w:rsidP="00E275A1">
      <w:pPr>
        <w:pStyle w:val="Heading3"/>
        <w:numPr>
          <w:ilvl w:val="2"/>
          <w:numId w:val="5"/>
        </w:numPr>
      </w:pPr>
      <w:bookmarkStart w:id="835" w:name="_Toc190103116"/>
      <w:r w:rsidRPr="007805F3">
        <w:lastRenderedPageBreak/>
        <w:t>Accounting Entry - Payment to Vendor</w:t>
      </w:r>
      <w:bookmarkEnd w:id="835"/>
    </w:p>
    <w:p w14:paraId="10CD7094" w14:textId="77777777" w:rsidR="00E54BC2" w:rsidRDefault="00E54BC2" w:rsidP="00E54BC2"/>
    <w:p w14:paraId="34649D61" w14:textId="77777777" w:rsidR="00E54BC2" w:rsidRDefault="00E54BC2" w:rsidP="00E54BC2">
      <w:pPr>
        <w:rPr>
          <w:rFonts w:asciiTheme="majorHAnsi" w:eastAsiaTheme="majorEastAsia" w:hAnsiTheme="majorHAnsi" w:cstheme="majorBidi"/>
          <w:b/>
          <w:color w:val="2F5496" w:themeColor="accent1" w:themeShade="BF"/>
          <w:sz w:val="32"/>
          <w:szCs w:val="32"/>
        </w:rPr>
      </w:pPr>
      <w:r>
        <w:rPr>
          <w:noProof/>
        </w:rPr>
        <w:drawing>
          <wp:inline distT="0" distB="0" distL="0" distR="0" wp14:anchorId="67BCF1E9" wp14:editId="794B7E46">
            <wp:extent cx="5943600" cy="1048385"/>
            <wp:effectExtent l="19050" t="19050" r="19050" b="18415"/>
            <wp:docPr id="1380848977" name="Picture 1" descr="A close-up of a computer screen&amp;#xA;&amp;#xA;Description automatically generated">
              <a:extLst xmlns:a="http://schemas.openxmlformats.org/drawingml/2006/main">
                <a:ext uri="{FF2B5EF4-FFF2-40B4-BE49-F238E27FC236}">
                  <a16:creationId xmlns:a16="http://schemas.microsoft.com/office/drawing/2014/main" id="{03D5820A-84C3-41A1-BB9C-127FCD81199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Picture 1" descr="A close-up of a computer screen&amp;#xA;&amp;#xA;Description automatically generated">
                      <a:extLst>
                        <a:ext uri="{FF2B5EF4-FFF2-40B4-BE49-F238E27FC236}">
                          <a16:creationId xmlns:a16="http://schemas.microsoft.com/office/drawing/2014/main" id="{03D5820A-84C3-41A1-BB9C-127FCD81199F}"/>
                        </a:ext>
                      </a:extLst>
                    </pic:cNvPr>
                    <pic:cNvPicPr>
                      <a:picLocks noChangeAspect="1"/>
                    </pic:cNvPicPr>
                  </pic:nvPicPr>
                  <pic:blipFill>
                    <a:blip r:embed="rId40" cstate="print">
                      <a:extLst>
                        <a:ext uri="{28A0092B-C50C-407E-A947-70E740481C1C}">
                          <a14:useLocalDpi xmlns:a14="http://schemas.microsoft.com/office/drawing/2010/main" val="0"/>
                        </a:ext>
                      </a:extLst>
                    </a:blip>
                    <a:stretch>
                      <a:fillRect/>
                    </a:stretch>
                  </pic:blipFill>
                  <pic:spPr>
                    <a:xfrm>
                      <a:off x="0" y="0"/>
                      <a:ext cx="5943600" cy="1048385"/>
                    </a:xfrm>
                    <a:prstGeom prst="rect">
                      <a:avLst/>
                    </a:prstGeom>
                    <a:ln>
                      <a:solidFill>
                        <a:schemeClr val="accent1"/>
                      </a:solidFill>
                    </a:ln>
                  </pic:spPr>
                </pic:pic>
              </a:graphicData>
            </a:graphic>
          </wp:inline>
        </w:drawing>
      </w:r>
      <w:r>
        <w:br w:type="page"/>
      </w:r>
    </w:p>
    <w:p w14:paraId="12F6743F" w14:textId="77777777" w:rsidR="00E54BC2" w:rsidRDefault="00E54BC2" w:rsidP="00E54BC2">
      <w:pPr>
        <w:pStyle w:val="Heading1"/>
      </w:pPr>
      <w:bookmarkStart w:id="836" w:name="_Toc190103117"/>
      <w:r>
        <w:lastRenderedPageBreak/>
        <w:t>Credit Arrangement</w:t>
      </w:r>
      <w:bookmarkEnd w:id="834"/>
      <w:bookmarkEnd w:id="836"/>
    </w:p>
    <w:p w14:paraId="13D65ED8" w14:textId="442CB75B" w:rsidR="00E54BC2" w:rsidRPr="00CB7A61" w:rsidRDefault="00E54BC2" w:rsidP="00160C03">
      <w:pPr>
        <w:pStyle w:val="Heading2"/>
        <w:numPr>
          <w:ilvl w:val="1"/>
          <w:numId w:val="5"/>
        </w:numPr>
      </w:pPr>
      <w:bookmarkStart w:id="837" w:name="_Toc190103118"/>
      <w:r w:rsidRPr="00160C03">
        <w:t>Arrangement Creation</w:t>
      </w:r>
      <w:r w:rsidR="002B7E5D">
        <w:t xml:space="preserve"> (WS03-IJR-06)</w:t>
      </w:r>
      <w:bookmarkEnd w:id="837"/>
    </w:p>
    <w:p w14:paraId="220142A9" w14:textId="0565E1FC" w:rsidR="00E54BC2" w:rsidRPr="00CB7A61" w:rsidRDefault="1D36722F" w:rsidP="00E54BC2">
      <w:r>
        <w:t>Upon the receipt of finance asset, AA Arrangement will be booked in order to deliver the asset to customer. Moreover, repayment schedule will also be generated at this time</w:t>
      </w:r>
      <w:r w:rsidR="67BD6EB4">
        <w:t xml:space="preserve"> along with APR</w:t>
      </w:r>
      <w:r>
        <w:t xml:space="preserve"> </w:t>
      </w:r>
    </w:p>
    <w:p w14:paraId="25671E18" w14:textId="77777777" w:rsidR="00E54BC2" w:rsidRDefault="00E54BC2" w:rsidP="00E54BC2">
      <w:pPr>
        <w:rPr>
          <w:rFonts w:asciiTheme="majorHAnsi" w:eastAsiaTheme="majorEastAsia" w:hAnsiTheme="majorHAnsi" w:cstheme="majorBidi"/>
          <w:b/>
          <w:color w:val="2F5496" w:themeColor="accent1" w:themeShade="BF"/>
          <w:sz w:val="32"/>
          <w:szCs w:val="32"/>
        </w:rPr>
      </w:pPr>
      <w:r>
        <w:rPr>
          <w:rFonts w:asciiTheme="majorHAnsi" w:eastAsiaTheme="majorEastAsia" w:hAnsiTheme="majorHAnsi" w:cstheme="majorBidi"/>
          <w:b/>
          <w:noProof/>
          <w:color w:val="2F5496" w:themeColor="accent1" w:themeShade="BF"/>
          <w:sz w:val="32"/>
          <w:szCs w:val="32"/>
        </w:rPr>
        <w:drawing>
          <wp:inline distT="0" distB="0" distL="0" distR="0" wp14:anchorId="55BA927B" wp14:editId="2FC6D0F8">
            <wp:extent cx="5943600" cy="2004695"/>
            <wp:effectExtent l="19050" t="19050" r="19050" b="14605"/>
            <wp:docPr id="267976014"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7976014" name="Picture 267976014"/>
                    <pic:cNvPicPr/>
                  </pic:nvPicPr>
                  <pic:blipFill>
                    <a:blip r:embed="rId41" cstate="print">
                      <a:extLst>
                        <a:ext uri="{28A0092B-C50C-407E-A947-70E740481C1C}">
                          <a14:useLocalDpi xmlns:a14="http://schemas.microsoft.com/office/drawing/2010/main" val="0"/>
                        </a:ext>
                      </a:extLst>
                    </a:blip>
                    <a:stretch>
                      <a:fillRect/>
                    </a:stretch>
                  </pic:blipFill>
                  <pic:spPr>
                    <a:xfrm>
                      <a:off x="0" y="0"/>
                      <a:ext cx="5943600" cy="2004695"/>
                    </a:xfrm>
                    <a:prstGeom prst="rect">
                      <a:avLst/>
                    </a:prstGeom>
                    <a:ln>
                      <a:solidFill>
                        <a:schemeClr val="accent1"/>
                      </a:solidFill>
                    </a:ln>
                  </pic:spPr>
                </pic:pic>
              </a:graphicData>
            </a:graphic>
          </wp:inline>
        </w:drawing>
      </w:r>
    </w:p>
    <w:p w14:paraId="7FFA4A3E" w14:textId="77777777" w:rsidR="00E54BC2" w:rsidRDefault="00E54BC2" w:rsidP="00E54BC2">
      <w:pPr>
        <w:rPr>
          <w:rFonts w:asciiTheme="majorHAnsi" w:eastAsiaTheme="majorEastAsia" w:hAnsiTheme="majorHAnsi" w:cstheme="majorBidi"/>
          <w:b/>
          <w:color w:val="2F5496" w:themeColor="accent1" w:themeShade="BF"/>
          <w:sz w:val="32"/>
          <w:szCs w:val="32"/>
        </w:rPr>
      </w:pPr>
      <w:r>
        <w:rPr>
          <w:noProof/>
        </w:rPr>
        <w:drawing>
          <wp:inline distT="0" distB="0" distL="0" distR="0" wp14:anchorId="17A53723" wp14:editId="0DD4978E">
            <wp:extent cx="5943600" cy="2613660"/>
            <wp:effectExtent l="19050" t="19050" r="19050" b="15240"/>
            <wp:docPr id="1053028804" name="Picture 45">
              <a:extLst xmlns:a="http://schemas.openxmlformats.org/drawingml/2006/main">
                <a:ext uri="{FF2B5EF4-FFF2-40B4-BE49-F238E27FC236}">
                  <a16:creationId xmlns:a16="http://schemas.microsoft.com/office/drawing/2014/main" id="{91D41608-E511-8E6D-264F-5F7D1990449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45">
                      <a:extLst>
                        <a:ext uri="{FF2B5EF4-FFF2-40B4-BE49-F238E27FC236}">
                          <a16:creationId xmlns:a16="http://schemas.microsoft.com/office/drawing/2014/main" id="{91D41608-E511-8E6D-264F-5F7D1990449F}"/>
                        </a:ext>
                      </a:extLst>
                    </pic:cNvPr>
                    <pic:cNvPicPr>
                      <a:picLocks noChangeAspect="1"/>
                    </pic:cNvPicPr>
                  </pic:nvPicPr>
                  <pic:blipFill>
                    <a:blip r:embed="rId42" cstate="print">
                      <a:extLst>
                        <a:ext uri="{28A0092B-C50C-407E-A947-70E740481C1C}">
                          <a14:useLocalDpi xmlns:a14="http://schemas.microsoft.com/office/drawing/2010/main" val="0"/>
                        </a:ext>
                      </a:extLst>
                    </a:blip>
                    <a:stretch>
                      <a:fillRect/>
                    </a:stretch>
                  </pic:blipFill>
                  <pic:spPr>
                    <a:xfrm>
                      <a:off x="0" y="0"/>
                      <a:ext cx="5943600" cy="2613660"/>
                    </a:xfrm>
                    <a:prstGeom prst="rect">
                      <a:avLst/>
                    </a:prstGeom>
                    <a:ln>
                      <a:solidFill>
                        <a:schemeClr val="accent1"/>
                      </a:solidFill>
                    </a:ln>
                  </pic:spPr>
                </pic:pic>
              </a:graphicData>
            </a:graphic>
          </wp:inline>
        </w:drawing>
      </w:r>
    </w:p>
    <w:p w14:paraId="3FFF3053" w14:textId="77777777" w:rsidR="00E54BC2" w:rsidRDefault="00E54BC2" w:rsidP="00E54BC2">
      <w:pPr>
        <w:rPr>
          <w:rFonts w:asciiTheme="majorHAnsi" w:eastAsiaTheme="majorEastAsia" w:hAnsiTheme="majorHAnsi" w:cstheme="majorBidi"/>
          <w:b/>
          <w:color w:val="2F5496" w:themeColor="accent1" w:themeShade="BF"/>
          <w:sz w:val="32"/>
          <w:szCs w:val="32"/>
        </w:rPr>
      </w:pPr>
      <w:r>
        <w:rPr>
          <w:rFonts w:asciiTheme="majorHAnsi" w:eastAsiaTheme="majorEastAsia" w:hAnsiTheme="majorHAnsi" w:cstheme="majorBidi"/>
          <w:b/>
          <w:noProof/>
          <w:color w:val="2F5496" w:themeColor="accent1" w:themeShade="BF"/>
          <w:sz w:val="32"/>
          <w:szCs w:val="32"/>
        </w:rPr>
        <w:drawing>
          <wp:inline distT="0" distB="0" distL="0" distR="0" wp14:anchorId="2E177FA1" wp14:editId="56880EF1">
            <wp:extent cx="5943600" cy="1170305"/>
            <wp:effectExtent l="19050" t="19050" r="19050" b="10795"/>
            <wp:docPr id="992356861"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2356861" name="Picture 992356861"/>
                    <pic:cNvPicPr/>
                  </pic:nvPicPr>
                  <pic:blipFill>
                    <a:blip r:embed="rId43" cstate="print">
                      <a:extLst>
                        <a:ext uri="{28A0092B-C50C-407E-A947-70E740481C1C}">
                          <a14:useLocalDpi xmlns:a14="http://schemas.microsoft.com/office/drawing/2010/main" val="0"/>
                        </a:ext>
                      </a:extLst>
                    </a:blip>
                    <a:stretch>
                      <a:fillRect/>
                    </a:stretch>
                  </pic:blipFill>
                  <pic:spPr>
                    <a:xfrm>
                      <a:off x="0" y="0"/>
                      <a:ext cx="5943600" cy="1170305"/>
                    </a:xfrm>
                    <a:prstGeom prst="rect">
                      <a:avLst/>
                    </a:prstGeom>
                    <a:ln>
                      <a:solidFill>
                        <a:schemeClr val="accent1"/>
                      </a:solidFill>
                    </a:ln>
                  </pic:spPr>
                </pic:pic>
              </a:graphicData>
            </a:graphic>
          </wp:inline>
        </w:drawing>
      </w:r>
    </w:p>
    <w:p w14:paraId="3BEDA71C" w14:textId="77777777" w:rsidR="00E54BC2" w:rsidRDefault="00E54BC2" w:rsidP="00E54BC2">
      <w:pPr>
        <w:rPr>
          <w:rFonts w:asciiTheme="majorHAnsi" w:eastAsiaTheme="majorEastAsia" w:hAnsiTheme="majorHAnsi" w:cstheme="majorBidi"/>
          <w:b/>
          <w:color w:val="2F5496" w:themeColor="accent1" w:themeShade="BF"/>
          <w:sz w:val="32"/>
          <w:szCs w:val="32"/>
        </w:rPr>
      </w:pPr>
      <w:r>
        <w:rPr>
          <w:rFonts w:asciiTheme="majorHAnsi" w:eastAsiaTheme="majorEastAsia" w:hAnsiTheme="majorHAnsi" w:cstheme="majorBidi"/>
          <w:b/>
          <w:noProof/>
          <w:color w:val="2F5496" w:themeColor="accent1" w:themeShade="BF"/>
          <w:sz w:val="32"/>
          <w:szCs w:val="32"/>
        </w:rPr>
        <w:lastRenderedPageBreak/>
        <w:drawing>
          <wp:inline distT="0" distB="0" distL="0" distR="0" wp14:anchorId="3CB20A05" wp14:editId="15372CD3">
            <wp:extent cx="5943600" cy="1353820"/>
            <wp:effectExtent l="19050" t="19050" r="19050" b="17780"/>
            <wp:docPr id="749218146"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9218146" name="Picture 749218146"/>
                    <pic:cNvPicPr/>
                  </pic:nvPicPr>
                  <pic:blipFill>
                    <a:blip r:embed="rId44" cstate="print">
                      <a:extLst>
                        <a:ext uri="{28A0092B-C50C-407E-A947-70E740481C1C}">
                          <a14:useLocalDpi xmlns:a14="http://schemas.microsoft.com/office/drawing/2010/main" val="0"/>
                        </a:ext>
                      </a:extLst>
                    </a:blip>
                    <a:stretch>
                      <a:fillRect/>
                    </a:stretch>
                  </pic:blipFill>
                  <pic:spPr>
                    <a:xfrm>
                      <a:off x="0" y="0"/>
                      <a:ext cx="5943600" cy="1353820"/>
                    </a:xfrm>
                    <a:prstGeom prst="rect">
                      <a:avLst/>
                    </a:prstGeom>
                    <a:ln>
                      <a:solidFill>
                        <a:schemeClr val="accent1"/>
                      </a:solidFill>
                    </a:ln>
                  </pic:spPr>
                </pic:pic>
              </a:graphicData>
            </a:graphic>
          </wp:inline>
        </w:drawing>
      </w:r>
    </w:p>
    <w:p w14:paraId="2730B78A" w14:textId="77777777" w:rsidR="00E54BC2" w:rsidRDefault="00E54BC2" w:rsidP="00E54BC2">
      <w:pPr>
        <w:rPr>
          <w:rFonts w:asciiTheme="majorHAnsi" w:eastAsiaTheme="majorEastAsia" w:hAnsiTheme="majorHAnsi" w:cstheme="majorBidi"/>
          <w:b/>
          <w:color w:val="2F5496" w:themeColor="accent1" w:themeShade="BF"/>
          <w:sz w:val="32"/>
          <w:szCs w:val="32"/>
        </w:rPr>
      </w:pPr>
      <w:r>
        <w:rPr>
          <w:rFonts w:asciiTheme="majorHAnsi" w:eastAsiaTheme="majorEastAsia" w:hAnsiTheme="majorHAnsi" w:cstheme="majorBidi"/>
          <w:b/>
          <w:noProof/>
          <w:color w:val="2F5496" w:themeColor="accent1" w:themeShade="BF"/>
          <w:sz w:val="32"/>
          <w:szCs w:val="32"/>
        </w:rPr>
        <w:drawing>
          <wp:inline distT="0" distB="0" distL="0" distR="0" wp14:anchorId="00BF4750" wp14:editId="451F856E">
            <wp:extent cx="5943600" cy="1962785"/>
            <wp:effectExtent l="19050" t="19050" r="19050" b="18415"/>
            <wp:docPr id="1966026334"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6026334" name="Picture 1966026334"/>
                    <pic:cNvPicPr/>
                  </pic:nvPicPr>
                  <pic:blipFill>
                    <a:blip r:embed="rId45" cstate="print">
                      <a:extLst>
                        <a:ext uri="{28A0092B-C50C-407E-A947-70E740481C1C}">
                          <a14:useLocalDpi xmlns:a14="http://schemas.microsoft.com/office/drawing/2010/main" val="0"/>
                        </a:ext>
                      </a:extLst>
                    </a:blip>
                    <a:stretch>
                      <a:fillRect/>
                    </a:stretch>
                  </pic:blipFill>
                  <pic:spPr>
                    <a:xfrm>
                      <a:off x="0" y="0"/>
                      <a:ext cx="5943600" cy="1962785"/>
                    </a:xfrm>
                    <a:prstGeom prst="rect">
                      <a:avLst/>
                    </a:prstGeom>
                    <a:ln>
                      <a:solidFill>
                        <a:schemeClr val="accent1"/>
                      </a:solidFill>
                    </a:ln>
                  </pic:spPr>
                </pic:pic>
              </a:graphicData>
            </a:graphic>
          </wp:inline>
        </w:drawing>
      </w:r>
    </w:p>
    <w:p w14:paraId="12FDDEDC" w14:textId="66353B5C" w:rsidR="00E54BC2" w:rsidRDefault="00E54BC2" w:rsidP="00E54BC2">
      <w:pPr>
        <w:rPr>
          <w:rFonts w:asciiTheme="majorHAnsi" w:eastAsiaTheme="majorEastAsia" w:hAnsiTheme="majorHAnsi" w:cstheme="majorBidi"/>
          <w:b/>
          <w:color w:val="2F5496" w:themeColor="accent1" w:themeShade="BF"/>
          <w:sz w:val="32"/>
          <w:szCs w:val="32"/>
        </w:rPr>
      </w:pPr>
      <w:r>
        <w:rPr>
          <w:noProof/>
        </w:rPr>
        <w:drawing>
          <wp:inline distT="0" distB="0" distL="0" distR="0" wp14:anchorId="654E9DBC" wp14:editId="3631697B">
            <wp:extent cx="5943600" cy="1985645"/>
            <wp:effectExtent l="19050" t="19050" r="19050" b="14605"/>
            <wp:docPr id="139213958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pic:nvPicPr>
                  <pic:blipFill>
                    <a:blip r:embed="rId46">
                      <a:extLst>
                        <a:ext uri="{28A0092B-C50C-407E-A947-70E740481C1C}">
                          <a14:useLocalDpi xmlns:a14="http://schemas.microsoft.com/office/drawing/2010/main" val="0"/>
                        </a:ext>
                      </a:extLst>
                    </a:blip>
                    <a:stretch>
                      <a:fillRect/>
                    </a:stretch>
                  </pic:blipFill>
                  <pic:spPr>
                    <a:xfrm>
                      <a:off x="0" y="0"/>
                      <a:ext cx="5943600" cy="1985645"/>
                    </a:xfrm>
                    <a:prstGeom prst="rect">
                      <a:avLst/>
                    </a:prstGeom>
                    <a:ln>
                      <a:solidFill>
                        <a:schemeClr val="accent1"/>
                      </a:solidFill>
                    </a:ln>
                  </pic:spPr>
                </pic:pic>
              </a:graphicData>
            </a:graphic>
          </wp:inline>
        </w:drawing>
      </w:r>
    </w:p>
    <w:p w14:paraId="22E9EFFB" w14:textId="00CEF3FE" w:rsidR="00193FA8" w:rsidRDefault="00E74C21" w:rsidP="00E54BC2">
      <w:pPr>
        <w:rPr>
          <w:rFonts w:asciiTheme="majorHAnsi" w:eastAsiaTheme="majorEastAsia" w:hAnsiTheme="majorHAnsi" w:cstheme="majorBidi"/>
          <w:b/>
          <w:color w:val="2F5496" w:themeColor="accent1" w:themeShade="BF"/>
          <w:sz w:val="32"/>
          <w:szCs w:val="32"/>
        </w:rPr>
      </w:pPr>
      <w:r>
        <w:rPr>
          <w:noProof/>
        </w:rPr>
        <w:drawing>
          <wp:inline distT="0" distB="0" distL="0" distR="0" wp14:anchorId="06B6DEBE" wp14:editId="289C4375">
            <wp:extent cx="5955030" cy="1462037"/>
            <wp:effectExtent l="19050" t="19050" r="26670" b="24130"/>
            <wp:docPr id="12088925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47" cstate="print">
                      <a:extLst>
                        <a:ext uri="{28A0092B-C50C-407E-A947-70E740481C1C}">
                          <a14:useLocalDpi xmlns:a14="http://schemas.microsoft.com/office/drawing/2010/main" val="0"/>
                        </a:ext>
                      </a:extLst>
                    </a:blip>
                    <a:stretch>
                      <a:fillRect/>
                    </a:stretch>
                  </pic:blipFill>
                  <pic:spPr>
                    <a:xfrm>
                      <a:off x="0" y="0"/>
                      <a:ext cx="5972739" cy="1466385"/>
                    </a:xfrm>
                    <a:prstGeom prst="rect">
                      <a:avLst/>
                    </a:prstGeom>
                    <a:ln>
                      <a:solidFill>
                        <a:schemeClr val="accent1"/>
                      </a:solidFill>
                    </a:ln>
                  </pic:spPr>
                </pic:pic>
              </a:graphicData>
            </a:graphic>
          </wp:inline>
        </w:drawing>
      </w:r>
    </w:p>
    <w:p w14:paraId="71E281BE" w14:textId="0B56D713" w:rsidR="00E74C21" w:rsidRDefault="00E74C21">
      <w:pPr>
        <w:rPr>
          <w:rFonts w:asciiTheme="majorHAnsi" w:eastAsiaTheme="majorEastAsia" w:hAnsiTheme="majorHAnsi" w:cstheme="majorBidi"/>
          <w:b/>
          <w:bCs/>
          <w:color w:val="2F5496" w:themeColor="accent1" w:themeShade="BF"/>
          <w:sz w:val="32"/>
          <w:szCs w:val="32"/>
          <w:highlight w:val="yellow"/>
        </w:rPr>
      </w:pPr>
      <w:r>
        <w:rPr>
          <w:rFonts w:asciiTheme="majorHAnsi" w:eastAsiaTheme="majorEastAsia" w:hAnsiTheme="majorHAnsi" w:cstheme="majorBidi"/>
          <w:b/>
          <w:bCs/>
          <w:color w:val="2F5496" w:themeColor="accent1" w:themeShade="BF"/>
          <w:sz w:val="32"/>
          <w:szCs w:val="32"/>
          <w:highlight w:val="yellow"/>
        </w:rPr>
        <w:br w:type="page"/>
      </w:r>
    </w:p>
    <w:p w14:paraId="150B19CC" w14:textId="573D9DFB" w:rsidR="0AE1D840" w:rsidRPr="0008743E" w:rsidRDefault="0AE1D840" w:rsidP="0008743E">
      <w:pPr>
        <w:pStyle w:val="Heading2"/>
        <w:numPr>
          <w:ilvl w:val="1"/>
          <w:numId w:val="5"/>
        </w:numPr>
      </w:pPr>
      <w:bookmarkStart w:id="838" w:name="_Toc190103119"/>
      <w:r w:rsidRPr="0008743E">
        <w:lastRenderedPageBreak/>
        <w:t>Payment Schedule</w:t>
      </w:r>
      <w:bookmarkEnd w:id="838"/>
    </w:p>
    <w:p w14:paraId="4610B876" w14:textId="768B221F" w:rsidR="0AE1D840" w:rsidRDefault="0AE1D840" w:rsidP="6F3E8E05">
      <w:r>
        <w:rPr>
          <w:noProof/>
        </w:rPr>
        <w:drawing>
          <wp:inline distT="0" distB="0" distL="0" distR="0" wp14:anchorId="2B90351F" wp14:editId="0A6F6A28">
            <wp:extent cx="5724524" cy="2171700"/>
            <wp:effectExtent l="19050" t="19050" r="10160" b="19050"/>
            <wp:docPr id="892101734" name="Picture 8921017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8">
                      <a:extLst>
                        <a:ext uri="{28A0092B-C50C-407E-A947-70E740481C1C}">
                          <a14:useLocalDpi xmlns:a14="http://schemas.microsoft.com/office/drawing/2010/main" val="0"/>
                        </a:ext>
                      </a:extLst>
                    </a:blip>
                    <a:stretch>
                      <a:fillRect/>
                    </a:stretch>
                  </pic:blipFill>
                  <pic:spPr>
                    <a:xfrm>
                      <a:off x="0" y="0"/>
                      <a:ext cx="5724524" cy="2171700"/>
                    </a:xfrm>
                    <a:prstGeom prst="rect">
                      <a:avLst/>
                    </a:prstGeom>
                    <a:ln>
                      <a:solidFill>
                        <a:schemeClr val="accent1"/>
                      </a:solidFill>
                    </a:ln>
                  </pic:spPr>
                </pic:pic>
              </a:graphicData>
            </a:graphic>
          </wp:inline>
        </w:drawing>
      </w:r>
    </w:p>
    <w:p w14:paraId="400068BB" w14:textId="2F63BC63" w:rsidR="6BC52F20" w:rsidRDefault="6BC52F20" w:rsidP="0008743E">
      <w:pPr>
        <w:pStyle w:val="Heading2"/>
        <w:numPr>
          <w:ilvl w:val="1"/>
          <w:numId w:val="5"/>
        </w:numPr>
      </w:pPr>
      <w:bookmarkStart w:id="839" w:name="_Toc190103120"/>
      <w:r>
        <w:t>SAMA Payment Schedule</w:t>
      </w:r>
      <w:r w:rsidR="002F19AA">
        <w:t xml:space="preserve"> (WS03-IJR-07)</w:t>
      </w:r>
      <w:bookmarkEnd w:id="839"/>
    </w:p>
    <w:p w14:paraId="67757088" w14:textId="00775F6E" w:rsidR="6BC52F20" w:rsidRDefault="6BC52F20" w:rsidP="6F3E8E05">
      <w:r>
        <w:rPr>
          <w:noProof/>
        </w:rPr>
        <w:drawing>
          <wp:inline distT="0" distB="0" distL="0" distR="0" wp14:anchorId="2D472343" wp14:editId="5C439AF3">
            <wp:extent cx="5724524" cy="2695575"/>
            <wp:effectExtent l="19050" t="19050" r="10160" b="9525"/>
            <wp:docPr id="1586924450" name="Picture 15869244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9" cstate="print">
                      <a:extLst>
                        <a:ext uri="{28A0092B-C50C-407E-A947-70E740481C1C}">
                          <a14:useLocalDpi xmlns:a14="http://schemas.microsoft.com/office/drawing/2010/main" val="0"/>
                        </a:ext>
                      </a:extLst>
                    </a:blip>
                    <a:stretch>
                      <a:fillRect/>
                    </a:stretch>
                  </pic:blipFill>
                  <pic:spPr>
                    <a:xfrm>
                      <a:off x="0" y="0"/>
                      <a:ext cx="5724524" cy="2695575"/>
                    </a:xfrm>
                    <a:prstGeom prst="rect">
                      <a:avLst/>
                    </a:prstGeom>
                    <a:ln>
                      <a:solidFill>
                        <a:schemeClr val="accent1"/>
                      </a:solidFill>
                    </a:ln>
                  </pic:spPr>
                </pic:pic>
              </a:graphicData>
            </a:graphic>
          </wp:inline>
        </w:drawing>
      </w:r>
    </w:p>
    <w:p w14:paraId="3BAA5814" w14:textId="77777777" w:rsidR="00E54BC2" w:rsidRDefault="00E54BC2" w:rsidP="00E54BC2">
      <w:pPr>
        <w:rPr>
          <w:rFonts w:asciiTheme="majorHAnsi" w:eastAsiaTheme="majorEastAsia" w:hAnsiTheme="majorHAnsi" w:cstheme="majorBidi"/>
          <w:b/>
          <w:color w:val="2F5496" w:themeColor="accent1" w:themeShade="BF"/>
          <w:sz w:val="32"/>
          <w:szCs w:val="32"/>
        </w:rPr>
      </w:pPr>
    </w:p>
    <w:p w14:paraId="1101D0BC" w14:textId="77777777" w:rsidR="00E54BC2" w:rsidRDefault="00E54BC2" w:rsidP="00E54BC2">
      <w:pPr>
        <w:rPr>
          <w:rFonts w:asciiTheme="majorHAnsi" w:eastAsiaTheme="majorEastAsia" w:hAnsiTheme="majorHAnsi" w:cstheme="majorBidi"/>
          <w:b/>
          <w:color w:val="2F5496" w:themeColor="accent1" w:themeShade="BF"/>
          <w:sz w:val="32"/>
          <w:szCs w:val="32"/>
        </w:rPr>
      </w:pPr>
      <w:r>
        <w:rPr>
          <w:sz w:val="32"/>
          <w:szCs w:val="32"/>
        </w:rPr>
        <w:br w:type="page"/>
      </w:r>
    </w:p>
    <w:p w14:paraId="0DB16B21" w14:textId="77777777" w:rsidR="00E54BC2" w:rsidRPr="00CB7A61" w:rsidRDefault="222D08F7" w:rsidP="00E275A1">
      <w:pPr>
        <w:pStyle w:val="Heading2"/>
        <w:numPr>
          <w:ilvl w:val="1"/>
          <w:numId w:val="5"/>
        </w:numPr>
      </w:pPr>
      <w:bookmarkStart w:id="840" w:name="_Toc190103121"/>
      <w:r>
        <w:lastRenderedPageBreak/>
        <w:t>Arrangement Overview</w:t>
      </w:r>
      <w:bookmarkEnd w:id="840"/>
    </w:p>
    <w:p w14:paraId="6A67989E" w14:textId="77777777" w:rsidR="00E54BC2" w:rsidRDefault="00E54BC2" w:rsidP="00E54BC2">
      <w:pPr>
        <w:rPr>
          <w:rFonts w:eastAsiaTheme="majorEastAsia" w:cstheme="minorHAnsi"/>
          <w:szCs w:val="24"/>
        </w:rPr>
      </w:pPr>
      <w:r>
        <w:rPr>
          <w:rFonts w:eastAsiaTheme="majorEastAsia" w:cstheme="minorHAnsi"/>
          <w:bCs/>
          <w:szCs w:val="24"/>
        </w:rPr>
        <w:t xml:space="preserve">After creation of AA arrangement user can view the arrangement details by navigating through Find Finance Enquiry.  </w:t>
      </w:r>
    </w:p>
    <w:p w14:paraId="2356D81E" w14:textId="77777777" w:rsidR="00E54BC2" w:rsidRPr="00EB400E" w:rsidRDefault="00E54BC2" w:rsidP="00E54BC2">
      <w:pPr>
        <w:rPr>
          <w:rFonts w:eastAsiaTheme="majorEastAsia" w:cstheme="minorHAnsi"/>
          <w:bCs/>
          <w:szCs w:val="24"/>
        </w:rPr>
      </w:pPr>
      <w:r w:rsidRPr="00054981">
        <w:rPr>
          <w:rFonts w:eastAsiaTheme="majorEastAsia" w:cstheme="minorHAnsi"/>
          <w:bCs/>
          <w:noProof/>
          <w:szCs w:val="24"/>
        </w:rPr>
        <w:drawing>
          <wp:inline distT="0" distB="0" distL="0" distR="0" wp14:anchorId="481D9C46" wp14:editId="01204420">
            <wp:extent cx="3071126" cy="1882303"/>
            <wp:effectExtent l="19050" t="19050" r="15240" b="22860"/>
            <wp:docPr id="1173238896" name="Picture 1173238896" descr="A screenshot of a computer screen&amp;#xA;&amp;#xA;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Picture 60" descr="A screenshot of a computer screen&amp;#xA;&amp;#xA;Description automatically generated"/>
                    <pic:cNvPicPr/>
                  </pic:nvPicPr>
                  <pic:blipFill>
                    <a:blip r:embed="rId50"/>
                    <a:stretch>
                      <a:fillRect/>
                    </a:stretch>
                  </pic:blipFill>
                  <pic:spPr>
                    <a:xfrm>
                      <a:off x="0" y="0"/>
                      <a:ext cx="3071126" cy="1882303"/>
                    </a:xfrm>
                    <a:prstGeom prst="rect">
                      <a:avLst/>
                    </a:prstGeom>
                    <a:ln>
                      <a:solidFill>
                        <a:schemeClr val="accent1"/>
                      </a:solidFill>
                    </a:ln>
                  </pic:spPr>
                </pic:pic>
              </a:graphicData>
            </a:graphic>
          </wp:inline>
        </w:drawing>
      </w:r>
    </w:p>
    <w:p w14:paraId="55ADADE5" w14:textId="77777777" w:rsidR="00E54BC2" w:rsidRDefault="00E54BC2" w:rsidP="00E54BC2">
      <w:r>
        <w:rPr>
          <w:noProof/>
        </w:rPr>
        <w:drawing>
          <wp:inline distT="0" distB="0" distL="0" distR="0" wp14:anchorId="495D1A70" wp14:editId="67BD17B6">
            <wp:extent cx="5943600" cy="2211070"/>
            <wp:effectExtent l="19050" t="19050" r="19050" b="17780"/>
            <wp:docPr id="479794049"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9794049" name="Picture 479794049"/>
                    <pic:cNvPicPr/>
                  </pic:nvPicPr>
                  <pic:blipFill>
                    <a:blip r:embed="rId51" cstate="print">
                      <a:extLst>
                        <a:ext uri="{28A0092B-C50C-407E-A947-70E740481C1C}">
                          <a14:useLocalDpi xmlns:a14="http://schemas.microsoft.com/office/drawing/2010/main" val="0"/>
                        </a:ext>
                      </a:extLst>
                    </a:blip>
                    <a:stretch>
                      <a:fillRect/>
                    </a:stretch>
                  </pic:blipFill>
                  <pic:spPr>
                    <a:xfrm>
                      <a:off x="0" y="0"/>
                      <a:ext cx="5943600" cy="2211070"/>
                    </a:xfrm>
                    <a:prstGeom prst="rect">
                      <a:avLst/>
                    </a:prstGeom>
                    <a:ln>
                      <a:solidFill>
                        <a:schemeClr val="accent1"/>
                      </a:solidFill>
                    </a:ln>
                  </pic:spPr>
                </pic:pic>
              </a:graphicData>
            </a:graphic>
          </wp:inline>
        </w:drawing>
      </w:r>
    </w:p>
    <w:p w14:paraId="02F51079" w14:textId="77777777" w:rsidR="00E54BC2" w:rsidRDefault="00E54BC2" w:rsidP="00E54BC2">
      <w:r>
        <w:rPr>
          <w:noProof/>
        </w:rPr>
        <w:drawing>
          <wp:inline distT="0" distB="0" distL="0" distR="0" wp14:anchorId="14D80C44" wp14:editId="57E42DC7">
            <wp:extent cx="5943600" cy="2713355"/>
            <wp:effectExtent l="19050" t="19050" r="19050" b="10795"/>
            <wp:docPr id="91763131" name="Picture 6">
              <a:extLst xmlns:a="http://schemas.openxmlformats.org/drawingml/2006/main">
                <a:ext uri="{FF2B5EF4-FFF2-40B4-BE49-F238E27FC236}">
                  <a16:creationId xmlns:a16="http://schemas.microsoft.com/office/drawing/2014/main" id="{54D323A9-8E6E-1C8C-B290-E55136E3D38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a:extLst>
                        <a:ext uri="{FF2B5EF4-FFF2-40B4-BE49-F238E27FC236}">
                          <a16:creationId xmlns:a16="http://schemas.microsoft.com/office/drawing/2014/main" id="{54D323A9-8E6E-1C8C-B290-E55136E3D38E}"/>
                        </a:ext>
                      </a:extLst>
                    </pic:cNvPr>
                    <pic:cNvPicPr>
                      <a:picLocks noChangeAspect="1"/>
                    </pic:cNvPicPr>
                  </pic:nvPicPr>
                  <pic:blipFill>
                    <a:blip r:embed="rId52" cstate="print">
                      <a:extLst>
                        <a:ext uri="{28A0092B-C50C-407E-A947-70E740481C1C}">
                          <a14:useLocalDpi xmlns:a14="http://schemas.microsoft.com/office/drawing/2010/main" val="0"/>
                        </a:ext>
                      </a:extLst>
                    </a:blip>
                    <a:stretch>
                      <a:fillRect/>
                    </a:stretch>
                  </pic:blipFill>
                  <pic:spPr>
                    <a:xfrm>
                      <a:off x="0" y="0"/>
                      <a:ext cx="5943600" cy="2713355"/>
                    </a:xfrm>
                    <a:prstGeom prst="rect">
                      <a:avLst/>
                    </a:prstGeom>
                    <a:ln>
                      <a:solidFill>
                        <a:schemeClr val="accent1"/>
                      </a:solidFill>
                    </a:ln>
                  </pic:spPr>
                </pic:pic>
              </a:graphicData>
            </a:graphic>
          </wp:inline>
        </w:drawing>
      </w:r>
    </w:p>
    <w:p w14:paraId="0E85A31D" w14:textId="77777777" w:rsidR="00E54BC2" w:rsidRPr="00CB7A61" w:rsidRDefault="57DBD5BF" w:rsidP="00E275A1">
      <w:pPr>
        <w:pStyle w:val="Heading2"/>
        <w:numPr>
          <w:ilvl w:val="1"/>
          <w:numId w:val="5"/>
        </w:numPr>
      </w:pPr>
      <w:bookmarkStart w:id="841" w:name="_Toc190103122"/>
      <w:r>
        <w:lastRenderedPageBreak/>
        <w:t>Accounting Entries - AA Arrangement</w:t>
      </w:r>
      <w:bookmarkEnd w:id="841"/>
    </w:p>
    <w:p w14:paraId="37CF4902" w14:textId="77777777" w:rsidR="00E54BC2" w:rsidRDefault="00E54BC2" w:rsidP="00E54BC2">
      <w:pPr>
        <w:rPr>
          <w:rFonts w:asciiTheme="majorHAnsi" w:eastAsiaTheme="majorEastAsia" w:hAnsiTheme="majorHAnsi" w:cstheme="majorBidi"/>
          <w:b/>
          <w:color w:val="2F5496" w:themeColor="accent1" w:themeShade="BF"/>
          <w:sz w:val="32"/>
          <w:szCs w:val="32"/>
        </w:rPr>
      </w:pPr>
      <w:r>
        <w:rPr>
          <w:noProof/>
        </w:rPr>
        <w:drawing>
          <wp:inline distT="0" distB="0" distL="0" distR="0" wp14:anchorId="29F95F0D" wp14:editId="3CF681F3">
            <wp:extent cx="5943600" cy="1826895"/>
            <wp:effectExtent l="19050" t="19050" r="19050" b="20955"/>
            <wp:docPr id="1400270829" name="Picture 2" descr="A screenshot of a computer&amp;#xA;&amp;#xA;Description automatically generated">
              <a:extLst xmlns:a="http://schemas.openxmlformats.org/drawingml/2006/main">
                <a:ext uri="{FF2B5EF4-FFF2-40B4-BE49-F238E27FC236}">
                  <a16:creationId xmlns:a16="http://schemas.microsoft.com/office/drawing/2014/main" id="{8F5E52DF-4739-A18A-35EC-0E82CF60B0D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Picture 2" descr="A screenshot of a computer&amp;#xA;&amp;#xA;Description automatically generated">
                      <a:extLst>
                        <a:ext uri="{FF2B5EF4-FFF2-40B4-BE49-F238E27FC236}">
                          <a16:creationId xmlns:a16="http://schemas.microsoft.com/office/drawing/2014/main" id="{8F5E52DF-4739-A18A-35EC-0E82CF60B0D2}"/>
                        </a:ext>
                      </a:extLst>
                    </pic:cNvPr>
                    <pic:cNvPicPr>
                      <a:picLocks noChangeAspect="1"/>
                    </pic:cNvPicPr>
                  </pic:nvPicPr>
                  <pic:blipFill>
                    <a:blip r:embed="rId53" cstate="print">
                      <a:extLst>
                        <a:ext uri="{28A0092B-C50C-407E-A947-70E740481C1C}">
                          <a14:useLocalDpi xmlns:a14="http://schemas.microsoft.com/office/drawing/2010/main" val="0"/>
                        </a:ext>
                      </a:extLst>
                    </a:blip>
                    <a:stretch>
                      <a:fillRect/>
                    </a:stretch>
                  </pic:blipFill>
                  <pic:spPr>
                    <a:xfrm>
                      <a:off x="0" y="0"/>
                      <a:ext cx="5943600" cy="1826895"/>
                    </a:xfrm>
                    <a:prstGeom prst="rect">
                      <a:avLst/>
                    </a:prstGeom>
                    <a:ln>
                      <a:solidFill>
                        <a:schemeClr val="accent1"/>
                      </a:solidFill>
                    </a:ln>
                  </pic:spPr>
                </pic:pic>
              </a:graphicData>
            </a:graphic>
          </wp:inline>
        </w:drawing>
      </w:r>
      <w:r>
        <w:br w:type="page"/>
      </w:r>
    </w:p>
    <w:p w14:paraId="3CBC82BF" w14:textId="04B063E9" w:rsidR="001A0AA2" w:rsidRPr="000C0860" w:rsidRDefault="001A0AA2" w:rsidP="001A0AA2">
      <w:pPr>
        <w:pStyle w:val="Heading2"/>
        <w:numPr>
          <w:ilvl w:val="1"/>
          <w:numId w:val="5"/>
        </w:numPr>
      </w:pPr>
      <w:bookmarkStart w:id="842" w:name="_Toc182414022"/>
      <w:bookmarkStart w:id="843" w:name="_Toc182493294"/>
      <w:bookmarkStart w:id="844" w:name="_Toc182493377"/>
      <w:bookmarkStart w:id="845" w:name="_Toc190103123"/>
      <w:r w:rsidRPr="000C0860">
        <w:lastRenderedPageBreak/>
        <w:t>Maintenance Activities</w:t>
      </w:r>
      <w:bookmarkEnd w:id="842"/>
      <w:bookmarkEnd w:id="843"/>
      <w:bookmarkEnd w:id="844"/>
      <w:bookmarkEnd w:id="845"/>
    </w:p>
    <w:p w14:paraId="26F0AD02" w14:textId="55DC3A6E" w:rsidR="001A0AA2" w:rsidRPr="000C0860" w:rsidRDefault="22E10869" w:rsidP="4199E1D9">
      <w:pPr>
        <w:jc w:val="both"/>
      </w:pPr>
      <w:r>
        <w:t xml:space="preserve">User can perform below Post Disbursement Activities and same activities can be used for servicing app. For servicing app. </w:t>
      </w:r>
      <w:r w:rsidR="0706D5E8">
        <w:t>a</w:t>
      </w:r>
      <w:r>
        <w:t xml:space="preserve"> separate document needs to be developed for integration purpose, however, calculations and accounting entries will be same in Transact as mentioned in this document</w:t>
      </w:r>
      <w:r w:rsidR="69A461E6">
        <w:t xml:space="preserve"> as a manual process.</w:t>
      </w:r>
    </w:p>
    <w:p w14:paraId="7A29F479" w14:textId="5B686C3C" w:rsidR="001A0AA2" w:rsidRPr="000C0860" w:rsidRDefault="7777C3D5" w:rsidP="00E34EE9">
      <w:pPr>
        <w:pStyle w:val="Heading3"/>
        <w:numPr>
          <w:ilvl w:val="2"/>
          <w:numId w:val="5"/>
        </w:numPr>
      </w:pPr>
      <w:bookmarkStart w:id="846" w:name="_Toc182414023"/>
      <w:bookmarkStart w:id="847" w:name="_Toc182493295"/>
      <w:bookmarkStart w:id="848" w:name="_Toc182493378"/>
      <w:bookmarkStart w:id="849" w:name="_Toc190103124"/>
      <w:r>
        <w:t xml:space="preserve">Cancellation </w:t>
      </w:r>
      <w:r w:rsidR="006463D7">
        <w:t>within</w:t>
      </w:r>
      <w:r w:rsidR="00165650">
        <w:t xml:space="preserve"> cooling period </w:t>
      </w:r>
      <w:r>
        <w:t>(WS0</w:t>
      </w:r>
      <w:r w:rsidR="005F3185">
        <w:t>1</w:t>
      </w:r>
      <w:r>
        <w:t>-</w:t>
      </w:r>
      <w:r w:rsidR="007E59F2">
        <w:t>IJR</w:t>
      </w:r>
      <w:r>
        <w:t>-08)</w:t>
      </w:r>
      <w:bookmarkEnd w:id="846"/>
      <w:bookmarkEnd w:id="847"/>
      <w:bookmarkEnd w:id="848"/>
      <w:bookmarkEnd w:id="849"/>
    </w:p>
    <w:p w14:paraId="3694C27D" w14:textId="6C361F87" w:rsidR="001A0AA2" w:rsidRPr="000C0860" w:rsidRDefault="001A0AA2" w:rsidP="001A0AA2">
      <w:pPr>
        <w:rPr>
          <w:rFonts w:cstheme="minorHAnsi"/>
          <w:szCs w:val="24"/>
        </w:rPr>
      </w:pPr>
      <w:r w:rsidRPr="000C0860">
        <w:rPr>
          <w:rFonts w:cstheme="minorHAnsi"/>
          <w:szCs w:val="24"/>
        </w:rPr>
        <w:t xml:space="preserve">Cancellation can only be performed </w:t>
      </w:r>
      <w:r>
        <w:rPr>
          <w:rFonts w:cstheme="minorHAnsi"/>
          <w:szCs w:val="24"/>
        </w:rPr>
        <w:t xml:space="preserve">after disbursement and </w:t>
      </w:r>
      <w:r w:rsidRPr="000C0860">
        <w:rPr>
          <w:rFonts w:cstheme="minorHAnsi"/>
          <w:szCs w:val="24"/>
        </w:rPr>
        <w:t xml:space="preserve">when the arrangement is on </w:t>
      </w:r>
      <w:r>
        <w:rPr>
          <w:rFonts w:cstheme="minorHAnsi"/>
          <w:szCs w:val="24"/>
        </w:rPr>
        <w:t xml:space="preserve">cooling </w:t>
      </w:r>
      <w:r w:rsidRPr="000C0860">
        <w:rPr>
          <w:rFonts w:cstheme="minorHAnsi"/>
          <w:szCs w:val="24"/>
        </w:rPr>
        <w:t>period.</w:t>
      </w:r>
      <w:r>
        <w:rPr>
          <w:rFonts w:cstheme="minorHAnsi"/>
          <w:szCs w:val="24"/>
        </w:rPr>
        <w:t xml:space="preserve"> This cooling period starts from the date of loan account creation.</w:t>
      </w:r>
    </w:p>
    <w:p w14:paraId="03F60B0F" w14:textId="01CBCBEF" w:rsidR="001A0AA2" w:rsidRPr="000C0860" w:rsidRDefault="001A0AA2" w:rsidP="001A0AA2">
      <w:pPr>
        <w:rPr>
          <w:rFonts w:cstheme="minorHAnsi"/>
          <w:szCs w:val="24"/>
        </w:rPr>
      </w:pPr>
      <w:r w:rsidRPr="000C0860">
        <w:rPr>
          <w:rFonts w:cstheme="minorHAnsi"/>
          <w:noProof/>
          <w:szCs w:val="24"/>
        </w:rPr>
        <w:drawing>
          <wp:inline distT="0" distB="0" distL="0" distR="0" wp14:anchorId="0975BF3B" wp14:editId="0535E3F3">
            <wp:extent cx="5680747" cy="2609850"/>
            <wp:effectExtent l="19050" t="19050" r="15240" b="19050"/>
            <wp:docPr id="86772498" name="Picture 1" descr="A screenshot of a computer&amp;#xA;&amp;#xA;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772498" name="Picture 1" descr="A screenshot of a computer&amp;#xA;&amp;#xA;Description automatically generated"/>
                    <pic:cNvPicPr/>
                  </pic:nvPicPr>
                  <pic:blipFill rotWithShape="1">
                    <a:blip r:embed="rId54"/>
                    <a:srcRect l="2187" t="10656" r="2187" b="11242"/>
                    <a:stretch/>
                  </pic:blipFill>
                  <pic:spPr bwMode="auto">
                    <a:xfrm>
                      <a:off x="0" y="0"/>
                      <a:ext cx="5683593" cy="2611157"/>
                    </a:xfrm>
                    <a:prstGeom prst="rect">
                      <a:avLst/>
                    </a:prstGeom>
                    <a:ln w="9525" cap="flat" cmpd="sng" algn="ctr">
                      <a:solidFill>
                        <a:srgbClr val="0070C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1112E32B" w14:textId="019C3960" w:rsidR="001A0AA2" w:rsidRPr="000C0860" w:rsidRDefault="001A0AA2" w:rsidP="001A0AA2">
      <w:pPr>
        <w:rPr>
          <w:rFonts w:cstheme="minorHAnsi"/>
          <w:szCs w:val="24"/>
        </w:rPr>
      </w:pPr>
      <w:r w:rsidRPr="000C0860">
        <w:rPr>
          <w:rFonts w:cstheme="minorHAnsi"/>
          <w:szCs w:val="24"/>
        </w:rPr>
        <w:t>User can perform cancellation as per below navigation.</w:t>
      </w:r>
    </w:p>
    <w:p w14:paraId="1CA19C40" w14:textId="7471F979" w:rsidR="001A0AA2" w:rsidRPr="000C0860" w:rsidRDefault="0073017B" w:rsidP="4199E1D9">
      <w:pPr>
        <w:jc w:val="both"/>
      </w:pPr>
      <w:r w:rsidRPr="000C0860">
        <w:rPr>
          <w:rFonts w:cstheme="minorHAnsi"/>
          <w:noProof/>
          <w:szCs w:val="24"/>
        </w:rPr>
        <mc:AlternateContent>
          <mc:Choice Requires="wps">
            <w:drawing>
              <wp:anchor distT="0" distB="0" distL="114300" distR="114300" simplePos="0" relativeHeight="251658263" behindDoc="0" locked="0" layoutInCell="1" allowOverlap="1" wp14:anchorId="5E7E3E2E" wp14:editId="6D2868D1">
                <wp:simplePos x="0" y="0"/>
                <wp:positionH relativeFrom="column">
                  <wp:posOffset>1856740</wp:posOffset>
                </wp:positionH>
                <wp:positionV relativeFrom="paragraph">
                  <wp:posOffset>111818</wp:posOffset>
                </wp:positionV>
                <wp:extent cx="233680" cy="0"/>
                <wp:effectExtent l="0" t="76200" r="13970" b="95250"/>
                <wp:wrapNone/>
                <wp:docPr id="1638704295" name="Straight Arrow Connector 1638704295"/>
                <wp:cNvGraphicFramePr/>
                <a:graphic xmlns:a="http://schemas.openxmlformats.org/drawingml/2006/main">
                  <a:graphicData uri="http://schemas.microsoft.com/office/word/2010/wordprocessingShape">
                    <wps:wsp>
                      <wps:cNvCnPr/>
                      <wps:spPr>
                        <a:xfrm>
                          <a:off x="0" y="0"/>
                          <a:ext cx="23368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dtfl="http://schemas.microsoft.com/office/word/2024/wordml/sdtformatlock">
            <w:pict>
              <v:shapetype w14:anchorId="3E1B0CA2" id="_x0000_t32" coordsize="21600,21600" o:spt="32" o:oned="t" path="m,l21600,21600e" filled="f">
                <v:path arrowok="t" fillok="f" o:connecttype="none"/>
                <o:lock v:ext="edit" shapetype="t"/>
              </v:shapetype>
              <v:shape id="Straight Arrow Connector 1638704295" o:spid="_x0000_s1026" type="#_x0000_t32" style="position:absolute;margin-left:146.2pt;margin-top:8.8pt;width:18.4pt;height:0;z-index:251658263;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amp;#xA;90jcwfIWJU67QAgl6YK0S0CoHGBkTxKLZGx5TGhvj5O2G0SRWNoz/78nu9wcxkFMGNg6quQqL6RA&amp;#xA;0s5Y6ir5vt9lD1JwBDIwOMJKHpHlpr69KfdHjyxSmriSfYz+USnWPY7AufNIadK6MEJMx9ApD/oD&amp;#xA;OlTrorhX2lFEilmcO2RdNtjC5xDF9pCuTyYBB5bi6bQ4syoJ3g9WQ0ymaiLzg5KdCXlKLjvcW893&amp;#xA;SUOqXwnz5DrgnHtJTxOsQfEKIT7DmDSUCaxw7Rqn8787ZsmRM9e2VmPeBN4uqYvTtW7jvijg9N/y&amp;#xA;JsXecLq0q+WD6m8AAAD//wMAUEsDBBQABgAIAAAAIQA4/SH/1gAAAJQBAAALAAAAX3JlbHMvLnJl&amp;#xA;bHOkkMFqwzAMhu+DvYPRfXGawxijTi+j0GvpHsDYimMaW0Yy2fr2M4PBMnrbUb/Q94l/f/hMi1qR&amp;#xA;JVI2sOt6UJgd+ZiDgffL8ekFlFSbvV0oo4EbChzGx4f9GRdb25HMsYhqlCwG5lrLq9biZkxWOiqY&amp;#xA;22YiTra2kYMu1l1tQD30/bPm3wwYN0x18gb45AdQl1tp5j/sFB2T0FQ7R0nTNEV3j6o9feQzro1i&amp;#xA;OWA14Fm+Q8a1a8+Bvu/d/dMb2JY5uiPbhG/ktn4cqGU/er3pcvwCAAD//wMAUEsDBBQABgAIAAAA&amp;#xA;IQBAUIJzuAEAAMoDAAAOAAAAZHJzL2Uyb0RvYy54bWysU8tu2zAQvBfoPxC815IdIAgEyzk4aS9F&amp;#xA;G/TxAQy1lAjwBXJrSX/fJWXLRVMUaJHLio+d3dnhaH8/WcNOEJP2ruXbTc0ZOOk77fqWf//2/t0d&amp;#xA;ZwmF64TxDlo+Q+L3h7dv9mNoYOcHbzqIjIq41Iyh5QNiaKoqyQGsSBsfwNGl8tEKpG3sqy6Kkapb&amp;#xA;U+3q+rYafexC9BJSotOH5ZIfSn2lQOJnpRIgMy0nblhiLPE5x+qwF00fRRi0PNMQ/8HCCu2o6Vrq&amp;#xA;QaBgP6J+UcpqGX3yCjfS28orpSWUGWiabf3bNF8HEaDMQuKksMqUXq+s/HQ6uqdIMowhNSk8xTzF&amp;#xA;pKLNX+LHpiLWvIoFEzJJh7ubm9s7klRerqorLsSEH8BblhctTxiF7gc8eufoRXzcFq3E6WNC6kzA&amp;#xA;CyA3NS5HFNo8uo7hHMg2GLVwvYH8XpSeU6or4bLC2cAC/wKK6Y4oLm2Kl+BoIjsJcoGQEhxu10qU&amp;#xA;nWFKG7MC68Lvr8BzfoZC8dm/gFdE6ewdrmCrnY9/6o7ThbJa8i8KLHNnCZ59N5enLNKQYYpWZ3Nn&amp;#xA;R/66L/DrL3j4CQAA//8DAFBLAwQUAAYACAAAACEASKqwEdwAAAAJAQAADwAAAGRycy9kb3ducmV2&amp;#xA;LnhtbEyPwU7DMBBE70j9B2uReqMOKSo0xKkqJHoEUTjAzY23dtR4HcVuEvh6FnGA4848zc6Um8m3&amp;#xA;YsA+NoEUXC8yEEh1MA1ZBW+vj1d3IGLSZHQbCBV8YoRNNbsodWHCSC847JMVHEKx0ApcSl0hZawd&amp;#xA;eh0XoUNi7xh6rxOfvZWm1yOH+1bmWbaSXjfEH5zu8MFhfdqfvYJn+z74nHaNPK4/vnb2yZzcmJSa&amp;#xA;X07bexAJp/QHw099rg4VdzqEM5koWgX5Or9hlI3bFQgGlqyAOPwKsirl/wXVNwAAAP//AwBQSwEC&amp;#xA;LQAUAAYACAAAACEAtoM4kv4AAADhAQAAEwAAAAAAAAAAAAAAAAAAAAAAW0NvbnRlbnRfVHlwZXNd&amp;#xA;LnhtbFBLAQItABQABgAIAAAAIQA4/SH/1gAAAJQBAAALAAAAAAAAAAAAAAAAAC8BAABfcmVscy8u&amp;#xA;cmVsc1BLAQItABQABgAIAAAAIQBAUIJzuAEAAMoDAAAOAAAAAAAAAAAAAAAAAC4CAABkcnMvZTJv&amp;#xA;RG9jLnhtbFBLAQItABQABgAIAAAAIQBIqrAR3AAAAAkBAAAPAAAAAAAAAAAAAAAAABIEAABkcnMv&amp;#xA;ZG93bnJldi54bWxQSwUGAAAAAAQABADzAAAAGwUAAAAA&amp;#xA;" strokecolor="#4472c4 [3204]" strokeweight=".5pt">
                <v:stroke endarrow="block" joinstyle="miter"/>
              </v:shape>
            </w:pict>
          </mc:Fallback>
        </mc:AlternateContent>
      </w:r>
      <w:r w:rsidRPr="000C0860">
        <w:rPr>
          <w:rFonts w:cstheme="minorHAnsi"/>
          <w:noProof/>
          <w:szCs w:val="24"/>
        </w:rPr>
        <mc:AlternateContent>
          <mc:Choice Requires="wps">
            <w:drawing>
              <wp:anchor distT="0" distB="0" distL="114300" distR="114300" simplePos="0" relativeHeight="251658243" behindDoc="0" locked="0" layoutInCell="1" allowOverlap="1" wp14:anchorId="7F768683" wp14:editId="10BC7108">
                <wp:simplePos x="0" y="0"/>
                <wp:positionH relativeFrom="column">
                  <wp:posOffset>4329199</wp:posOffset>
                </wp:positionH>
                <wp:positionV relativeFrom="paragraph">
                  <wp:posOffset>116840</wp:posOffset>
                </wp:positionV>
                <wp:extent cx="233680" cy="0"/>
                <wp:effectExtent l="0" t="76200" r="13970" b="95250"/>
                <wp:wrapNone/>
                <wp:docPr id="1638704277" name="Straight Arrow Connector 1638704277"/>
                <wp:cNvGraphicFramePr/>
                <a:graphic xmlns:a="http://schemas.openxmlformats.org/drawingml/2006/main">
                  <a:graphicData uri="http://schemas.microsoft.com/office/word/2010/wordprocessingShape">
                    <wps:wsp>
                      <wps:cNvCnPr/>
                      <wps:spPr>
                        <a:xfrm>
                          <a:off x="0" y="0"/>
                          <a:ext cx="23368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dtfl="http://schemas.microsoft.com/office/word/2024/wordml/sdtformatlock">
            <w:pict>
              <v:shape w14:anchorId="336C5CC0" id="Straight Arrow Connector 1638704277" o:spid="_x0000_s1026" type="#_x0000_t32" style="position:absolute;margin-left:340.9pt;margin-top:9.2pt;width:18.4pt;height:0;z-index:251658243;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amp;#xA;90jcwfIWJU67QAgl6YK0S0CoHGBkTxKLZGx5TGhvj5O2G0SRWNoz/78nu9wcxkFMGNg6quQqL6RA&amp;#xA;0s5Y6ir5vt9lD1JwBDIwOMJKHpHlpr69KfdHjyxSmriSfYz+USnWPY7AufNIadK6MEJMx9ApD/oD&amp;#xA;OlTrorhX2lFEilmcO2RdNtjC5xDF9pCuTyYBB5bi6bQ4syoJ3g9WQ0ymaiLzg5KdCXlKLjvcW893&amp;#xA;SUOqXwnz5DrgnHtJTxOsQfEKIT7DmDSUCaxw7Rqn8787ZsmRM9e2VmPeBN4uqYvTtW7jvijg9N/y&amp;#xA;JsXecLq0q+WD6m8AAAD//wMAUEsDBBQABgAIAAAAIQA4/SH/1gAAAJQBAAALAAAAX3JlbHMvLnJl&amp;#xA;bHOkkMFqwzAMhu+DvYPRfXGawxijTi+j0GvpHsDYimMaW0Yy2fr2M4PBMnrbUb/Q94l/f/hMi1qR&amp;#xA;JVI2sOt6UJgd+ZiDgffL8ekFlFSbvV0oo4EbChzGx4f9GRdb25HMsYhqlCwG5lrLq9biZkxWOiqY&amp;#xA;22YiTra2kYMu1l1tQD30/bPm3wwYN0x18gb45AdQl1tp5j/sFB2T0FQ7R0nTNEV3j6o9feQzro1i&amp;#xA;OWA14Fm+Q8a1a8+Bvu/d/dMb2JY5uiPbhG/ktn4cqGU/er3pcvwCAAD//wMAUEsDBBQABgAIAAAA&amp;#xA;IQBAUIJzuAEAAMoDAAAOAAAAZHJzL2Uyb0RvYy54bWysU8tu2zAQvBfoPxC815IdIAgEyzk4aS9F&amp;#xA;G/TxAQy1lAjwBXJrSX/fJWXLRVMUaJHLio+d3dnhaH8/WcNOEJP2ruXbTc0ZOOk77fqWf//2/t0d&amp;#xA;ZwmF64TxDlo+Q+L3h7dv9mNoYOcHbzqIjIq41Iyh5QNiaKoqyQGsSBsfwNGl8tEKpG3sqy6Kkapb&amp;#xA;U+3q+rYafexC9BJSotOH5ZIfSn2lQOJnpRIgMy0nblhiLPE5x+qwF00fRRi0PNMQ/8HCCu2o6Vrq&amp;#xA;QaBgP6J+UcpqGX3yCjfS28orpSWUGWiabf3bNF8HEaDMQuKksMqUXq+s/HQ6uqdIMowhNSk8xTzF&amp;#xA;pKLNX+LHpiLWvIoFEzJJh7ubm9s7klRerqorLsSEH8BblhctTxiF7gc8eufoRXzcFq3E6WNC6kzA&amp;#xA;CyA3NS5HFNo8uo7hHMg2GLVwvYH8XpSeU6or4bLC2cAC/wKK6Y4oLm2Kl+BoIjsJcoGQEhxu10qU&amp;#xA;nWFKG7MC68Lvr8BzfoZC8dm/gFdE6ewdrmCrnY9/6o7ThbJa8i8KLHNnCZ59N5enLNKQYYpWZ3Nn&amp;#xA;R/66L/DrL3j4CQAA//8DAFBLAwQUAAYACAAAACEATCznKNwAAAAJAQAADwAAAGRycy9kb3ducmV2&amp;#xA;LnhtbEyPwU7DMBBE70j8g7VI3KiTCoUQ4lQIiR5BFA5wc+OtHTVeR7GbBL6eRRzgODujmbf1ZvG9&amp;#xA;mHCMXSAF+SoDgdQG05FV8Pb6eFWCiEmT0X0gVPCJETbN+VmtKxNmesFpl6zgEoqVVuBSGiopY+vQ&amp;#xA;67gKAxJ7hzB6nViOVppRz1zue7nOskJ63REvOD3gg8P2uDt5Bc/2ffJr2nbycPvxtbVP5ujmpNTl&amp;#xA;xXJ/ByLhkv7C8IPP6NAw0z6cyETRKyjKnNETG+U1CA7c5GUBYv97kE0t/3/QfAMAAP//AwBQSwEC&amp;#xA;LQAUAAYACAAAACEAtoM4kv4AAADhAQAAEwAAAAAAAAAAAAAAAAAAAAAAW0NvbnRlbnRfVHlwZXNd&amp;#xA;LnhtbFBLAQItABQABgAIAAAAIQA4/SH/1gAAAJQBAAALAAAAAAAAAAAAAAAAAC8BAABfcmVscy8u&amp;#xA;cmVsc1BLAQItABQABgAIAAAAIQBAUIJzuAEAAMoDAAAOAAAAAAAAAAAAAAAAAC4CAABkcnMvZTJv&amp;#xA;RG9jLnhtbFBLAQItABQABgAIAAAAIQBMLOco3AAAAAkBAAAPAAAAAAAAAAAAAAAAABIEAABkcnMv&amp;#xA;ZG93bnJldi54bWxQSwUGAAAAAAQABADzAAAAGwUAAAAA&amp;#xA;" strokecolor="#4472c4 [3204]" strokeweight=".5pt">
                <v:stroke endarrow="block" joinstyle="miter"/>
              </v:shape>
            </w:pict>
          </mc:Fallback>
        </mc:AlternateContent>
      </w:r>
      <w:r w:rsidR="001A0AA2" w:rsidRPr="000C0860">
        <w:rPr>
          <w:rFonts w:cstheme="minorHAnsi"/>
          <w:noProof/>
          <w:szCs w:val="24"/>
        </w:rPr>
        <mc:AlternateContent>
          <mc:Choice Requires="wps">
            <w:drawing>
              <wp:anchor distT="0" distB="0" distL="114300" distR="114300" simplePos="0" relativeHeight="251658242" behindDoc="0" locked="0" layoutInCell="1" allowOverlap="1" wp14:anchorId="0B3D9A9F" wp14:editId="55618BAB">
                <wp:simplePos x="0" y="0"/>
                <wp:positionH relativeFrom="column">
                  <wp:posOffset>375920</wp:posOffset>
                </wp:positionH>
                <wp:positionV relativeFrom="paragraph">
                  <wp:posOffset>95885</wp:posOffset>
                </wp:positionV>
                <wp:extent cx="233680" cy="0"/>
                <wp:effectExtent l="0" t="76200" r="13970" b="95250"/>
                <wp:wrapNone/>
                <wp:docPr id="1638704276" name="Straight Arrow Connector 1638704276"/>
                <wp:cNvGraphicFramePr/>
                <a:graphic xmlns:a="http://schemas.openxmlformats.org/drawingml/2006/main">
                  <a:graphicData uri="http://schemas.microsoft.com/office/word/2010/wordprocessingShape">
                    <wps:wsp>
                      <wps:cNvCnPr/>
                      <wps:spPr>
                        <a:xfrm>
                          <a:off x="0" y="0"/>
                          <a:ext cx="23368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dtfl="http://schemas.microsoft.com/office/word/2024/wordml/sdtformatlock">
            <w:pict>
              <v:shape w14:anchorId="721AA251" id="Straight Arrow Connector 1638704276" o:spid="_x0000_s1026" type="#_x0000_t32" style="position:absolute;margin-left:29.6pt;margin-top:7.55pt;width:18.4pt;height:0;z-index:25165824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amp;#xA;90jcwfIWJU67QAgl6YK0S0CoHGBkTxKLZGx5TGhvj5O2G0SRWNoz/78nu9wcxkFMGNg6quQqL6RA&amp;#xA;0s5Y6ir5vt9lD1JwBDIwOMJKHpHlpr69KfdHjyxSmriSfYz+USnWPY7AufNIadK6MEJMx9ApD/oD&amp;#xA;OlTrorhX2lFEilmcO2RdNtjC5xDF9pCuTyYBB5bi6bQ4syoJ3g9WQ0ymaiLzg5KdCXlKLjvcW893&amp;#xA;SUOqXwnz5DrgnHtJTxOsQfEKIT7DmDSUCaxw7Rqn8787ZsmRM9e2VmPeBN4uqYvTtW7jvijg9N/y&amp;#xA;JsXecLq0q+WD6m8AAAD//wMAUEsDBBQABgAIAAAAIQA4/SH/1gAAAJQBAAALAAAAX3JlbHMvLnJl&amp;#xA;bHOkkMFqwzAMhu+DvYPRfXGawxijTi+j0GvpHsDYimMaW0Yy2fr2M4PBMnrbUb/Q94l/f/hMi1qR&amp;#xA;JVI2sOt6UJgd+ZiDgffL8ekFlFSbvV0oo4EbChzGx4f9GRdb25HMsYhqlCwG5lrLq9biZkxWOiqY&amp;#xA;22YiTra2kYMu1l1tQD30/bPm3wwYN0x18gb45AdQl1tp5j/sFB2T0FQ7R0nTNEV3j6o9feQzro1i&amp;#xA;OWA14Fm+Q8a1a8+Bvu/d/dMb2JY5uiPbhG/ktn4cqGU/er3pcvwCAAD//wMAUEsDBBQABgAIAAAA&amp;#xA;IQBAUIJzuAEAAMoDAAAOAAAAZHJzL2Uyb0RvYy54bWysU8tu2zAQvBfoPxC815IdIAgEyzk4aS9F&amp;#xA;G/TxAQy1lAjwBXJrSX/fJWXLRVMUaJHLio+d3dnhaH8/WcNOEJP2ruXbTc0ZOOk77fqWf//2/t0d&amp;#xA;ZwmF64TxDlo+Q+L3h7dv9mNoYOcHbzqIjIq41Iyh5QNiaKoqyQGsSBsfwNGl8tEKpG3sqy6Kkapb&amp;#xA;U+3q+rYafexC9BJSotOH5ZIfSn2lQOJnpRIgMy0nblhiLPE5x+qwF00fRRi0PNMQ/8HCCu2o6Vrq&amp;#xA;QaBgP6J+UcpqGX3yCjfS28orpSWUGWiabf3bNF8HEaDMQuKksMqUXq+s/HQ6uqdIMowhNSk8xTzF&amp;#xA;pKLNX+LHpiLWvIoFEzJJh7ubm9s7klRerqorLsSEH8BblhctTxiF7gc8eufoRXzcFq3E6WNC6kzA&amp;#xA;CyA3NS5HFNo8uo7hHMg2GLVwvYH8XpSeU6or4bLC2cAC/wKK6Y4oLm2Kl+BoIjsJcoGQEhxu10qU&amp;#xA;nWFKG7MC68Lvr8BzfoZC8dm/gFdE6ewdrmCrnY9/6o7ThbJa8i8KLHNnCZ59N5enLNKQYYpWZ3Nn&amp;#xA;R/66L/DrL3j4CQAA//8DAFBLAwQUAAYACAAAACEAbdLiSNoAAAAHAQAADwAAAGRycy9kb3ducmV2&amp;#xA;LnhtbEyPwU7DMBBE70j8g7WVuFGnkVqREKeqkOgRROEANzfe2lHjdRS7SeDrWcQBjrMzmn1TbWff&amp;#xA;iRGH2AZSsFpmIJCaYFqyCt5eH2/vQMSkyeguECr4xAjb+vqq0qUJE73geEhWcAnFUitwKfWllLFx&amp;#xA;6HVchh6JvVMYvE4sByvNoCcu953Ms2wjvW6JPzjd44PD5ny4eAXP9n30Oe1beSo+vvb2yZzdlJS6&amp;#xA;Wcy7exAJ5/QXhh98RoeamY7hQiaKTsG6yDnJ9/UKBPvFhqcdf7WsK/mfv/4GAAD//wMAUEsBAi0A&amp;#xA;FAAGAAgAAAAhALaDOJL+AAAA4QEAABMAAAAAAAAAAAAAAAAAAAAAAFtDb250ZW50X1R5cGVzXS54&amp;#xA;bWxQSwECLQAUAAYACAAAACEAOP0h/9YAAACUAQAACwAAAAAAAAAAAAAAAAAvAQAAX3JlbHMvLnJl&amp;#xA;bHNQSwECLQAUAAYACAAAACEAQFCCc7gBAADKAwAADgAAAAAAAAAAAAAAAAAuAgAAZHJzL2Uyb0Rv&amp;#xA;Yy54bWxQSwECLQAUAAYACAAAACEAbdLiSNoAAAAHAQAADwAAAAAAAAAAAAAAAAASBAAAZHJzL2Rv&amp;#xA;d25yZXYueG1sUEsFBgAAAAAEAAQA8wAAABkFAAAAAA==&amp;#xA;" strokecolor="#4472c4 [3204]" strokeweight=".5pt">
                <v:stroke endarrow="block" joinstyle="miter"/>
              </v:shape>
            </w:pict>
          </mc:Fallback>
        </mc:AlternateContent>
      </w:r>
      <w:r w:rsidR="001A0AA2" w:rsidRPr="4199E1D9">
        <w:t xml:space="preserve">Menu </w:t>
      </w:r>
      <w:r w:rsidR="001A0AA2" w:rsidRPr="000C0860">
        <w:rPr>
          <w:rFonts w:cstheme="minorHAnsi"/>
          <w:szCs w:val="24"/>
        </w:rPr>
        <w:tab/>
      </w:r>
      <w:r w:rsidR="001A0AA2" w:rsidRPr="4199E1D9">
        <w:t xml:space="preserve">      Islamic </w:t>
      </w:r>
      <w:r w:rsidR="00D54E9C" w:rsidRPr="4199E1D9">
        <w:t xml:space="preserve">Operation </w:t>
      </w:r>
      <w:r w:rsidR="00D54E9C" w:rsidRPr="4199E1D9">
        <w:tab/>
      </w:r>
      <w:r w:rsidR="001A0AA2" w:rsidRPr="4199E1D9">
        <w:t xml:space="preserve">   </w:t>
      </w:r>
      <w:r w:rsidR="007B42F4">
        <w:t xml:space="preserve"> </w:t>
      </w:r>
      <w:r>
        <w:t xml:space="preserve">       </w:t>
      </w:r>
      <w:r w:rsidR="001A0AA2" w:rsidRPr="4199E1D9">
        <w:t xml:space="preserve">Cooling </w:t>
      </w:r>
      <w:r w:rsidR="0008743E" w:rsidRPr="4199E1D9">
        <w:t>off</w:t>
      </w:r>
      <w:r w:rsidR="001A0AA2" w:rsidRPr="4199E1D9">
        <w:t xml:space="preserve"> Period Early Pay Off</w:t>
      </w:r>
      <w:r w:rsidR="001A0AA2" w:rsidRPr="000C0860">
        <w:rPr>
          <w:rFonts w:cstheme="minorHAnsi"/>
          <w:szCs w:val="24"/>
        </w:rPr>
        <w:tab/>
      </w:r>
      <w:r w:rsidR="001A0AA2" w:rsidRPr="4199E1D9">
        <w:t xml:space="preserve">         Cooling Period Payoff Simulation</w:t>
      </w:r>
    </w:p>
    <w:p w14:paraId="7EF3FC7E" w14:textId="68CFCA96" w:rsidR="001A0AA2" w:rsidRPr="000C0860" w:rsidRDefault="001A0AA2" w:rsidP="001A0AA2">
      <w:pPr>
        <w:rPr>
          <w:rFonts w:cstheme="minorHAnsi"/>
          <w:szCs w:val="24"/>
        </w:rPr>
      </w:pPr>
      <w:r w:rsidRPr="000C0860">
        <w:rPr>
          <w:rFonts w:cstheme="minorHAnsi"/>
          <w:noProof/>
          <w:szCs w:val="24"/>
        </w:rPr>
        <w:drawing>
          <wp:inline distT="0" distB="0" distL="0" distR="0" wp14:anchorId="1A380B05" wp14:editId="730B87DE">
            <wp:extent cx="2898588" cy="2375380"/>
            <wp:effectExtent l="19050" t="19050" r="16510" b="25400"/>
            <wp:docPr id="1615049227" name="Picture 1" descr="A screenshot of a computer&amp;#xA;&amp;#xA;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5049227" name="Picture 1" descr="A screenshot of a computer&amp;#xA;&amp;#xA;Description automatically generated"/>
                    <pic:cNvPicPr/>
                  </pic:nvPicPr>
                  <pic:blipFill rotWithShape="1">
                    <a:blip r:embed="rId55"/>
                    <a:srcRect l="24745" t="15713" r="26471" b="13702"/>
                    <a:stretch/>
                  </pic:blipFill>
                  <pic:spPr bwMode="auto">
                    <a:xfrm>
                      <a:off x="0" y="0"/>
                      <a:ext cx="2899579" cy="2376192"/>
                    </a:xfrm>
                    <a:prstGeom prst="rect">
                      <a:avLst/>
                    </a:prstGeom>
                    <a:ln>
                      <a:solidFill>
                        <a:schemeClr val="accent1"/>
                      </a:solidFill>
                    </a:ln>
                    <a:extLst>
                      <a:ext uri="{53640926-AAD7-44D8-BBD7-CCE9431645EC}">
                        <a14:shadowObscured xmlns:a14="http://schemas.microsoft.com/office/drawing/2010/main"/>
                      </a:ext>
                    </a:extLst>
                  </pic:spPr>
                </pic:pic>
              </a:graphicData>
            </a:graphic>
          </wp:inline>
        </w:drawing>
      </w:r>
    </w:p>
    <w:p w14:paraId="712A6548" w14:textId="51C0C034" w:rsidR="001A0AA2" w:rsidRPr="000C0860" w:rsidRDefault="001A0AA2" w:rsidP="001A0AA2"/>
    <w:p w14:paraId="598BF263" w14:textId="3C331619" w:rsidR="0008743E" w:rsidRDefault="0008743E">
      <w:r w:rsidRPr="7E14EE1E">
        <w:br w:type="page"/>
      </w:r>
    </w:p>
    <w:p w14:paraId="027C7093" w14:textId="6C56D08F" w:rsidR="001A0AA2" w:rsidRPr="000C0860" w:rsidRDefault="001A0AA2" w:rsidP="001A0AA2">
      <w:pPr>
        <w:rPr>
          <w:rFonts w:cstheme="minorHAnsi"/>
          <w:szCs w:val="24"/>
        </w:rPr>
      </w:pPr>
      <w:r w:rsidRPr="000C0860">
        <w:rPr>
          <w:rFonts w:cstheme="minorHAnsi"/>
          <w:szCs w:val="24"/>
        </w:rPr>
        <w:lastRenderedPageBreak/>
        <w:t>User will click on the new icon</w:t>
      </w:r>
    </w:p>
    <w:p w14:paraId="7AF75CCA" w14:textId="18410D62" w:rsidR="001A0AA2" w:rsidRPr="000C0860" w:rsidRDefault="001A0AA2" w:rsidP="001A0AA2">
      <w:pPr>
        <w:rPr>
          <w:rFonts w:cstheme="minorHAnsi"/>
          <w:szCs w:val="24"/>
        </w:rPr>
      </w:pPr>
      <w:r w:rsidRPr="000C0860">
        <w:rPr>
          <w:rFonts w:cstheme="minorHAnsi"/>
          <w:noProof/>
          <w:szCs w:val="24"/>
        </w:rPr>
        <w:drawing>
          <wp:inline distT="0" distB="0" distL="0" distR="0" wp14:anchorId="1C6853AD" wp14:editId="695EC96B">
            <wp:extent cx="5621057" cy="304427"/>
            <wp:effectExtent l="19050" t="19050" r="17780" b="19685"/>
            <wp:docPr id="1034823640" name="Picture 1" descr="A screenshot of a computer&amp;#xA;&amp;#xA;Description automatically generated"/>
            <wp:cNvGraphicFramePr/>
            <a:graphic xmlns:a="http://schemas.openxmlformats.org/drawingml/2006/main">
              <a:graphicData uri="http://schemas.openxmlformats.org/drawingml/2006/picture">
                <pic:pic xmlns:pic="http://schemas.openxmlformats.org/drawingml/2006/picture">
                  <pic:nvPicPr>
                    <pic:cNvPr id="677766956" name="Picture 1" descr="A screenshot of a computer&amp;#xA;&amp;#xA;Description automatically generated"/>
                    <pic:cNvPicPr/>
                  </pic:nvPicPr>
                  <pic:blipFill rotWithShape="1">
                    <a:blip r:embed="rId56"/>
                    <a:srcRect l="2642" t="21905" r="2714" b="44285"/>
                    <a:stretch/>
                  </pic:blipFill>
                  <pic:spPr bwMode="auto">
                    <a:xfrm>
                      <a:off x="0" y="0"/>
                      <a:ext cx="5625237" cy="304653"/>
                    </a:xfrm>
                    <a:prstGeom prst="rect">
                      <a:avLst/>
                    </a:prstGeom>
                    <a:ln>
                      <a:solidFill>
                        <a:schemeClr val="accent1"/>
                      </a:solidFill>
                    </a:ln>
                    <a:extLst>
                      <a:ext uri="{53640926-AAD7-44D8-BBD7-CCE9431645EC}">
                        <a14:shadowObscured xmlns:a14="http://schemas.microsoft.com/office/drawing/2010/main"/>
                      </a:ext>
                    </a:extLst>
                  </pic:spPr>
                </pic:pic>
              </a:graphicData>
            </a:graphic>
          </wp:inline>
        </w:drawing>
      </w:r>
    </w:p>
    <w:p w14:paraId="7EAFA3B9" w14:textId="12AB2C1D" w:rsidR="001A0AA2" w:rsidRPr="000C0860" w:rsidRDefault="001A0AA2" w:rsidP="001A0AA2">
      <w:pPr>
        <w:rPr>
          <w:rFonts w:cstheme="minorHAnsi"/>
          <w:szCs w:val="24"/>
        </w:rPr>
      </w:pPr>
    </w:p>
    <w:p w14:paraId="3328E82B" w14:textId="57B0E12E" w:rsidR="001A0AA2" w:rsidRPr="000C0860" w:rsidRDefault="001A0AA2" w:rsidP="001A0AA2">
      <w:pPr>
        <w:rPr>
          <w:rFonts w:cstheme="minorHAnsi"/>
          <w:szCs w:val="24"/>
        </w:rPr>
      </w:pPr>
      <w:r w:rsidRPr="000C0860">
        <w:rPr>
          <w:rFonts w:cstheme="minorHAnsi"/>
          <w:szCs w:val="24"/>
        </w:rPr>
        <w:t>User will put the arrangement reference and click on the validate icon</w:t>
      </w:r>
    </w:p>
    <w:p w14:paraId="435F8C1E" w14:textId="2CBE34AB" w:rsidR="001A0AA2" w:rsidRPr="000C0860" w:rsidRDefault="001A0AA2" w:rsidP="001A0AA2">
      <w:pPr>
        <w:rPr>
          <w:rFonts w:cstheme="minorHAnsi"/>
          <w:szCs w:val="24"/>
        </w:rPr>
      </w:pPr>
      <w:r w:rsidRPr="000C0860">
        <w:rPr>
          <w:rFonts w:cstheme="minorHAnsi"/>
          <w:noProof/>
          <w:szCs w:val="24"/>
        </w:rPr>
        <w:drawing>
          <wp:inline distT="0" distB="0" distL="0" distR="0" wp14:anchorId="74620933" wp14:editId="7007E8FA">
            <wp:extent cx="5637614" cy="882799"/>
            <wp:effectExtent l="19050" t="19050" r="20320" b="12700"/>
            <wp:docPr id="88245070" name="Picture 1" descr="A screenshot of a computer&amp;#xA;&amp;#xA;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245070" name="Picture 1" descr="A screenshot of a computer&amp;#xA;&amp;#xA;Description automatically generated"/>
                    <pic:cNvPicPr/>
                  </pic:nvPicPr>
                  <pic:blipFill rotWithShape="1">
                    <a:blip r:embed="rId57"/>
                    <a:srcRect l="2564" t="6303" r="2564" b="67287"/>
                    <a:stretch/>
                  </pic:blipFill>
                  <pic:spPr bwMode="auto">
                    <a:xfrm>
                      <a:off x="0" y="0"/>
                      <a:ext cx="5638769" cy="882980"/>
                    </a:xfrm>
                    <a:prstGeom prst="rect">
                      <a:avLst/>
                    </a:prstGeom>
                    <a:ln>
                      <a:solidFill>
                        <a:schemeClr val="accent1"/>
                      </a:solidFill>
                    </a:ln>
                    <a:extLst>
                      <a:ext uri="{53640926-AAD7-44D8-BBD7-CCE9431645EC}">
                        <a14:shadowObscured xmlns:a14="http://schemas.microsoft.com/office/drawing/2010/main"/>
                      </a:ext>
                    </a:extLst>
                  </pic:spPr>
                </pic:pic>
              </a:graphicData>
            </a:graphic>
          </wp:inline>
        </w:drawing>
      </w:r>
    </w:p>
    <w:p w14:paraId="438F3437" w14:textId="043921F2" w:rsidR="001A0AA2" w:rsidRPr="000C0860" w:rsidRDefault="001A0AA2" w:rsidP="001A0AA2">
      <w:pPr>
        <w:rPr>
          <w:rFonts w:cstheme="minorHAnsi"/>
          <w:szCs w:val="24"/>
        </w:rPr>
      </w:pPr>
      <w:r w:rsidRPr="000C0860">
        <w:rPr>
          <w:rFonts w:cstheme="minorHAnsi"/>
          <w:szCs w:val="24"/>
        </w:rPr>
        <w:t>User will validate and commit the below window</w:t>
      </w:r>
    </w:p>
    <w:p w14:paraId="67D2E93C" w14:textId="11DDE33A" w:rsidR="001A0AA2" w:rsidRPr="000C0860" w:rsidRDefault="001A0AA2" w:rsidP="001A0AA2">
      <w:pPr>
        <w:rPr>
          <w:rFonts w:cstheme="minorHAnsi"/>
          <w:szCs w:val="24"/>
        </w:rPr>
      </w:pPr>
      <w:r w:rsidRPr="000C0860">
        <w:rPr>
          <w:rFonts w:cstheme="minorHAnsi"/>
          <w:noProof/>
          <w:szCs w:val="24"/>
        </w:rPr>
        <w:drawing>
          <wp:inline distT="0" distB="0" distL="0" distR="0" wp14:anchorId="7A81BDF8" wp14:editId="5E61DCBC">
            <wp:extent cx="5560695" cy="2837329"/>
            <wp:effectExtent l="19050" t="19050" r="20955" b="20320"/>
            <wp:docPr id="146224629" name="Picture 1" descr="A screenshot of a computer&amp;#xA;&amp;#xA;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224629" name="Picture 1" descr="A screenshot of a computer&amp;#xA;&amp;#xA;Description automatically generated"/>
                    <pic:cNvPicPr/>
                  </pic:nvPicPr>
                  <pic:blipFill rotWithShape="1">
                    <a:blip r:embed="rId58"/>
                    <a:srcRect l="3168" t="6571" r="3243" b="8535"/>
                    <a:stretch/>
                  </pic:blipFill>
                  <pic:spPr bwMode="auto">
                    <a:xfrm>
                      <a:off x="0" y="0"/>
                      <a:ext cx="5560695" cy="2837329"/>
                    </a:xfrm>
                    <a:prstGeom prst="rect">
                      <a:avLst/>
                    </a:prstGeom>
                    <a:ln>
                      <a:solidFill>
                        <a:schemeClr val="accent1"/>
                      </a:solidFill>
                    </a:ln>
                    <a:extLst>
                      <a:ext uri="{53640926-AAD7-44D8-BBD7-CCE9431645EC}">
                        <a14:shadowObscured xmlns:a14="http://schemas.microsoft.com/office/drawing/2010/main"/>
                      </a:ext>
                    </a:extLst>
                  </pic:spPr>
                </pic:pic>
              </a:graphicData>
            </a:graphic>
          </wp:inline>
        </w:drawing>
      </w:r>
    </w:p>
    <w:p w14:paraId="214A9909" w14:textId="56D795A3" w:rsidR="001A0AA2" w:rsidRPr="000C0860" w:rsidRDefault="001A0AA2" w:rsidP="001A0AA2">
      <w:pPr>
        <w:rPr>
          <w:rFonts w:cstheme="minorHAnsi"/>
          <w:szCs w:val="24"/>
        </w:rPr>
      </w:pPr>
      <w:r w:rsidRPr="000C0860">
        <w:rPr>
          <w:rFonts w:cstheme="minorHAnsi"/>
          <w:szCs w:val="24"/>
        </w:rPr>
        <w:t xml:space="preserve">After that Simulation will start processing </w:t>
      </w:r>
    </w:p>
    <w:p w14:paraId="45DDB9DF" w14:textId="4E58262C" w:rsidR="001A0AA2" w:rsidRPr="000C0860" w:rsidRDefault="001A0AA2" w:rsidP="001A0AA2">
      <w:pPr>
        <w:rPr>
          <w:rFonts w:cstheme="minorHAnsi"/>
          <w:szCs w:val="24"/>
        </w:rPr>
      </w:pPr>
      <w:r w:rsidRPr="000C0860">
        <w:rPr>
          <w:rFonts w:cstheme="minorHAnsi"/>
          <w:noProof/>
          <w:szCs w:val="24"/>
        </w:rPr>
        <w:drawing>
          <wp:inline distT="0" distB="0" distL="0" distR="0" wp14:anchorId="6B5E0C0F" wp14:editId="12018DA5">
            <wp:extent cx="5585012" cy="694041"/>
            <wp:effectExtent l="19050" t="19050" r="15875" b="11430"/>
            <wp:docPr id="561868322" name="Picture 1" descr="A screenshot of a computer&amp;#xA;&amp;#xA;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1868322" name="Picture 1" descr="A screenshot of a computer&amp;#xA;&amp;#xA;Description automatically generated"/>
                    <pic:cNvPicPr/>
                  </pic:nvPicPr>
                  <pic:blipFill rotWithShape="1">
                    <a:blip r:embed="rId59"/>
                    <a:srcRect l="2794" t="6302" r="3160" b="72933"/>
                    <a:stretch/>
                  </pic:blipFill>
                  <pic:spPr bwMode="auto">
                    <a:xfrm>
                      <a:off x="0" y="0"/>
                      <a:ext cx="5589780" cy="694634"/>
                    </a:xfrm>
                    <a:prstGeom prst="rect">
                      <a:avLst/>
                    </a:prstGeom>
                    <a:ln>
                      <a:solidFill>
                        <a:schemeClr val="accent1"/>
                      </a:solidFill>
                    </a:ln>
                    <a:extLst>
                      <a:ext uri="{53640926-AAD7-44D8-BBD7-CCE9431645EC}">
                        <a14:shadowObscured xmlns:a14="http://schemas.microsoft.com/office/drawing/2010/main"/>
                      </a:ext>
                    </a:extLst>
                  </pic:spPr>
                </pic:pic>
              </a:graphicData>
            </a:graphic>
          </wp:inline>
        </w:drawing>
      </w:r>
    </w:p>
    <w:p w14:paraId="6630846A" w14:textId="0757B346" w:rsidR="001A0AA2" w:rsidRPr="000C0860" w:rsidRDefault="001A0AA2" w:rsidP="001A0AA2">
      <w:pPr>
        <w:rPr>
          <w:rFonts w:cstheme="minorHAnsi"/>
          <w:szCs w:val="24"/>
        </w:rPr>
      </w:pPr>
      <w:r w:rsidRPr="000C0860">
        <w:rPr>
          <w:rFonts w:cstheme="minorHAnsi"/>
          <w:szCs w:val="24"/>
        </w:rPr>
        <w:t xml:space="preserve">Once the simulation is </w:t>
      </w:r>
      <w:r>
        <w:rPr>
          <w:rFonts w:cstheme="minorHAnsi"/>
          <w:szCs w:val="24"/>
        </w:rPr>
        <w:t xml:space="preserve">executed </w:t>
      </w:r>
      <w:r w:rsidRPr="000C0860">
        <w:rPr>
          <w:rFonts w:cstheme="minorHAnsi"/>
          <w:szCs w:val="24"/>
        </w:rPr>
        <w:t>successful</w:t>
      </w:r>
      <w:r>
        <w:rPr>
          <w:rFonts w:cstheme="minorHAnsi"/>
          <w:szCs w:val="24"/>
        </w:rPr>
        <w:t>ly</w:t>
      </w:r>
      <w:r w:rsidRPr="000C0860">
        <w:rPr>
          <w:rFonts w:cstheme="minorHAnsi"/>
          <w:szCs w:val="24"/>
        </w:rPr>
        <w:t>, user will click on the view icon</w:t>
      </w:r>
    </w:p>
    <w:p w14:paraId="6E54BFA1" w14:textId="1B753739" w:rsidR="001A0AA2" w:rsidRPr="000C0860" w:rsidRDefault="001A0AA2" w:rsidP="001A0AA2">
      <w:pPr>
        <w:rPr>
          <w:rFonts w:cstheme="minorHAnsi"/>
          <w:szCs w:val="24"/>
        </w:rPr>
      </w:pPr>
      <w:r w:rsidRPr="000C0860">
        <w:rPr>
          <w:rFonts w:cstheme="minorHAnsi"/>
          <w:noProof/>
          <w:szCs w:val="24"/>
        </w:rPr>
        <w:drawing>
          <wp:inline distT="0" distB="0" distL="0" distR="0" wp14:anchorId="60A39F86" wp14:editId="002BB472">
            <wp:extent cx="5609459" cy="627156"/>
            <wp:effectExtent l="19050" t="19050" r="10795" b="20955"/>
            <wp:docPr id="5697336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9733648" name=""/>
                    <pic:cNvPicPr/>
                  </pic:nvPicPr>
                  <pic:blipFill rotWithShape="1">
                    <a:blip r:embed="rId60"/>
                    <a:srcRect l="2791" t="17202" r="2790" b="40573"/>
                    <a:stretch/>
                  </pic:blipFill>
                  <pic:spPr bwMode="auto">
                    <a:xfrm>
                      <a:off x="0" y="0"/>
                      <a:ext cx="5611836" cy="627422"/>
                    </a:xfrm>
                    <a:prstGeom prst="rect">
                      <a:avLst/>
                    </a:prstGeom>
                    <a:ln>
                      <a:solidFill>
                        <a:schemeClr val="accent1"/>
                      </a:solidFill>
                    </a:ln>
                    <a:extLst>
                      <a:ext uri="{53640926-AAD7-44D8-BBD7-CCE9431645EC}">
                        <a14:shadowObscured xmlns:a14="http://schemas.microsoft.com/office/drawing/2010/main"/>
                      </a:ext>
                    </a:extLst>
                  </pic:spPr>
                </pic:pic>
              </a:graphicData>
            </a:graphic>
          </wp:inline>
        </w:drawing>
      </w:r>
    </w:p>
    <w:p w14:paraId="44487D9F" w14:textId="2D630145" w:rsidR="001A0AA2" w:rsidRPr="000C0860" w:rsidRDefault="001A0AA2" w:rsidP="001A0AA2"/>
    <w:p w14:paraId="4051B367" w14:textId="15FC2A86" w:rsidR="0008743E" w:rsidRDefault="0008743E">
      <w:r w:rsidRPr="7E14EE1E">
        <w:br w:type="page"/>
      </w:r>
    </w:p>
    <w:p w14:paraId="2C081999" w14:textId="68DEA44B" w:rsidR="001A0AA2" w:rsidRPr="000C0860" w:rsidRDefault="001A0AA2" w:rsidP="001A0AA2">
      <w:pPr>
        <w:rPr>
          <w:rFonts w:cstheme="minorHAnsi"/>
          <w:szCs w:val="24"/>
        </w:rPr>
      </w:pPr>
      <w:r w:rsidRPr="000C0860">
        <w:rPr>
          <w:rFonts w:cstheme="minorHAnsi"/>
          <w:szCs w:val="24"/>
        </w:rPr>
        <w:lastRenderedPageBreak/>
        <w:t>Simulation result is attached below</w:t>
      </w:r>
    </w:p>
    <w:p w14:paraId="4DCADE72" w14:textId="1F9DB91C" w:rsidR="001A0AA2" w:rsidRPr="000C0860" w:rsidRDefault="001A0AA2" w:rsidP="001A0AA2">
      <w:pPr>
        <w:rPr>
          <w:rFonts w:cstheme="minorHAnsi"/>
          <w:szCs w:val="24"/>
        </w:rPr>
      </w:pPr>
      <w:r w:rsidRPr="000C0860">
        <w:rPr>
          <w:rFonts w:cstheme="minorHAnsi"/>
          <w:noProof/>
          <w:szCs w:val="24"/>
        </w:rPr>
        <w:drawing>
          <wp:inline distT="0" distB="0" distL="0" distR="0" wp14:anchorId="27B627F2" wp14:editId="1227410A">
            <wp:extent cx="4326316" cy="1155700"/>
            <wp:effectExtent l="19050" t="19050" r="17145" b="25400"/>
            <wp:docPr id="1668117350" name="Picture 1" descr="A screenshot of a computer&amp;#xA;&amp;#xA;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8117350" name="Picture 1" descr="A screenshot of a computer&amp;#xA;&amp;#xA;Description automatically generated"/>
                    <pic:cNvPicPr/>
                  </pic:nvPicPr>
                  <pic:blipFill rotWithShape="1">
                    <a:blip r:embed="rId61"/>
                    <a:srcRect l="23848" t="11754" r="3318" b="14308"/>
                    <a:stretch/>
                  </pic:blipFill>
                  <pic:spPr bwMode="auto">
                    <a:xfrm>
                      <a:off x="0" y="0"/>
                      <a:ext cx="4328921" cy="1156396"/>
                    </a:xfrm>
                    <a:prstGeom prst="rect">
                      <a:avLst/>
                    </a:prstGeom>
                    <a:ln w="9525" cap="flat" cmpd="sng" algn="ctr">
                      <a:solidFill>
                        <a:srgbClr val="4472C4"/>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7AC48969" w14:textId="0B450E22" w:rsidR="001A0AA2" w:rsidRPr="000C0860" w:rsidRDefault="001A0AA2" w:rsidP="001A0AA2">
      <w:pPr>
        <w:rPr>
          <w:rFonts w:cstheme="minorHAnsi"/>
          <w:szCs w:val="24"/>
        </w:rPr>
      </w:pPr>
      <w:r w:rsidRPr="000C0860">
        <w:rPr>
          <w:rFonts w:cstheme="minorHAnsi"/>
          <w:szCs w:val="24"/>
        </w:rPr>
        <w:t>After that user will go for bill generation by following the below navigation</w:t>
      </w:r>
    </w:p>
    <w:p w14:paraId="60D884B8" w14:textId="69B1F2A2" w:rsidR="001A0AA2" w:rsidRPr="000C0860" w:rsidRDefault="001A0AA2" w:rsidP="001A0AA2">
      <w:pPr>
        <w:jc w:val="both"/>
        <w:rPr>
          <w:rFonts w:cstheme="minorHAnsi"/>
          <w:szCs w:val="24"/>
        </w:rPr>
      </w:pPr>
      <w:r w:rsidRPr="000C0860">
        <w:rPr>
          <w:rFonts w:cstheme="minorHAnsi"/>
          <w:noProof/>
          <w:szCs w:val="24"/>
        </w:rPr>
        <mc:AlternateContent>
          <mc:Choice Requires="wps">
            <w:drawing>
              <wp:anchor distT="0" distB="0" distL="114300" distR="114300" simplePos="0" relativeHeight="251658245" behindDoc="0" locked="0" layoutInCell="1" allowOverlap="1" wp14:anchorId="06F6E17F" wp14:editId="638FF002">
                <wp:simplePos x="0" y="0"/>
                <wp:positionH relativeFrom="margin">
                  <wp:align>center</wp:align>
                </wp:positionH>
                <wp:positionV relativeFrom="paragraph">
                  <wp:posOffset>88323</wp:posOffset>
                </wp:positionV>
                <wp:extent cx="233680" cy="0"/>
                <wp:effectExtent l="0" t="76200" r="13970" b="95250"/>
                <wp:wrapNone/>
                <wp:docPr id="1638704278" name="Straight Arrow Connector 1638704278"/>
                <wp:cNvGraphicFramePr/>
                <a:graphic xmlns:a="http://schemas.openxmlformats.org/drawingml/2006/main">
                  <a:graphicData uri="http://schemas.microsoft.com/office/word/2010/wordprocessingShape">
                    <wps:wsp>
                      <wps:cNvCnPr/>
                      <wps:spPr>
                        <a:xfrm>
                          <a:off x="0" y="0"/>
                          <a:ext cx="23368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dtfl="http://schemas.microsoft.com/office/word/2024/wordml/sdtformatlock">
            <w:pict>
              <v:shape w14:anchorId="4B7EBF7D" id="Straight Arrow Connector 1638704278" o:spid="_x0000_s1026" type="#_x0000_t32" style="position:absolute;margin-left:0;margin-top:6.95pt;width:18.4pt;height:0;z-index:251658245;visibility:visible;mso-wrap-style:square;mso-wrap-distance-left:9pt;mso-wrap-distance-top:0;mso-wrap-distance-right:9pt;mso-wrap-distance-bottom:0;mso-position-horizontal:center;mso-position-horizontal-relative:margin;mso-position-vertical:absolute;mso-position-vertical-relative:text" o:gfxdata="UEsDBBQABgAIAAAAIQC2gziS/gAAAOEBAAATAAAAW0NvbnRlbnRfVHlwZXNdLnhtbJSRQU7DMBBF&amp;#xA;90jcwfIWJU67QAgl6YK0S0CoHGBkTxKLZGx5TGhvj5O2G0SRWNoz/78nu9wcxkFMGNg6quQqL6RA&amp;#xA;0s5Y6ir5vt9lD1JwBDIwOMJKHpHlpr69KfdHjyxSmriSfYz+USnWPY7AufNIadK6MEJMx9ApD/oD&amp;#xA;OlTrorhX2lFEilmcO2RdNtjC5xDF9pCuTyYBB5bi6bQ4syoJ3g9WQ0ymaiLzg5KdCXlKLjvcW893&amp;#xA;SUOqXwnz5DrgnHtJTxOsQfEKIT7DmDSUCaxw7Rqn8787ZsmRM9e2VmPeBN4uqYvTtW7jvijg9N/y&amp;#xA;JsXecLq0q+WD6m8AAAD//wMAUEsDBBQABgAIAAAAIQA4/SH/1gAAAJQBAAALAAAAX3JlbHMvLnJl&amp;#xA;bHOkkMFqwzAMhu+DvYPRfXGawxijTi+j0GvpHsDYimMaW0Yy2fr2M4PBMnrbUb/Q94l/f/hMi1qR&amp;#xA;JVI2sOt6UJgd+ZiDgffL8ekFlFSbvV0oo4EbChzGx4f9GRdb25HMsYhqlCwG5lrLq9biZkxWOiqY&amp;#xA;22YiTra2kYMu1l1tQD30/bPm3wwYN0x18gb45AdQl1tp5j/sFB2T0FQ7R0nTNEV3j6o9feQzro1i&amp;#xA;OWA14Fm+Q8a1a8+Bvu/d/dMb2JY5uiPbhG/ktn4cqGU/er3pcvwCAAD//wMAUEsDBBQABgAIAAAA&amp;#xA;IQBAUIJzuAEAAMoDAAAOAAAAZHJzL2Uyb0RvYy54bWysU8tu2zAQvBfoPxC815IdIAgEyzk4aS9F&amp;#xA;G/TxAQy1lAjwBXJrSX/fJWXLRVMUaJHLio+d3dnhaH8/WcNOEJP2ruXbTc0ZOOk77fqWf//2/t0d&amp;#xA;ZwmF64TxDlo+Q+L3h7dv9mNoYOcHbzqIjIq41Iyh5QNiaKoqyQGsSBsfwNGl8tEKpG3sqy6Kkapb&amp;#xA;U+3q+rYafexC9BJSotOH5ZIfSn2lQOJnpRIgMy0nblhiLPE5x+qwF00fRRi0PNMQ/8HCCu2o6Vrq&amp;#xA;QaBgP6J+UcpqGX3yCjfS28orpSWUGWiabf3bNF8HEaDMQuKksMqUXq+s/HQ6uqdIMowhNSk8xTzF&amp;#xA;pKLNX+LHpiLWvIoFEzJJh7ubm9s7klRerqorLsSEH8BblhctTxiF7gc8eufoRXzcFq3E6WNC6kzA&amp;#xA;CyA3NS5HFNo8uo7hHMg2GLVwvYH8XpSeU6or4bLC2cAC/wKK6Y4oLm2Kl+BoIjsJcoGQEhxu10qU&amp;#xA;nWFKG7MC68Lvr8BzfoZC8dm/gFdE6ewdrmCrnY9/6o7ThbJa8i8KLHNnCZ59N5enLNKQYYpWZ3Nn&amp;#xA;R/66L/DrL3j4CQAA//8DAFBLAwQUAAYACAAAACEANhRcjNkAAAAFAQAADwAAAGRycy9kb3ducmV2&amp;#xA;LnhtbEyPwW7CMBBE75X6D9Yi9VYcQEIljYOqSuXYqsABbiZe7Ih4HcUmSfv13aoHepyd0eybYj36&amp;#xA;RvTYxTqQgtk0A4FUBVOTVbDfvT0+gYhJk9FNIFTwhRHW5f1doXMTBvrEfpus4BKKuVbgUmpzKWPl&amp;#xA;0Os4DS0Se+fQeZ1YdlaaTg9c7hs5z7Kl9Lom/uB0i68Oq8v26hV82EPv57Sp5Xl1/N7Yd3NxQ1Lq&amp;#xA;YTK+PINIOKZbGH7xGR1KZjqFK5koGgU8JPF1sQLB7mLJO05/WpaF/E9f/gAAAP//AwBQSwECLQAU&amp;#xA;AAYACAAAACEAtoM4kv4AAADhAQAAEwAAAAAAAAAAAAAAAAAAAAAAW0NvbnRlbnRfVHlwZXNdLnht&amp;#xA;bFBLAQItABQABgAIAAAAIQA4/SH/1gAAAJQBAAALAAAAAAAAAAAAAAAAAC8BAABfcmVscy8ucmVs&amp;#xA;c1BLAQItABQABgAIAAAAIQBAUIJzuAEAAMoDAAAOAAAAAAAAAAAAAAAAAC4CAABkcnMvZTJvRG9j&amp;#xA;LnhtbFBLAQItABQABgAIAAAAIQA2FFyM2QAAAAUBAAAPAAAAAAAAAAAAAAAAABIEAABkcnMvZG93&amp;#xA;bnJldi54bWxQSwUGAAAAAAQABADzAAAAGAUAAAAA&amp;#xA;" strokecolor="#4472c4 [3204]" strokeweight=".5pt">
                <v:stroke endarrow="block" joinstyle="miter"/>
                <w10:wrap anchorx="margin"/>
              </v:shape>
            </w:pict>
          </mc:Fallback>
        </mc:AlternateContent>
      </w:r>
      <w:r w:rsidRPr="000C0860">
        <w:rPr>
          <w:rFonts w:cstheme="minorHAnsi"/>
          <w:noProof/>
          <w:szCs w:val="24"/>
        </w:rPr>
        <mc:AlternateContent>
          <mc:Choice Requires="wps">
            <w:drawing>
              <wp:anchor distT="0" distB="0" distL="114300" distR="114300" simplePos="0" relativeHeight="251658244" behindDoc="0" locked="0" layoutInCell="1" allowOverlap="1" wp14:anchorId="45F6957E" wp14:editId="1FD1DB31">
                <wp:simplePos x="0" y="0"/>
                <wp:positionH relativeFrom="column">
                  <wp:posOffset>375920</wp:posOffset>
                </wp:positionH>
                <wp:positionV relativeFrom="paragraph">
                  <wp:posOffset>95885</wp:posOffset>
                </wp:positionV>
                <wp:extent cx="233680" cy="0"/>
                <wp:effectExtent l="0" t="76200" r="13970" b="95250"/>
                <wp:wrapNone/>
                <wp:docPr id="1638704279" name="Straight Arrow Connector 1638704279"/>
                <wp:cNvGraphicFramePr/>
                <a:graphic xmlns:a="http://schemas.openxmlformats.org/drawingml/2006/main">
                  <a:graphicData uri="http://schemas.microsoft.com/office/word/2010/wordprocessingShape">
                    <wps:wsp>
                      <wps:cNvCnPr/>
                      <wps:spPr>
                        <a:xfrm>
                          <a:off x="0" y="0"/>
                          <a:ext cx="23368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dtfl="http://schemas.microsoft.com/office/word/2024/wordml/sdtformatlock">
            <w:pict>
              <v:shape w14:anchorId="58053C71" id="Straight Arrow Connector 1638704279" o:spid="_x0000_s1026" type="#_x0000_t32" style="position:absolute;margin-left:29.6pt;margin-top:7.55pt;width:18.4pt;height:0;z-index:25165824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amp;#xA;90jcwfIWJU67QAgl6YK0S0CoHGBkTxKLZGx5TGhvj5O2G0SRWNoz/78nu9wcxkFMGNg6quQqL6RA&amp;#xA;0s5Y6ir5vt9lD1JwBDIwOMJKHpHlpr69KfdHjyxSmriSfYz+USnWPY7AufNIadK6MEJMx9ApD/oD&amp;#xA;OlTrorhX2lFEilmcO2RdNtjC5xDF9pCuTyYBB5bi6bQ4syoJ3g9WQ0ymaiLzg5KdCXlKLjvcW893&amp;#xA;SUOqXwnz5DrgnHtJTxOsQfEKIT7DmDSUCaxw7Rqn8787ZsmRM9e2VmPeBN4uqYvTtW7jvijg9N/y&amp;#xA;JsXecLq0q+WD6m8AAAD//wMAUEsDBBQABgAIAAAAIQA4/SH/1gAAAJQBAAALAAAAX3JlbHMvLnJl&amp;#xA;bHOkkMFqwzAMhu+DvYPRfXGawxijTi+j0GvpHsDYimMaW0Yy2fr2M4PBMnrbUb/Q94l/f/hMi1qR&amp;#xA;JVI2sOt6UJgd+ZiDgffL8ekFlFSbvV0oo4EbChzGx4f9GRdb25HMsYhqlCwG5lrLq9biZkxWOiqY&amp;#xA;22YiTra2kYMu1l1tQD30/bPm3wwYN0x18gb45AdQl1tp5j/sFB2T0FQ7R0nTNEV3j6o9feQzro1i&amp;#xA;OWA14Fm+Q8a1a8+Bvu/d/dMb2JY5uiPbhG/ktn4cqGU/er3pcvwCAAD//wMAUEsDBBQABgAIAAAA&amp;#xA;IQBAUIJzuAEAAMoDAAAOAAAAZHJzL2Uyb0RvYy54bWysU8tu2zAQvBfoPxC815IdIAgEyzk4aS9F&amp;#xA;G/TxAQy1lAjwBXJrSX/fJWXLRVMUaJHLio+d3dnhaH8/WcNOEJP2ruXbTc0ZOOk77fqWf//2/t0d&amp;#xA;ZwmF64TxDlo+Q+L3h7dv9mNoYOcHbzqIjIq41Iyh5QNiaKoqyQGsSBsfwNGl8tEKpG3sqy6Kkapb&amp;#xA;U+3q+rYafexC9BJSotOH5ZIfSn2lQOJnpRIgMy0nblhiLPE5x+qwF00fRRi0PNMQ/8HCCu2o6Vrq&amp;#xA;QaBgP6J+UcpqGX3yCjfS28orpSWUGWiabf3bNF8HEaDMQuKksMqUXq+s/HQ6uqdIMowhNSk8xTzF&amp;#xA;pKLNX+LHpiLWvIoFEzJJh7ubm9s7klRerqorLsSEH8BblhctTxiF7gc8eufoRXzcFq3E6WNC6kzA&amp;#xA;CyA3NS5HFNo8uo7hHMg2GLVwvYH8XpSeU6or4bLC2cAC/wKK6Y4oLm2Kl+BoIjsJcoGQEhxu10qU&amp;#xA;nWFKG7MC68Lvr8BzfoZC8dm/gFdE6ewdrmCrnY9/6o7ThbJa8i8KLHNnCZ59N5enLNKQYYpWZ3Nn&amp;#xA;R/66L/DrL3j4CQAA//8DAFBLAwQUAAYACAAAACEAbdLiSNoAAAAHAQAADwAAAGRycy9kb3ducmV2&amp;#xA;LnhtbEyPwU7DMBBE70j8g7WVuFGnkVqREKeqkOgRROEANzfe2lHjdRS7SeDrWcQBjrMzmn1TbWff&amp;#xA;iRGH2AZSsFpmIJCaYFqyCt5eH2/vQMSkyeguECr4xAjb+vqq0qUJE73geEhWcAnFUitwKfWllLFx&amp;#xA;6HVchh6JvVMYvE4sByvNoCcu953Ms2wjvW6JPzjd44PD5ny4eAXP9n30Oe1beSo+vvb2yZzdlJS6&amp;#xA;Wcy7exAJ5/QXhh98RoeamY7hQiaKTsG6yDnJ9/UKBPvFhqcdf7WsK/mfv/4GAAD//wMAUEsBAi0A&amp;#xA;FAAGAAgAAAAhALaDOJL+AAAA4QEAABMAAAAAAAAAAAAAAAAAAAAAAFtDb250ZW50X1R5cGVzXS54&amp;#xA;bWxQSwECLQAUAAYACAAAACEAOP0h/9YAAACUAQAACwAAAAAAAAAAAAAAAAAvAQAAX3JlbHMvLnJl&amp;#xA;bHNQSwECLQAUAAYACAAAACEAQFCCc7gBAADKAwAADgAAAAAAAAAAAAAAAAAuAgAAZHJzL2Uyb0Rv&amp;#xA;Yy54bWxQSwECLQAUAAYACAAAACEAbdLiSNoAAAAHAQAADwAAAAAAAAAAAAAAAAASBAAAZHJzL2Rv&amp;#xA;d25yZXYueG1sUEsFBgAAAAAEAAQA8wAAABkFAAAAAA==&amp;#xA;" strokecolor="#4472c4 [3204]" strokeweight=".5pt">
                <v:stroke endarrow="block" joinstyle="miter"/>
              </v:shape>
            </w:pict>
          </mc:Fallback>
        </mc:AlternateContent>
      </w:r>
      <w:r w:rsidRPr="000C0860">
        <w:rPr>
          <w:rFonts w:cstheme="minorHAnsi"/>
          <w:szCs w:val="24"/>
        </w:rPr>
        <w:t xml:space="preserve">Menu </w:t>
      </w:r>
      <w:r w:rsidRPr="000C0860">
        <w:rPr>
          <w:rFonts w:cstheme="minorHAnsi"/>
          <w:szCs w:val="24"/>
        </w:rPr>
        <w:tab/>
        <w:t xml:space="preserve">      Cooling o</w:t>
      </w:r>
      <w:r>
        <w:rPr>
          <w:rFonts w:cstheme="minorHAnsi"/>
          <w:szCs w:val="24"/>
        </w:rPr>
        <w:t>f</w:t>
      </w:r>
      <w:r w:rsidRPr="000C0860">
        <w:rPr>
          <w:rFonts w:cstheme="minorHAnsi"/>
          <w:szCs w:val="24"/>
        </w:rPr>
        <w:t>f Period Early Pay Off</w:t>
      </w:r>
      <w:r w:rsidRPr="000C0860">
        <w:rPr>
          <w:rFonts w:cstheme="minorHAnsi"/>
          <w:szCs w:val="24"/>
        </w:rPr>
        <w:tab/>
      </w:r>
      <w:r w:rsidR="00971EF2">
        <w:rPr>
          <w:rFonts w:cstheme="minorHAnsi"/>
          <w:szCs w:val="24"/>
        </w:rPr>
        <w:tab/>
      </w:r>
      <w:r w:rsidRPr="000C0860">
        <w:rPr>
          <w:rFonts w:cstheme="minorHAnsi"/>
          <w:szCs w:val="24"/>
        </w:rPr>
        <w:t>Cooling Period Payoff Bill Generation</w:t>
      </w:r>
    </w:p>
    <w:p w14:paraId="6D685F2F" w14:textId="35CA0732" w:rsidR="001A0AA2" w:rsidRPr="000C0860" w:rsidRDefault="001A0AA2" w:rsidP="001A0AA2">
      <w:pPr>
        <w:jc w:val="both"/>
        <w:rPr>
          <w:rFonts w:cstheme="minorHAnsi"/>
          <w:szCs w:val="24"/>
        </w:rPr>
      </w:pPr>
      <w:r w:rsidRPr="000C0860">
        <w:rPr>
          <w:rFonts w:cstheme="minorHAnsi"/>
          <w:noProof/>
          <w:szCs w:val="24"/>
        </w:rPr>
        <w:drawing>
          <wp:inline distT="0" distB="0" distL="0" distR="0" wp14:anchorId="50D2A72A" wp14:editId="3C63D139">
            <wp:extent cx="2881248" cy="1909482"/>
            <wp:effectExtent l="19050" t="19050" r="14605" b="14605"/>
            <wp:docPr id="204734161" name="Picture 1" descr="A screenshot of a computer&amp;#xA;&amp;#xA;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734161" name="Picture 1" descr="A screenshot of a computer&amp;#xA;&amp;#xA;Description automatically generated"/>
                    <pic:cNvPicPr/>
                  </pic:nvPicPr>
                  <pic:blipFill rotWithShape="1">
                    <a:blip r:embed="rId62"/>
                    <a:srcRect l="24813" t="16223" r="26697" b="26646"/>
                    <a:stretch/>
                  </pic:blipFill>
                  <pic:spPr bwMode="auto">
                    <a:xfrm>
                      <a:off x="0" y="0"/>
                      <a:ext cx="2882077" cy="1910031"/>
                    </a:xfrm>
                    <a:prstGeom prst="rect">
                      <a:avLst/>
                    </a:prstGeom>
                    <a:ln>
                      <a:solidFill>
                        <a:schemeClr val="accent1"/>
                      </a:solidFill>
                    </a:ln>
                    <a:extLst>
                      <a:ext uri="{53640926-AAD7-44D8-BBD7-CCE9431645EC}">
                        <a14:shadowObscured xmlns:a14="http://schemas.microsoft.com/office/drawing/2010/main"/>
                      </a:ext>
                    </a:extLst>
                  </pic:spPr>
                </pic:pic>
              </a:graphicData>
            </a:graphic>
          </wp:inline>
        </w:drawing>
      </w:r>
    </w:p>
    <w:p w14:paraId="58186DD5" w14:textId="135F629F" w:rsidR="001A0AA2" w:rsidRPr="000C0860" w:rsidRDefault="001A0AA2" w:rsidP="001A0AA2">
      <w:pPr>
        <w:jc w:val="both"/>
        <w:rPr>
          <w:rFonts w:cstheme="minorHAnsi"/>
          <w:szCs w:val="24"/>
        </w:rPr>
      </w:pPr>
      <w:r w:rsidRPr="000C0860">
        <w:rPr>
          <w:rFonts w:cstheme="minorHAnsi"/>
          <w:szCs w:val="24"/>
        </w:rPr>
        <w:t>User will click on the new icon</w:t>
      </w:r>
    </w:p>
    <w:p w14:paraId="3C3A639D" w14:textId="46591252" w:rsidR="001A0AA2" w:rsidRPr="000C0860" w:rsidRDefault="001A0AA2" w:rsidP="001A0AA2">
      <w:pPr>
        <w:jc w:val="both"/>
        <w:rPr>
          <w:rFonts w:cstheme="minorHAnsi"/>
          <w:szCs w:val="24"/>
        </w:rPr>
      </w:pPr>
      <w:r w:rsidRPr="000C0860">
        <w:rPr>
          <w:rFonts w:cstheme="minorHAnsi"/>
          <w:noProof/>
          <w:szCs w:val="24"/>
        </w:rPr>
        <w:drawing>
          <wp:inline distT="0" distB="0" distL="0" distR="0" wp14:anchorId="5C5E3ED0" wp14:editId="269C99DD">
            <wp:extent cx="5645437" cy="250488"/>
            <wp:effectExtent l="19050" t="19050" r="12700" b="16510"/>
            <wp:docPr id="18178338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7833880" name=""/>
                    <pic:cNvPicPr/>
                  </pic:nvPicPr>
                  <pic:blipFill rotWithShape="1">
                    <a:blip r:embed="rId63"/>
                    <a:srcRect l="2114" t="28190" r="2790" b="35174"/>
                    <a:stretch/>
                  </pic:blipFill>
                  <pic:spPr bwMode="auto">
                    <a:xfrm>
                      <a:off x="0" y="0"/>
                      <a:ext cx="5652098" cy="250784"/>
                    </a:xfrm>
                    <a:prstGeom prst="rect">
                      <a:avLst/>
                    </a:prstGeom>
                    <a:ln>
                      <a:solidFill>
                        <a:schemeClr val="accent1"/>
                      </a:solidFill>
                    </a:ln>
                    <a:extLst>
                      <a:ext uri="{53640926-AAD7-44D8-BBD7-CCE9431645EC}">
                        <a14:shadowObscured xmlns:a14="http://schemas.microsoft.com/office/drawing/2010/main"/>
                      </a:ext>
                    </a:extLst>
                  </pic:spPr>
                </pic:pic>
              </a:graphicData>
            </a:graphic>
          </wp:inline>
        </w:drawing>
      </w:r>
    </w:p>
    <w:p w14:paraId="270C52B5" w14:textId="72A01235" w:rsidR="001A0AA2" w:rsidRPr="000C0860" w:rsidRDefault="001A0AA2" w:rsidP="001A0AA2">
      <w:pPr>
        <w:jc w:val="both"/>
        <w:rPr>
          <w:rFonts w:cstheme="minorHAnsi"/>
          <w:szCs w:val="24"/>
        </w:rPr>
      </w:pPr>
      <w:r w:rsidRPr="000C0860">
        <w:rPr>
          <w:rFonts w:cstheme="minorHAnsi"/>
          <w:szCs w:val="24"/>
        </w:rPr>
        <w:t>User will put the application ID and mention the source of income then validate and hold the record.</w:t>
      </w:r>
    </w:p>
    <w:p w14:paraId="1ECDA6F9" w14:textId="7286F3BA" w:rsidR="001A0AA2" w:rsidRPr="000C0860" w:rsidRDefault="001A0AA2" w:rsidP="001A0AA2">
      <w:pPr>
        <w:jc w:val="both"/>
        <w:rPr>
          <w:rFonts w:cstheme="minorHAnsi"/>
          <w:szCs w:val="24"/>
        </w:rPr>
      </w:pPr>
      <w:r w:rsidRPr="000C0860">
        <w:rPr>
          <w:rFonts w:cstheme="minorHAnsi"/>
          <w:noProof/>
          <w:szCs w:val="24"/>
        </w:rPr>
        <w:drawing>
          <wp:inline distT="0" distB="0" distL="0" distR="0" wp14:anchorId="60C78721" wp14:editId="6197E0A4">
            <wp:extent cx="5668924" cy="1788160"/>
            <wp:effectExtent l="19050" t="19050" r="27305" b="21590"/>
            <wp:docPr id="4944494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449475" name=""/>
                    <pic:cNvPicPr/>
                  </pic:nvPicPr>
                  <pic:blipFill rotWithShape="1">
                    <a:blip r:embed="rId64"/>
                    <a:srcRect l="2489" t="9075" r="2113" b="15494"/>
                    <a:stretch/>
                  </pic:blipFill>
                  <pic:spPr bwMode="auto">
                    <a:xfrm>
                      <a:off x="0" y="0"/>
                      <a:ext cx="5670145" cy="1788545"/>
                    </a:xfrm>
                    <a:prstGeom prst="rect">
                      <a:avLst/>
                    </a:prstGeom>
                    <a:ln>
                      <a:solidFill>
                        <a:schemeClr val="accent1"/>
                      </a:solidFill>
                    </a:ln>
                    <a:extLst>
                      <a:ext uri="{53640926-AAD7-44D8-BBD7-CCE9431645EC}">
                        <a14:shadowObscured xmlns:a14="http://schemas.microsoft.com/office/drawing/2010/main"/>
                      </a:ext>
                    </a:extLst>
                  </pic:spPr>
                </pic:pic>
              </a:graphicData>
            </a:graphic>
          </wp:inline>
        </w:drawing>
      </w:r>
    </w:p>
    <w:p w14:paraId="528B614B" w14:textId="6403710D" w:rsidR="001A0AA2" w:rsidRPr="000C0860" w:rsidRDefault="001A0AA2" w:rsidP="001A0AA2">
      <w:pPr>
        <w:jc w:val="both"/>
        <w:rPr>
          <w:rFonts w:cstheme="minorHAnsi"/>
          <w:szCs w:val="24"/>
        </w:rPr>
      </w:pPr>
      <w:r w:rsidRPr="000C0860">
        <w:rPr>
          <w:rFonts w:cstheme="minorHAnsi"/>
          <w:szCs w:val="24"/>
        </w:rPr>
        <w:t>After that bill process is completed</w:t>
      </w:r>
    </w:p>
    <w:p w14:paraId="482054FC" w14:textId="654EDAF3" w:rsidR="001A0AA2" w:rsidRPr="000C0860" w:rsidRDefault="001A0AA2" w:rsidP="001A0AA2">
      <w:pPr>
        <w:jc w:val="both"/>
      </w:pPr>
      <w:r w:rsidRPr="000C0860">
        <w:rPr>
          <w:rFonts w:cstheme="minorHAnsi"/>
          <w:noProof/>
          <w:szCs w:val="24"/>
        </w:rPr>
        <w:drawing>
          <wp:inline distT="0" distB="0" distL="0" distR="0" wp14:anchorId="1A91E3C0" wp14:editId="69DAED00">
            <wp:extent cx="5661510" cy="725170"/>
            <wp:effectExtent l="19050" t="19050" r="15875" b="17780"/>
            <wp:docPr id="279996909" name="Picture 1" descr="A screenshot of a computer&amp;#xA;&amp;#xA;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9996909" name="Picture 1" descr="A screenshot of a computer&amp;#xA;&amp;#xA;Description automatically generated"/>
                    <pic:cNvPicPr/>
                  </pic:nvPicPr>
                  <pic:blipFill rotWithShape="1">
                    <a:blip r:embed="rId65"/>
                    <a:srcRect l="2340" t="18023" r="2293" b="27944"/>
                    <a:stretch/>
                  </pic:blipFill>
                  <pic:spPr bwMode="auto">
                    <a:xfrm>
                      <a:off x="0" y="0"/>
                      <a:ext cx="5668216" cy="726029"/>
                    </a:xfrm>
                    <a:prstGeom prst="rect">
                      <a:avLst/>
                    </a:prstGeom>
                    <a:ln>
                      <a:solidFill>
                        <a:schemeClr val="accent1"/>
                      </a:solidFill>
                    </a:ln>
                    <a:extLst>
                      <a:ext uri="{53640926-AAD7-44D8-BBD7-CCE9431645EC}">
                        <a14:shadowObscured xmlns:a14="http://schemas.microsoft.com/office/drawing/2010/main"/>
                      </a:ext>
                    </a:extLst>
                  </pic:spPr>
                </pic:pic>
              </a:graphicData>
            </a:graphic>
          </wp:inline>
        </w:drawing>
      </w:r>
    </w:p>
    <w:p w14:paraId="05350904" w14:textId="14B290BF" w:rsidR="0008743E" w:rsidRDefault="0008743E">
      <w:r w:rsidRPr="7E14EE1E">
        <w:br w:type="page"/>
      </w:r>
    </w:p>
    <w:p w14:paraId="1B69201D" w14:textId="195C4E50" w:rsidR="001A0AA2" w:rsidRPr="000C0860" w:rsidRDefault="001A0AA2" w:rsidP="001A0AA2">
      <w:pPr>
        <w:jc w:val="both"/>
        <w:rPr>
          <w:rFonts w:cstheme="minorHAnsi"/>
          <w:szCs w:val="24"/>
        </w:rPr>
      </w:pPr>
      <w:r w:rsidRPr="000C0860">
        <w:rPr>
          <w:rFonts w:cstheme="minorHAnsi"/>
          <w:szCs w:val="24"/>
        </w:rPr>
        <w:lastRenderedPageBreak/>
        <w:t>User can view the bill through below navigation</w:t>
      </w:r>
    </w:p>
    <w:p w14:paraId="2B01C6D6" w14:textId="62714321" w:rsidR="001A0AA2" w:rsidRPr="000C0860" w:rsidRDefault="001A0AA2" w:rsidP="001A0AA2">
      <w:pPr>
        <w:jc w:val="both"/>
        <w:rPr>
          <w:rFonts w:cstheme="minorHAnsi"/>
          <w:szCs w:val="24"/>
        </w:rPr>
      </w:pPr>
      <w:r w:rsidRPr="000C0860">
        <w:rPr>
          <w:rFonts w:cstheme="minorHAnsi"/>
          <w:noProof/>
          <w:szCs w:val="24"/>
        </w:rPr>
        <mc:AlternateContent>
          <mc:Choice Requires="wps">
            <w:drawing>
              <wp:anchor distT="0" distB="0" distL="114300" distR="114300" simplePos="0" relativeHeight="251658248" behindDoc="0" locked="0" layoutInCell="1" allowOverlap="1" wp14:anchorId="0EC3184E" wp14:editId="3368E652">
                <wp:simplePos x="0" y="0"/>
                <wp:positionH relativeFrom="margin">
                  <wp:align>center</wp:align>
                </wp:positionH>
                <wp:positionV relativeFrom="paragraph">
                  <wp:posOffset>116032</wp:posOffset>
                </wp:positionV>
                <wp:extent cx="233680" cy="0"/>
                <wp:effectExtent l="0" t="76200" r="13970" b="95250"/>
                <wp:wrapNone/>
                <wp:docPr id="1638704280" name="Straight Arrow Connector 1638704280"/>
                <wp:cNvGraphicFramePr/>
                <a:graphic xmlns:a="http://schemas.openxmlformats.org/drawingml/2006/main">
                  <a:graphicData uri="http://schemas.microsoft.com/office/word/2010/wordprocessingShape">
                    <wps:wsp>
                      <wps:cNvCnPr/>
                      <wps:spPr>
                        <a:xfrm>
                          <a:off x="0" y="0"/>
                          <a:ext cx="23368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dtfl="http://schemas.microsoft.com/office/word/2024/wordml/sdtformatlock">
            <w:pict>
              <v:shape w14:anchorId="5C8629F4" id="Straight Arrow Connector 1638704280" o:spid="_x0000_s1026" type="#_x0000_t32" style="position:absolute;margin-left:0;margin-top:9.15pt;width:18.4pt;height:0;z-index:251658248;visibility:visible;mso-wrap-style:square;mso-wrap-distance-left:9pt;mso-wrap-distance-top:0;mso-wrap-distance-right:9pt;mso-wrap-distance-bottom:0;mso-position-horizontal:center;mso-position-horizontal-relative:margin;mso-position-vertical:absolute;mso-position-vertical-relative:text" o:gfxdata="UEsDBBQABgAIAAAAIQC2gziS/gAAAOEBAAATAAAAW0NvbnRlbnRfVHlwZXNdLnhtbJSRQU7DMBBF&amp;#xA;90jcwfIWJU67QAgl6YK0S0CoHGBkTxKLZGx5TGhvj5O2G0SRWNoz/78nu9wcxkFMGNg6quQqL6RA&amp;#xA;0s5Y6ir5vt9lD1JwBDIwOMJKHpHlpr69KfdHjyxSmriSfYz+USnWPY7AufNIadK6MEJMx9ApD/oD&amp;#xA;OlTrorhX2lFEilmcO2RdNtjC5xDF9pCuTyYBB5bi6bQ4syoJ3g9WQ0ymaiLzg5KdCXlKLjvcW893&amp;#xA;SUOqXwnz5DrgnHtJTxOsQfEKIT7DmDSUCaxw7Rqn8787ZsmRM9e2VmPeBN4uqYvTtW7jvijg9N/y&amp;#xA;JsXecLq0q+WD6m8AAAD//wMAUEsDBBQABgAIAAAAIQA4/SH/1gAAAJQBAAALAAAAX3JlbHMvLnJl&amp;#xA;bHOkkMFqwzAMhu+DvYPRfXGawxijTi+j0GvpHsDYimMaW0Yy2fr2M4PBMnrbUb/Q94l/f/hMi1qR&amp;#xA;JVI2sOt6UJgd+ZiDgffL8ekFlFSbvV0oo4EbChzGx4f9GRdb25HMsYhqlCwG5lrLq9biZkxWOiqY&amp;#xA;22YiTra2kYMu1l1tQD30/bPm3wwYN0x18gb45AdQl1tp5j/sFB2T0FQ7R0nTNEV3j6o9feQzro1i&amp;#xA;OWA14Fm+Q8a1a8+Bvu/d/dMb2JY5uiPbhG/ktn4cqGU/er3pcvwCAAD//wMAUEsDBBQABgAIAAAA&amp;#xA;IQBAUIJzuAEAAMoDAAAOAAAAZHJzL2Uyb0RvYy54bWysU8tu2zAQvBfoPxC815IdIAgEyzk4aS9F&amp;#xA;G/TxAQy1lAjwBXJrSX/fJWXLRVMUaJHLio+d3dnhaH8/WcNOEJP2ruXbTc0ZOOk77fqWf//2/t0d&amp;#xA;ZwmF64TxDlo+Q+L3h7dv9mNoYOcHbzqIjIq41Iyh5QNiaKoqyQGsSBsfwNGl8tEKpG3sqy6Kkapb&amp;#xA;U+3q+rYafexC9BJSotOH5ZIfSn2lQOJnpRIgMy0nblhiLPE5x+qwF00fRRi0PNMQ/8HCCu2o6Vrq&amp;#xA;QaBgP6J+UcpqGX3yCjfS28orpSWUGWiabf3bNF8HEaDMQuKksMqUXq+s/HQ6uqdIMowhNSk8xTzF&amp;#xA;pKLNX+LHpiLWvIoFEzJJh7ubm9s7klRerqorLsSEH8BblhctTxiF7gc8eufoRXzcFq3E6WNC6kzA&amp;#xA;CyA3NS5HFNo8uo7hHMg2GLVwvYH8XpSeU6or4bLC2cAC/wKK6Y4oLm2Kl+BoIjsJcoGQEhxu10qU&amp;#xA;nWFKG7MC68Lvr8BzfoZC8dm/gFdE6ewdrmCrnY9/6o7ThbJa8i8KLHNnCZ59N5enLNKQYYpWZ3Nn&amp;#xA;R/66L/DrL3j4CQAA//8DAFBLAwQUAAYACAAAACEAPtZzWdkAAAAFAQAADwAAAGRycy9kb3ducmV2&amp;#xA;LnhtbEyPwW7CMBBE75X4B2uReisOICGaxkEICY6tSjm0NxMvdkS8jmKTpP36btVDe5yd0eybYjP6&amp;#xA;RvTYxTqQgvksA4FUBVOTVXB62z+sQcSkyegmECr4xAibcnJX6NyEgV6xPyYruIRirhW4lNpcylg5&amp;#xA;9DrOQovE3iV0XieWnZWm0wOX+0Yusmwlva6JPzjd4s5hdT3evIIX+977BR1qeXn8+DrYZ3N1Q1Lq&amp;#xA;fjpun0AkHNNfGH7wGR1KZjqHG5koGgU8JPF1vQTB7nLFO86/WpaF/E9ffgMAAP//AwBQSwECLQAU&amp;#xA;AAYACAAAACEAtoM4kv4AAADhAQAAEwAAAAAAAAAAAAAAAAAAAAAAW0NvbnRlbnRfVHlwZXNdLnht&amp;#xA;bFBLAQItABQABgAIAAAAIQA4/SH/1gAAAJQBAAALAAAAAAAAAAAAAAAAAC8BAABfcmVscy8ucmVs&amp;#xA;c1BLAQItABQABgAIAAAAIQBAUIJzuAEAAMoDAAAOAAAAAAAAAAAAAAAAAC4CAABkcnMvZTJvRG9j&amp;#xA;LnhtbFBLAQItABQABgAIAAAAIQA+1nNZ2QAAAAUBAAAPAAAAAAAAAAAAAAAAABIEAABkcnMvZG93&amp;#xA;bnJldi54bWxQSwUGAAAAAAQABADzAAAAGAUAAAAA&amp;#xA;" strokecolor="#4472c4 [3204]" strokeweight=".5pt">
                <v:stroke endarrow="block" joinstyle="miter"/>
                <w10:wrap anchorx="margin"/>
              </v:shape>
            </w:pict>
          </mc:Fallback>
        </mc:AlternateContent>
      </w:r>
      <w:r w:rsidRPr="000C0860">
        <w:rPr>
          <w:rFonts w:cstheme="minorHAnsi"/>
          <w:noProof/>
          <w:szCs w:val="24"/>
        </w:rPr>
        <mc:AlternateContent>
          <mc:Choice Requires="wps">
            <w:drawing>
              <wp:anchor distT="0" distB="0" distL="114300" distR="114300" simplePos="0" relativeHeight="251658247" behindDoc="0" locked="0" layoutInCell="1" allowOverlap="1" wp14:anchorId="1D1DC404" wp14:editId="19F59743">
                <wp:simplePos x="0" y="0"/>
                <wp:positionH relativeFrom="column">
                  <wp:posOffset>375920</wp:posOffset>
                </wp:positionH>
                <wp:positionV relativeFrom="paragraph">
                  <wp:posOffset>95885</wp:posOffset>
                </wp:positionV>
                <wp:extent cx="233680" cy="0"/>
                <wp:effectExtent l="0" t="76200" r="13970" b="95250"/>
                <wp:wrapNone/>
                <wp:docPr id="1638704281" name="Straight Arrow Connector 1638704281"/>
                <wp:cNvGraphicFramePr/>
                <a:graphic xmlns:a="http://schemas.openxmlformats.org/drawingml/2006/main">
                  <a:graphicData uri="http://schemas.microsoft.com/office/word/2010/wordprocessingShape">
                    <wps:wsp>
                      <wps:cNvCnPr/>
                      <wps:spPr>
                        <a:xfrm>
                          <a:off x="0" y="0"/>
                          <a:ext cx="23368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dtfl="http://schemas.microsoft.com/office/word/2024/wordml/sdtformatlock">
            <w:pict>
              <v:shape w14:anchorId="330B4421" id="Straight Arrow Connector 1638704281" o:spid="_x0000_s1026" type="#_x0000_t32" style="position:absolute;margin-left:29.6pt;margin-top:7.55pt;width:18.4pt;height:0;z-index:251658247;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amp;#xA;90jcwfIWJU67QAgl6YK0S0CoHGBkTxKLZGx5TGhvj5O2G0SRWNoz/78nu9wcxkFMGNg6quQqL6RA&amp;#xA;0s5Y6ir5vt9lD1JwBDIwOMJKHpHlpr69KfdHjyxSmriSfYz+USnWPY7AufNIadK6MEJMx9ApD/oD&amp;#xA;OlTrorhX2lFEilmcO2RdNtjC5xDF9pCuTyYBB5bi6bQ4syoJ3g9WQ0ymaiLzg5KdCXlKLjvcW893&amp;#xA;SUOqXwnz5DrgnHtJTxOsQfEKIT7DmDSUCaxw7Rqn8787ZsmRM9e2VmPeBN4uqYvTtW7jvijg9N/y&amp;#xA;JsXecLq0q+WD6m8AAAD//wMAUEsDBBQABgAIAAAAIQA4/SH/1gAAAJQBAAALAAAAX3JlbHMvLnJl&amp;#xA;bHOkkMFqwzAMhu+DvYPRfXGawxijTi+j0GvpHsDYimMaW0Yy2fr2M4PBMnrbUb/Q94l/f/hMi1qR&amp;#xA;JVI2sOt6UJgd+ZiDgffL8ekFlFSbvV0oo4EbChzGx4f9GRdb25HMsYhqlCwG5lrLq9biZkxWOiqY&amp;#xA;22YiTra2kYMu1l1tQD30/bPm3wwYN0x18gb45AdQl1tp5j/sFB2T0FQ7R0nTNEV3j6o9feQzro1i&amp;#xA;OWA14Fm+Q8a1a8+Bvu/d/dMb2JY5uiPbhG/ktn4cqGU/er3pcvwCAAD//wMAUEsDBBQABgAIAAAA&amp;#xA;IQBAUIJzuAEAAMoDAAAOAAAAZHJzL2Uyb0RvYy54bWysU8tu2zAQvBfoPxC815IdIAgEyzk4aS9F&amp;#xA;G/TxAQy1lAjwBXJrSX/fJWXLRVMUaJHLio+d3dnhaH8/WcNOEJP2ruXbTc0ZOOk77fqWf//2/t0d&amp;#xA;ZwmF64TxDlo+Q+L3h7dv9mNoYOcHbzqIjIq41Iyh5QNiaKoqyQGsSBsfwNGl8tEKpG3sqy6Kkapb&amp;#xA;U+3q+rYafexC9BJSotOH5ZIfSn2lQOJnpRIgMy0nblhiLPE5x+qwF00fRRi0PNMQ/8HCCu2o6Vrq&amp;#xA;QaBgP6J+UcpqGX3yCjfS28orpSWUGWiabf3bNF8HEaDMQuKksMqUXq+s/HQ6uqdIMowhNSk8xTzF&amp;#xA;pKLNX+LHpiLWvIoFEzJJh7ubm9s7klRerqorLsSEH8BblhctTxiF7gc8eufoRXzcFq3E6WNC6kzA&amp;#xA;CyA3NS5HFNo8uo7hHMg2GLVwvYH8XpSeU6or4bLC2cAC/wKK6Y4oLm2Kl+BoIjsJcoGQEhxu10qU&amp;#xA;nWFKG7MC68Lvr8BzfoZC8dm/gFdE6ewdrmCrnY9/6o7ThbJa8i8KLHNnCZ59N5enLNKQYYpWZ3Nn&amp;#xA;R/66L/DrL3j4CQAA//8DAFBLAwQUAAYACAAAACEAbdLiSNoAAAAHAQAADwAAAGRycy9kb3ducmV2&amp;#xA;LnhtbEyPwU7DMBBE70j8g7WVuFGnkVqREKeqkOgRROEANzfe2lHjdRS7SeDrWcQBjrMzmn1TbWff&amp;#xA;iRGH2AZSsFpmIJCaYFqyCt5eH2/vQMSkyeguECr4xAjb+vqq0qUJE73geEhWcAnFUitwKfWllLFx&amp;#xA;6HVchh6JvVMYvE4sByvNoCcu953Ms2wjvW6JPzjd44PD5ny4eAXP9n30Oe1beSo+vvb2yZzdlJS6&amp;#xA;Wcy7exAJ5/QXhh98RoeamY7hQiaKTsG6yDnJ9/UKBPvFhqcdf7WsK/mfv/4GAAD//wMAUEsBAi0A&amp;#xA;FAAGAAgAAAAhALaDOJL+AAAA4QEAABMAAAAAAAAAAAAAAAAAAAAAAFtDb250ZW50X1R5cGVzXS54&amp;#xA;bWxQSwECLQAUAAYACAAAACEAOP0h/9YAAACUAQAACwAAAAAAAAAAAAAAAAAvAQAAX3JlbHMvLnJl&amp;#xA;bHNQSwECLQAUAAYACAAAACEAQFCCc7gBAADKAwAADgAAAAAAAAAAAAAAAAAuAgAAZHJzL2Uyb0Rv&amp;#xA;Yy54bWxQSwECLQAUAAYACAAAACEAbdLiSNoAAAAHAQAADwAAAAAAAAAAAAAAAAASBAAAZHJzL2Rv&amp;#xA;d25yZXYueG1sUEsFBgAAAAAEAAQA8wAAABkFAAAAAA==&amp;#xA;" strokecolor="#4472c4 [3204]" strokeweight=".5pt">
                <v:stroke endarrow="block" joinstyle="miter"/>
              </v:shape>
            </w:pict>
          </mc:Fallback>
        </mc:AlternateContent>
      </w:r>
      <w:r w:rsidRPr="000C0860">
        <w:rPr>
          <w:rFonts w:cstheme="minorHAnsi"/>
          <w:szCs w:val="24"/>
        </w:rPr>
        <w:t xml:space="preserve">Menu </w:t>
      </w:r>
      <w:r w:rsidRPr="000C0860">
        <w:rPr>
          <w:rFonts w:cstheme="minorHAnsi"/>
          <w:szCs w:val="24"/>
        </w:rPr>
        <w:tab/>
        <w:t xml:space="preserve">      Cooling of Period Early Pay Off</w:t>
      </w:r>
      <w:r w:rsidRPr="000C0860">
        <w:rPr>
          <w:rFonts w:cstheme="minorHAnsi"/>
          <w:szCs w:val="24"/>
        </w:rPr>
        <w:tab/>
      </w:r>
      <w:r w:rsidR="002F0B33">
        <w:rPr>
          <w:rFonts w:cstheme="minorHAnsi"/>
          <w:szCs w:val="24"/>
        </w:rPr>
        <w:tab/>
      </w:r>
      <w:r w:rsidRPr="000C0860">
        <w:rPr>
          <w:rFonts w:cstheme="minorHAnsi"/>
          <w:szCs w:val="24"/>
        </w:rPr>
        <w:t>Cooling Period Payoff Bill Generated Bills</w:t>
      </w:r>
    </w:p>
    <w:p w14:paraId="7E35D276" w14:textId="091DFFFF" w:rsidR="001A0AA2" w:rsidRPr="000C0860" w:rsidRDefault="001A0AA2" w:rsidP="001A0AA2">
      <w:pPr>
        <w:jc w:val="both"/>
        <w:rPr>
          <w:rFonts w:cstheme="minorHAnsi"/>
          <w:szCs w:val="24"/>
        </w:rPr>
      </w:pPr>
      <w:r w:rsidRPr="000C0860">
        <w:rPr>
          <w:rFonts w:cstheme="minorHAnsi"/>
          <w:noProof/>
          <w:szCs w:val="24"/>
        </w:rPr>
        <w:drawing>
          <wp:anchor distT="0" distB="0" distL="114300" distR="114300" simplePos="0" relativeHeight="251658246" behindDoc="0" locked="0" layoutInCell="1" allowOverlap="1" wp14:anchorId="7DB89597" wp14:editId="2D4FC129">
            <wp:simplePos x="914400" y="1143000"/>
            <wp:positionH relativeFrom="column">
              <wp:align>left</wp:align>
            </wp:positionH>
            <wp:positionV relativeFrom="paragraph">
              <wp:align>top</wp:align>
            </wp:positionV>
            <wp:extent cx="2841625" cy="1828165"/>
            <wp:effectExtent l="19050" t="19050" r="15875" b="19685"/>
            <wp:wrapSquare wrapText="bothSides"/>
            <wp:docPr id="434446351" name="Picture 1" descr="A screenshot of a computer&amp;#xA;&amp;#xA;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446351" name="Picture 1" descr="A screenshot of a computer&amp;#xA;&amp;#xA;Description automatically generated"/>
                    <pic:cNvPicPr/>
                  </pic:nvPicPr>
                  <pic:blipFill rotWithShape="1">
                    <a:blip r:embed="rId66" cstate="print">
                      <a:extLst>
                        <a:ext uri="{28A0092B-C50C-407E-A947-70E740481C1C}">
                          <a14:useLocalDpi xmlns:a14="http://schemas.microsoft.com/office/drawing/2010/main" val="0"/>
                        </a:ext>
                      </a:extLst>
                    </a:blip>
                    <a:srcRect l="24586" t="15137" r="26546" b="29010"/>
                    <a:stretch/>
                  </pic:blipFill>
                  <pic:spPr bwMode="auto">
                    <a:xfrm>
                      <a:off x="0" y="0"/>
                      <a:ext cx="2850456" cy="1834342"/>
                    </a:xfrm>
                    <a:prstGeom prst="rect">
                      <a:avLst/>
                    </a:prstGeom>
                    <a:ln>
                      <a:solidFill>
                        <a:schemeClr val="accent1"/>
                      </a:solid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0C0860">
        <w:rPr>
          <w:rFonts w:cstheme="minorHAnsi"/>
          <w:szCs w:val="24"/>
        </w:rPr>
        <w:br w:type="textWrapping" w:clear="all"/>
      </w:r>
    </w:p>
    <w:p w14:paraId="71D7E716" w14:textId="1A97FDA6" w:rsidR="001A0AA2" w:rsidRPr="000C0860" w:rsidRDefault="001A0AA2" w:rsidP="001A0AA2">
      <w:pPr>
        <w:jc w:val="both"/>
        <w:rPr>
          <w:rFonts w:cstheme="minorHAnsi"/>
          <w:szCs w:val="24"/>
        </w:rPr>
      </w:pPr>
      <w:r w:rsidRPr="000C0860">
        <w:rPr>
          <w:rFonts w:cstheme="minorHAnsi"/>
          <w:szCs w:val="24"/>
        </w:rPr>
        <w:t>User will put the application ID and then click on the find icon</w:t>
      </w:r>
    </w:p>
    <w:p w14:paraId="02C91854" w14:textId="1CB7A6B9" w:rsidR="001A0AA2" w:rsidRPr="000C0860" w:rsidRDefault="001A0AA2" w:rsidP="001A0AA2">
      <w:pPr>
        <w:jc w:val="both"/>
        <w:rPr>
          <w:rFonts w:cstheme="minorHAnsi"/>
          <w:szCs w:val="24"/>
        </w:rPr>
      </w:pPr>
      <w:r w:rsidRPr="000C0860">
        <w:rPr>
          <w:rFonts w:cstheme="minorHAnsi"/>
          <w:noProof/>
          <w:szCs w:val="24"/>
        </w:rPr>
        <w:drawing>
          <wp:inline distT="0" distB="0" distL="0" distR="0" wp14:anchorId="67B20CBF" wp14:editId="349FE6D6">
            <wp:extent cx="5677861" cy="806600"/>
            <wp:effectExtent l="19050" t="19050" r="18415" b="12700"/>
            <wp:docPr id="420725004" name="Picture 1" descr="A screenshot of a computer&amp;#xA;&amp;#xA;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0725004" name="Picture 1" descr="A screenshot of a computer&amp;#xA;&amp;#xA;Description automatically generated"/>
                    <pic:cNvPicPr/>
                  </pic:nvPicPr>
                  <pic:blipFill rotWithShape="1">
                    <a:blip r:embed="rId67"/>
                    <a:srcRect l="2263" t="13397" r="2187" b="35310"/>
                    <a:stretch/>
                  </pic:blipFill>
                  <pic:spPr bwMode="auto">
                    <a:xfrm>
                      <a:off x="0" y="0"/>
                      <a:ext cx="5679111" cy="806778"/>
                    </a:xfrm>
                    <a:prstGeom prst="rect">
                      <a:avLst/>
                    </a:prstGeom>
                    <a:ln>
                      <a:solidFill>
                        <a:schemeClr val="accent1"/>
                      </a:solidFill>
                    </a:ln>
                    <a:extLst>
                      <a:ext uri="{53640926-AAD7-44D8-BBD7-CCE9431645EC}">
                        <a14:shadowObscured xmlns:a14="http://schemas.microsoft.com/office/drawing/2010/main"/>
                      </a:ext>
                    </a:extLst>
                  </pic:spPr>
                </pic:pic>
              </a:graphicData>
            </a:graphic>
          </wp:inline>
        </w:drawing>
      </w:r>
    </w:p>
    <w:p w14:paraId="77B70031" w14:textId="755594F7" w:rsidR="001A0AA2" w:rsidRPr="000C0860" w:rsidRDefault="001A0AA2" w:rsidP="001A0AA2">
      <w:pPr>
        <w:rPr>
          <w:rFonts w:cstheme="minorHAnsi"/>
          <w:szCs w:val="24"/>
        </w:rPr>
      </w:pPr>
      <w:r w:rsidRPr="000C0860">
        <w:rPr>
          <w:rFonts w:cstheme="minorHAnsi"/>
          <w:szCs w:val="24"/>
        </w:rPr>
        <w:t>User will click on the view icon</w:t>
      </w:r>
    </w:p>
    <w:p w14:paraId="428F420D" w14:textId="540C3750" w:rsidR="001A0AA2" w:rsidRPr="000C0860" w:rsidRDefault="001A0AA2" w:rsidP="001A0AA2">
      <w:pPr>
        <w:rPr>
          <w:rFonts w:cstheme="minorHAnsi"/>
          <w:szCs w:val="24"/>
        </w:rPr>
      </w:pPr>
      <w:r w:rsidRPr="000C0860">
        <w:rPr>
          <w:rFonts w:cstheme="minorHAnsi"/>
          <w:noProof/>
          <w:szCs w:val="24"/>
        </w:rPr>
        <w:drawing>
          <wp:inline distT="0" distB="0" distL="0" distR="0" wp14:anchorId="75676559" wp14:editId="1AA7FDB9">
            <wp:extent cx="5659495" cy="389778"/>
            <wp:effectExtent l="19050" t="19050" r="17780" b="10795"/>
            <wp:docPr id="1159690525" name="Picture 1" descr="A screenshot of a computer&amp;#xA;&amp;#xA;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9690525" name="Picture 1" descr="A screenshot of a computer&amp;#xA;&amp;#xA;Description automatically generated"/>
                    <pic:cNvPicPr/>
                  </pic:nvPicPr>
                  <pic:blipFill rotWithShape="1">
                    <a:blip r:embed="rId68"/>
                    <a:srcRect l="2414" t="20423" r="2338" b="46690"/>
                    <a:stretch/>
                  </pic:blipFill>
                  <pic:spPr bwMode="auto">
                    <a:xfrm>
                      <a:off x="0" y="0"/>
                      <a:ext cx="5661170" cy="389893"/>
                    </a:xfrm>
                    <a:prstGeom prst="rect">
                      <a:avLst/>
                    </a:prstGeom>
                    <a:ln>
                      <a:solidFill>
                        <a:schemeClr val="accent1"/>
                      </a:solidFill>
                    </a:ln>
                    <a:extLst>
                      <a:ext uri="{53640926-AAD7-44D8-BBD7-CCE9431645EC}">
                        <a14:shadowObscured xmlns:a14="http://schemas.microsoft.com/office/drawing/2010/main"/>
                      </a:ext>
                    </a:extLst>
                  </pic:spPr>
                </pic:pic>
              </a:graphicData>
            </a:graphic>
          </wp:inline>
        </w:drawing>
      </w:r>
    </w:p>
    <w:p w14:paraId="0CE5CD02" w14:textId="307E61D2" w:rsidR="001A0AA2" w:rsidRPr="000C0860" w:rsidRDefault="001A0AA2" w:rsidP="001A0AA2">
      <w:pPr>
        <w:rPr>
          <w:rFonts w:cstheme="minorHAnsi"/>
          <w:szCs w:val="24"/>
        </w:rPr>
      </w:pPr>
      <w:r w:rsidRPr="000C0860">
        <w:rPr>
          <w:rFonts w:cstheme="minorHAnsi"/>
          <w:szCs w:val="24"/>
        </w:rPr>
        <w:t>Below is the generated bill (Add narrative for template functionality)</w:t>
      </w:r>
    </w:p>
    <w:p w14:paraId="66F688DC" w14:textId="70406F25" w:rsidR="001A0AA2" w:rsidRDefault="001A0AA2" w:rsidP="001A0AA2">
      <w:pPr>
        <w:rPr>
          <w:rFonts w:cstheme="minorHAnsi"/>
          <w:szCs w:val="24"/>
        </w:rPr>
      </w:pPr>
      <w:r w:rsidRPr="000C0860">
        <w:rPr>
          <w:rFonts w:cstheme="minorHAnsi"/>
          <w:noProof/>
          <w:szCs w:val="24"/>
        </w:rPr>
        <w:drawing>
          <wp:inline distT="0" distB="0" distL="0" distR="0" wp14:anchorId="39BD5562" wp14:editId="2F816CC4">
            <wp:extent cx="2926497" cy="2648622"/>
            <wp:effectExtent l="19050" t="19050" r="26670" b="18415"/>
            <wp:docPr id="20394822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9482206" name=""/>
                    <pic:cNvPicPr/>
                  </pic:nvPicPr>
                  <pic:blipFill rotWithShape="1">
                    <a:blip r:embed="rId69"/>
                    <a:srcRect l="2490" t="6779" r="48265" b="13104"/>
                    <a:stretch/>
                  </pic:blipFill>
                  <pic:spPr bwMode="auto">
                    <a:xfrm>
                      <a:off x="0" y="0"/>
                      <a:ext cx="2926953" cy="2649035"/>
                    </a:xfrm>
                    <a:prstGeom prst="rect">
                      <a:avLst/>
                    </a:prstGeom>
                    <a:ln>
                      <a:solidFill>
                        <a:schemeClr val="accent1"/>
                      </a:solidFill>
                    </a:ln>
                    <a:extLst>
                      <a:ext uri="{53640926-AAD7-44D8-BBD7-CCE9431645EC}">
                        <a14:shadowObscured xmlns:a14="http://schemas.microsoft.com/office/drawing/2010/main"/>
                      </a:ext>
                    </a:extLst>
                  </pic:spPr>
                </pic:pic>
              </a:graphicData>
            </a:graphic>
          </wp:inline>
        </w:drawing>
      </w:r>
    </w:p>
    <w:p w14:paraId="1AED5689" w14:textId="66C981AE" w:rsidR="001A0AA2" w:rsidRPr="000C0860" w:rsidRDefault="001A0AA2" w:rsidP="001A0AA2">
      <w:r w:rsidRPr="7E14EE1E">
        <w:t>The above template is used to generate bill for any payment gateway, in this case it is SADDAD.</w:t>
      </w:r>
    </w:p>
    <w:p w14:paraId="5C54379E" w14:textId="199DBE4E" w:rsidR="0008743E" w:rsidRDefault="0008743E">
      <w:r w:rsidRPr="7E14EE1E">
        <w:br w:type="page"/>
      </w:r>
    </w:p>
    <w:p w14:paraId="1E1D8DDA" w14:textId="5EA78989" w:rsidR="001A0AA2" w:rsidRPr="000C0860" w:rsidRDefault="001A0AA2" w:rsidP="001A0AA2">
      <w:pPr>
        <w:rPr>
          <w:rFonts w:cstheme="minorHAnsi"/>
          <w:szCs w:val="24"/>
        </w:rPr>
      </w:pPr>
      <w:r w:rsidRPr="000C0860">
        <w:rPr>
          <w:rFonts w:cstheme="minorHAnsi"/>
          <w:szCs w:val="24"/>
        </w:rPr>
        <w:lastRenderedPageBreak/>
        <w:t>User will make funds available is customer’s repayment account through below navigation</w:t>
      </w:r>
    </w:p>
    <w:p w14:paraId="6ED7B3FE" w14:textId="71D009B0" w:rsidR="001A0AA2" w:rsidRPr="000C0860" w:rsidRDefault="001A0AA2" w:rsidP="3F73A1A6">
      <w:pPr>
        <w:jc w:val="both"/>
      </w:pPr>
      <w:r w:rsidRPr="000C0860">
        <w:rPr>
          <w:rFonts w:cstheme="minorHAnsi"/>
          <w:noProof/>
          <w:szCs w:val="24"/>
        </w:rPr>
        <mc:AlternateContent>
          <mc:Choice Requires="wps">
            <w:drawing>
              <wp:anchor distT="0" distB="0" distL="114300" distR="114300" simplePos="0" relativeHeight="251658250" behindDoc="0" locked="0" layoutInCell="1" allowOverlap="1" wp14:anchorId="13365EB7" wp14:editId="27DC5F35">
                <wp:simplePos x="0" y="0"/>
                <wp:positionH relativeFrom="column">
                  <wp:posOffset>1794677</wp:posOffset>
                </wp:positionH>
                <wp:positionV relativeFrom="paragraph">
                  <wp:posOffset>106881</wp:posOffset>
                </wp:positionV>
                <wp:extent cx="233680" cy="0"/>
                <wp:effectExtent l="0" t="76200" r="13970" b="95250"/>
                <wp:wrapNone/>
                <wp:docPr id="1638704282" name="Straight Arrow Connector 1638704282"/>
                <wp:cNvGraphicFramePr/>
                <a:graphic xmlns:a="http://schemas.openxmlformats.org/drawingml/2006/main">
                  <a:graphicData uri="http://schemas.microsoft.com/office/word/2010/wordprocessingShape">
                    <wps:wsp>
                      <wps:cNvCnPr/>
                      <wps:spPr>
                        <a:xfrm>
                          <a:off x="0" y="0"/>
                          <a:ext cx="23368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dtfl="http://schemas.microsoft.com/office/word/2024/wordml/sdtformatlock">
            <w:pict>
              <v:shape w14:anchorId="64AE7A27" id="Straight Arrow Connector 1638704282" o:spid="_x0000_s1026" type="#_x0000_t32" style="position:absolute;margin-left:141.3pt;margin-top:8.4pt;width:18.4pt;height:0;z-index:25165825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amp;#xA;90jcwfIWJU67QAgl6YK0S0CoHGBkTxKLZGx5TGhvj5O2G0SRWNoz/78nu9wcxkFMGNg6quQqL6RA&amp;#xA;0s5Y6ir5vt9lD1JwBDIwOMJKHpHlpr69KfdHjyxSmriSfYz+USnWPY7AufNIadK6MEJMx9ApD/oD&amp;#xA;OlTrorhX2lFEilmcO2RdNtjC5xDF9pCuTyYBB5bi6bQ4syoJ3g9WQ0ymaiLzg5KdCXlKLjvcW893&amp;#xA;SUOqXwnz5DrgnHtJTxOsQfEKIT7DmDSUCaxw7Rqn8787ZsmRM9e2VmPeBN4uqYvTtW7jvijg9N/y&amp;#xA;JsXecLq0q+WD6m8AAAD//wMAUEsDBBQABgAIAAAAIQA4/SH/1gAAAJQBAAALAAAAX3JlbHMvLnJl&amp;#xA;bHOkkMFqwzAMhu+DvYPRfXGawxijTi+j0GvpHsDYimMaW0Yy2fr2M4PBMnrbUb/Q94l/f/hMi1qR&amp;#xA;JVI2sOt6UJgd+ZiDgffL8ekFlFSbvV0oo4EbChzGx4f9GRdb25HMsYhqlCwG5lrLq9biZkxWOiqY&amp;#xA;22YiTra2kYMu1l1tQD30/bPm3wwYN0x18gb45AdQl1tp5j/sFB2T0FQ7R0nTNEV3j6o9feQzro1i&amp;#xA;OWA14Fm+Q8a1a8+Bvu/d/dMb2JY5uiPbhG/ktn4cqGU/er3pcvwCAAD//wMAUEsDBBQABgAIAAAA&amp;#xA;IQBAUIJzuAEAAMoDAAAOAAAAZHJzL2Uyb0RvYy54bWysU8tu2zAQvBfoPxC815IdIAgEyzk4aS9F&amp;#xA;G/TxAQy1lAjwBXJrSX/fJWXLRVMUaJHLio+d3dnhaH8/WcNOEJP2ruXbTc0ZOOk77fqWf//2/t0d&amp;#xA;ZwmF64TxDlo+Q+L3h7dv9mNoYOcHbzqIjIq41Iyh5QNiaKoqyQGsSBsfwNGl8tEKpG3sqy6Kkapb&amp;#xA;U+3q+rYafexC9BJSotOH5ZIfSn2lQOJnpRIgMy0nblhiLPE5x+qwF00fRRi0PNMQ/8HCCu2o6Vrq&amp;#xA;QaBgP6J+UcpqGX3yCjfS28orpSWUGWiabf3bNF8HEaDMQuKksMqUXq+s/HQ6uqdIMowhNSk8xTzF&amp;#xA;pKLNX+LHpiLWvIoFEzJJh7ubm9s7klRerqorLsSEH8BblhctTxiF7gc8eufoRXzcFq3E6WNC6kzA&amp;#xA;CyA3NS5HFNo8uo7hHMg2GLVwvYH8XpSeU6or4bLC2cAC/wKK6Y4oLm2Kl+BoIjsJcoGQEhxu10qU&amp;#xA;nWFKG7MC68Lvr8BzfoZC8dm/gFdE6ewdrmCrnY9/6o7ThbJa8i8KLHNnCZ59N5enLNKQYYpWZ3Nn&amp;#xA;R/66L/DrL3j4CQAA//8DAFBLAwQUAAYACAAAACEAqQvy69wAAAAJAQAADwAAAGRycy9kb3ducmV2&amp;#xA;LnhtbEyPwU7DMBBE70j8g7VI3KjTgKI2xKkQEj2CaDnAzY23dtR4HcVuEvh6FnGA4848zc5Um9l3&amp;#xA;YsQhtoEULBcZCKQmmJasgrf9080KREyajO4CoYJPjLCpLy8qXZow0SuOu2QFh1AstQKXUl9KGRuH&amp;#xA;XsdF6JHYO4bB68TnYKUZ9MThvpN5lhXS65b4g9M9PjpsTruzV/Bi30ef07aVx/XH19Y+m5ObklLX&amp;#xA;V/PDPYiEc/qD4ac+V4eaOx3CmUwUnYJ8lReMslHwBAZul+s7EIdfQdaV/L+g/gYAAP//AwBQSwEC&amp;#xA;LQAUAAYACAAAACEAtoM4kv4AAADhAQAAEwAAAAAAAAAAAAAAAAAAAAAAW0NvbnRlbnRfVHlwZXNd&amp;#xA;LnhtbFBLAQItABQABgAIAAAAIQA4/SH/1gAAAJQBAAALAAAAAAAAAAAAAAAAAC8BAABfcmVscy8u&amp;#xA;cmVsc1BLAQItABQABgAIAAAAIQBAUIJzuAEAAMoDAAAOAAAAAAAAAAAAAAAAAC4CAABkcnMvZTJv&amp;#xA;RG9jLnhtbFBLAQItABQABgAIAAAAIQCpC/Lr3AAAAAkBAAAPAAAAAAAAAAAAAAAAABIEAABkcnMv&amp;#xA;ZG93bnJldi54bWxQSwUGAAAAAAQABADzAAAAGwUAAAAA&amp;#xA;" strokecolor="#4472c4 [3204]" strokeweight=".5pt">
                <v:stroke endarrow="block" joinstyle="miter"/>
              </v:shape>
            </w:pict>
          </mc:Fallback>
        </mc:AlternateContent>
      </w:r>
      <w:r w:rsidRPr="000C0860">
        <w:rPr>
          <w:rFonts w:cstheme="minorHAnsi"/>
          <w:noProof/>
          <w:szCs w:val="24"/>
        </w:rPr>
        <mc:AlternateContent>
          <mc:Choice Requires="wps">
            <w:drawing>
              <wp:anchor distT="0" distB="0" distL="114300" distR="114300" simplePos="0" relativeHeight="251658251" behindDoc="0" locked="0" layoutInCell="1" allowOverlap="1" wp14:anchorId="4C3D4E18" wp14:editId="66E9C063">
                <wp:simplePos x="0" y="0"/>
                <wp:positionH relativeFrom="column">
                  <wp:posOffset>3534009</wp:posOffset>
                </wp:positionH>
                <wp:positionV relativeFrom="paragraph">
                  <wp:posOffset>99260</wp:posOffset>
                </wp:positionV>
                <wp:extent cx="233680" cy="0"/>
                <wp:effectExtent l="0" t="76200" r="13970" b="95250"/>
                <wp:wrapNone/>
                <wp:docPr id="1638704284" name="Straight Arrow Connector 1638704284"/>
                <wp:cNvGraphicFramePr/>
                <a:graphic xmlns:a="http://schemas.openxmlformats.org/drawingml/2006/main">
                  <a:graphicData uri="http://schemas.microsoft.com/office/word/2010/wordprocessingShape">
                    <wps:wsp>
                      <wps:cNvCnPr/>
                      <wps:spPr>
                        <a:xfrm>
                          <a:off x="0" y="0"/>
                          <a:ext cx="23368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dtfl="http://schemas.microsoft.com/office/word/2024/wordml/sdtformatlock">
            <w:pict>
              <v:shape w14:anchorId="37421801" id="Straight Arrow Connector 1638704284" o:spid="_x0000_s1026" type="#_x0000_t32" style="position:absolute;margin-left:278.25pt;margin-top:7.8pt;width:18.4pt;height:0;z-index:251658251;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amp;#xA;90jcwfIWJU67QAgl6YK0S0CoHGBkTxKLZGx5TGhvj5O2G0SRWNoz/78nu9wcxkFMGNg6quQqL6RA&amp;#xA;0s5Y6ir5vt9lD1JwBDIwOMJKHpHlpr69KfdHjyxSmriSfYz+USnWPY7AufNIadK6MEJMx9ApD/oD&amp;#xA;OlTrorhX2lFEilmcO2RdNtjC5xDF9pCuTyYBB5bi6bQ4syoJ3g9WQ0ymaiLzg5KdCXlKLjvcW893&amp;#xA;SUOqXwnz5DrgnHtJTxOsQfEKIT7DmDSUCaxw7Rqn8787ZsmRM9e2VmPeBN4uqYvTtW7jvijg9N/y&amp;#xA;JsXecLq0q+WD6m8AAAD//wMAUEsDBBQABgAIAAAAIQA4/SH/1gAAAJQBAAALAAAAX3JlbHMvLnJl&amp;#xA;bHOkkMFqwzAMhu+DvYPRfXGawxijTi+j0GvpHsDYimMaW0Yy2fr2M4PBMnrbUb/Q94l/f/hMi1qR&amp;#xA;JVI2sOt6UJgd+ZiDgffL8ekFlFSbvV0oo4EbChzGx4f9GRdb25HMsYhqlCwG5lrLq9biZkxWOiqY&amp;#xA;22YiTra2kYMu1l1tQD30/bPm3wwYN0x18gb45AdQl1tp5j/sFB2T0FQ7R0nTNEV3j6o9feQzro1i&amp;#xA;OWA14Fm+Q8a1a8+Bvu/d/dMb2JY5uiPbhG/ktn4cqGU/er3pcvwCAAD//wMAUEsDBBQABgAIAAAA&amp;#xA;IQBAUIJzuAEAAMoDAAAOAAAAZHJzL2Uyb0RvYy54bWysU8tu2zAQvBfoPxC815IdIAgEyzk4aS9F&amp;#xA;G/TxAQy1lAjwBXJrSX/fJWXLRVMUaJHLio+d3dnhaH8/WcNOEJP2ruXbTc0ZOOk77fqWf//2/t0d&amp;#xA;ZwmF64TxDlo+Q+L3h7dv9mNoYOcHbzqIjIq41Iyh5QNiaKoqyQGsSBsfwNGl8tEKpG3sqy6Kkapb&amp;#xA;U+3q+rYafexC9BJSotOH5ZIfSn2lQOJnpRIgMy0nblhiLPE5x+qwF00fRRi0PNMQ/8HCCu2o6Vrq&amp;#xA;QaBgP6J+UcpqGX3yCjfS28orpSWUGWiabf3bNF8HEaDMQuKksMqUXq+s/HQ6uqdIMowhNSk8xTzF&amp;#xA;pKLNX+LHpiLWvIoFEzJJh7ubm9s7klRerqorLsSEH8BblhctTxiF7gc8eufoRXzcFq3E6WNC6kzA&amp;#xA;CyA3NS5HFNo8uo7hHMg2GLVwvYH8XpSeU6or4bLC2cAC/wKK6Y4oLm2Kl+BoIjsJcoGQEhxu10qU&amp;#xA;nWFKG7MC68Lvr8BzfoZC8dm/gFdE6ewdrmCrnY9/6o7ThbJa8i8KLHNnCZ59N5enLNKQYYpWZ3Nn&amp;#xA;R/66L/DrL3j4CQAA//8DAFBLAwQUAAYACAAAACEAKgQ1g9wAAAAJAQAADwAAAGRycy9kb3ducmV2&amp;#xA;LnhtbEyPwU7DMAyG70i8Q2QkbixlUytWmk4IiR1BbBzgljVeUq1xqiZrC0+PEQc42v+n35+rzew7&amp;#xA;MeIQ20AKbhcZCKQmmJasgrf9080diJg0Gd0FQgWfGGFTX15UujRholccd8kKLqFYagUupb6UMjYO&amp;#xA;vY6L0CNxdgyD14nHwUoz6InLfSeXWVZIr1viC073+OiwOe3OXsGLfR/9kratPK4/vrb22ZzclJS6&amp;#xA;vpof7kEknNMfDD/6rA41Ox3CmUwUnYI8L3JGOcgLEAzk69UKxOF3IetK/v+g/gYAAP//AwBQSwEC&amp;#xA;LQAUAAYACAAAACEAtoM4kv4AAADhAQAAEwAAAAAAAAAAAAAAAAAAAAAAW0NvbnRlbnRfVHlwZXNd&amp;#xA;LnhtbFBLAQItABQABgAIAAAAIQA4/SH/1gAAAJQBAAALAAAAAAAAAAAAAAAAAC8BAABfcmVscy8u&amp;#xA;cmVsc1BLAQItABQABgAIAAAAIQBAUIJzuAEAAMoDAAAOAAAAAAAAAAAAAAAAAC4CAABkcnMvZTJv&amp;#xA;RG9jLnhtbFBLAQItABQABgAIAAAAIQAqBDWD3AAAAAkBAAAPAAAAAAAAAAAAAAAAABIEAABkcnMv&amp;#xA;ZG93bnJldi54bWxQSwUGAAAAAAQABADzAAAAGwUAAAAA&amp;#xA;" strokecolor="#4472c4 [3204]" strokeweight=".5pt">
                <v:stroke endarrow="block" joinstyle="miter"/>
              </v:shape>
            </w:pict>
          </mc:Fallback>
        </mc:AlternateContent>
      </w:r>
      <w:r w:rsidRPr="000C0860">
        <w:rPr>
          <w:rFonts w:cstheme="minorHAnsi"/>
          <w:noProof/>
          <w:szCs w:val="24"/>
        </w:rPr>
        <mc:AlternateContent>
          <mc:Choice Requires="wps">
            <w:drawing>
              <wp:anchor distT="0" distB="0" distL="114300" distR="114300" simplePos="0" relativeHeight="251658253" behindDoc="0" locked="0" layoutInCell="1" allowOverlap="1" wp14:anchorId="308695B8" wp14:editId="362A8212">
                <wp:simplePos x="0" y="0"/>
                <wp:positionH relativeFrom="column">
                  <wp:posOffset>1530417</wp:posOffset>
                </wp:positionH>
                <wp:positionV relativeFrom="paragraph">
                  <wp:posOffset>296511</wp:posOffset>
                </wp:positionV>
                <wp:extent cx="233680" cy="0"/>
                <wp:effectExtent l="0" t="76200" r="13970" b="95250"/>
                <wp:wrapNone/>
                <wp:docPr id="1638704286" name="Straight Arrow Connector 1638704286"/>
                <wp:cNvGraphicFramePr/>
                <a:graphic xmlns:a="http://schemas.openxmlformats.org/drawingml/2006/main">
                  <a:graphicData uri="http://schemas.microsoft.com/office/word/2010/wordprocessingShape">
                    <wps:wsp>
                      <wps:cNvCnPr/>
                      <wps:spPr>
                        <a:xfrm>
                          <a:off x="0" y="0"/>
                          <a:ext cx="23368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dtfl="http://schemas.microsoft.com/office/word/2024/wordml/sdtformatlock">
            <w:pict>
              <v:shape w14:anchorId="4E4FCBAC" id="Straight Arrow Connector 1638704286" o:spid="_x0000_s1026" type="#_x0000_t32" style="position:absolute;margin-left:120.5pt;margin-top:23.35pt;width:18.4pt;height:0;z-index:251658253;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amp;#xA;90jcwfIWJU67QAgl6YK0S0CoHGBkTxKLZGx5TGhvj5O2G0SRWNoz/78nu9wcxkFMGNg6quQqL6RA&amp;#xA;0s5Y6ir5vt9lD1JwBDIwOMJKHpHlpr69KfdHjyxSmriSfYz+USnWPY7AufNIadK6MEJMx9ApD/oD&amp;#xA;OlTrorhX2lFEilmcO2RdNtjC5xDF9pCuTyYBB5bi6bQ4syoJ3g9WQ0ymaiLzg5KdCXlKLjvcW893&amp;#xA;SUOqXwnz5DrgnHtJTxOsQfEKIT7DmDSUCaxw7Rqn8787ZsmRM9e2VmPeBN4uqYvTtW7jvijg9N/y&amp;#xA;JsXecLq0q+WD6m8AAAD//wMAUEsDBBQABgAIAAAAIQA4/SH/1gAAAJQBAAALAAAAX3JlbHMvLnJl&amp;#xA;bHOkkMFqwzAMhu+DvYPRfXGawxijTi+j0GvpHsDYimMaW0Yy2fr2M4PBMnrbUb/Q94l/f/hMi1qR&amp;#xA;JVI2sOt6UJgd+ZiDgffL8ekFlFSbvV0oo4EbChzGx4f9GRdb25HMsYhqlCwG5lrLq9biZkxWOiqY&amp;#xA;22YiTra2kYMu1l1tQD30/bPm3wwYN0x18gb45AdQl1tp5j/sFB2T0FQ7R0nTNEV3j6o9feQzro1i&amp;#xA;OWA14Fm+Q8a1a8+Bvu/d/dMb2JY5uiPbhG/ktn4cqGU/er3pcvwCAAD//wMAUEsDBBQABgAIAAAA&amp;#xA;IQBAUIJzuAEAAMoDAAAOAAAAZHJzL2Uyb0RvYy54bWysU8tu2zAQvBfoPxC815IdIAgEyzk4aS9F&amp;#xA;G/TxAQy1lAjwBXJrSX/fJWXLRVMUaJHLio+d3dnhaH8/WcNOEJP2ruXbTc0ZOOk77fqWf//2/t0d&amp;#xA;ZwmF64TxDlo+Q+L3h7dv9mNoYOcHbzqIjIq41Iyh5QNiaKoqyQGsSBsfwNGl8tEKpG3sqy6Kkapb&amp;#xA;U+3q+rYafexC9BJSotOH5ZIfSn2lQOJnpRIgMy0nblhiLPE5x+qwF00fRRi0PNMQ/8HCCu2o6Vrq&amp;#xA;QaBgP6J+UcpqGX3yCjfS28orpSWUGWiabf3bNF8HEaDMQuKksMqUXq+s/HQ6uqdIMowhNSk8xTzF&amp;#xA;pKLNX+LHpiLWvIoFEzJJh7ubm9s7klRerqorLsSEH8BblhctTxiF7gc8eufoRXzcFq3E6WNC6kzA&amp;#xA;CyA3NS5HFNo8uo7hHMg2GLVwvYH8XpSeU6or4bLC2cAC/wKK6Y4oLm2Kl+BoIjsJcoGQEhxu10qU&amp;#xA;nWFKG7MC68Lvr8BzfoZC8dm/gFdE6ewdrmCrnY9/6o7ThbJa8i8KLHNnCZ59N5enLNKQYYpWZ3Nn&amp;#xA;R/66L/DrL3j4CQAA//8DAFBLAwQUAAYACAAAACEAmrd1dt0AAAAJAQAADwAAAGRycy9kb3ducmV2&amp;#xA;LnhtbEyPwU7DMAyG70i8Q2QkbixdNa1Qmk4IiR1BbBzgljVeUq1xqiZrC0+PEQc42v71+/uqzew7&amp;#xA;MeIQ20AKlosMBFITTEtWwdv+6eYWREyajO4CoYJPjLCpLy8qXZow0SuOu2QFl1AstQKXUl9KGRuH&amp;#xA;XsdF6JH4dgyD14nHwUoz6InLfSfzLFtLr1viD073+OiwOe3OXsGLfR99TttWHu8+vrb22ZzclJS6&amp;#xA;vpof7kEknNNfGH7wGR1qZjqEM5koOgX5askuScFqXYDgQF4U7HL4Xci6kv8N6m8AAAD//wMAUEsB&amp;#xA;Ai0AFAAGAAgAAAAhALaDOJL+AAAA4QEAABMAAAAAAAAAAAAAAAAAAAAAAFtDb250ZW50X1R5cGVz&amp;#xA;XS54bWxQSwECLQAUAAYACAAAACEAOP0h/9YAAACUAQAACwAAAAAAAAAAAAAAAAAvAQAAX3JlbHMv&amp;#xA;LnJlbHNQSwECLQAUAAYACAAAACEAQFCCc7gBAADKAwAADgAAAAAAAAAAAAAAAAAuAgAAZHJzL2Uy&amp;#xA;b0RvYy54bWxQSwECLQAUAAYACAAAACEAmrd1dt0AAAAJAQAADwAAAAAAAAAAAAAAAAASBAAAZHJz&amp;#xA;L2Rvd25yZXYueG1sUEsFBgAAAAAEAAQA8wAAABwFAAAAAA==&amp;#xA;" strokecolor="#4472c4 [3204]" strokeweight=".5pt">
                <v:stroke endarrow="block" joinstyle="miter"/>
              </v:shape>
            </w:pict>
          </mc:Fallback>
        </mc:AlternateContent>
      </w:r>
      <w:r w:rsidRPr="000C0860">
        <w:rPr>
          <w:rFonts w:cstheme="minorHAnsi"/>
          <w:noProof/>
          <w:szCs w:val="24"/>
        </w:rPr>
        <mc:AlternateContent>
          <mc:Choice Requires="wps">
            <w:drawing>
              <wp:anchor distT="0" distB="0" distL="114300" distR="114300" simplePos="0" relativeHeight="251658249" behindDoc="0" locked="0" layoutInCell="1" allowOverlap="1" wp14:anchorId="17CCB84B" wp14:editId="23C6E13A">
                <wp:simplePos x="0" y="0"/>
                <wp:positionH relativeFrom="column">
                  <wp:posOffset>375920</wp:posOffset>
                </wp:positionH>
                <wp:positionV relativeFrom="paragraph">
                  <wp:posOffset>94017</wp:posOffset>
                </wp:positionV>
                <wp:extent cx="233680" cy="0"/>
                <wp:effectExtent l="0" t="76200" r="13970" b="95250"/>
                <wp:wrapNone/>
                <wp:docPr id="1638704283" name="Straight Arrow Connector 1638704283"/>
                <wp:cNvGraphicFramePr/>
                <a:graphic xmlns:a="http://schemas.openxmlformats.org/drawingml/2006/main">
                  <a:graphicData uri="http://schemas.microsoft.com/office/word/2010/wordprocessingShape">
                    <wps:wsp>
                      <wps:cNvCnPr/>
                      <wps:spPr>
                        <a:xfrm>
                          <a:off x="0" y="0"/>
                          <a:ext cx="23368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dtfl="http://schemas.microsoft.com/office/word/2024/wordml/sdtformatlock">
            <w:pict>
              <v:shape w14:anchorId="4C3DB07C" id="Straight Arrow Connector 1638704283" o:spid="_x0000_s1026" type="#_x0000_t32" style="position:absolute;margin-left:29.6pt;margin-top:7.4pt;width:18.4pt;height:0;z-index:251658249;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amp;#xA;90jcwfIWJU67QAgl6YK0S0CoHGBkTxKLZGx5TGhvj5O2G0SRWNoz/78nu9wcxkFMGNg6quQqL6RA&amp;#xA;0s5Y6ir5vt9lD1JwBDIwOMJKHpHlpr69KfdHjyxSmriSfYz+USnWPY7AufNIadK6MEJMx9ApD/oD&amp;#xA;OlTrorhX2lFEilmcO2RdNtjC5xDF9pCuTyYBB5bi6bQ4syoJ3g9WQ0ymaiLzg5KdCXlKLjvcW893&amp;#xA;SUOqXwnz5DrgnHtJTxOsQfEKIT7DmDSUCaxw7Rqn8787ZsmRM9e2VmPeBN4uqYvTtW7jvijg9N/y&amp;#xA;JsXecLq0q+WD6m8AAAD//wMAUEsDBBQABgAIAAAAIQA4/SH/1gAAAJQBAAALAAAAX3JlbHMvLnJl&amp;#xA;bHOkkMFqwzAMhu+DvYPRfXGawxijTi+j0GvpHsDYimMaW0Yy2fr2M4PBMnrbUb/Q94l/f/hMi1qR&amp;#xA;JVI2sOt6UJgd+ZiDgffL8ekFlFSbvV0oo4EbChzGx4f9GRdb25HMsYhqlCwG5lrLq9biZkxWOiqY&amp;#xA;22YiTra2kYMu1l1tQD30/bPm3wwYN0x18gb45AdQl1tp5j/sFB2T0FQ7R0nTNEV3j6o9feQzro1i&amp;#xA;OWA14Fm+Q8a1a8+Bvu/d/dMb2JY5uiPbhG/ktn4cqGU/er3pcvwCAAD//wMAUEsDBBQABgAIAAAA&amp;#xA;IQBAUIJzuAEAAMoDAAAOAAAAZHJzL2Uyb0RvYy54bWysU8tu2zAQvBfoPxC815IdIAgEyzk4aS9F&amp;#xA;G/TxAQy1lAjwBXJrSX/fJWXLRVMUaJHLio+d3dnhaH8/WcNOEJP2ruXbTc0ZOOk77fqWf//2/t0d&amp;#xA;ZwmF64TxDlo+Q+L3h7dv9mNoYOcHbzqIjIq41Iyh5QNiaKoqyQGsSBsfwNGl8tEKpG3sqy6Kkapb&amp;#xA;U+3q+rYafexC9BJSotOH5ZIfSn2lQOJnpRIgMy0nblhiLPE5x+qwF00fRRi0PNMQ/8HCCu2o6Vrq&amp;#xA;QaBgP6J+UcpqGX3yCjfS28orpSWUGWiabf3bNF8HEaDMQuKksMqUXq+s/HQ6uqdIMowhNSk8xTzF&amp;#xA;pKLNX+LHpiLWvIoFEzJJh7ubm9s7klRerqorLsSEH8BblhctTxiF7gc8eufoRXzcFq3E6WNC6kzA&amp;#xA;CyA3NS5HFNo8uo7hHMg2GLVwvYH8XpSeU6or4bLC2cAC/wKK6Y4oLm2Kl+BoIjsJcoGQEhxu10qU&amp;#xA;nWFKG7MC68Lvr8BzfoZC8dm/gFdE6ewdrmCrnY9/6o7ThbJa8i8KLHNnCZ59N5enLNKQYYpWZ3Nn&amp;#xA;R/66L/DrL3j4CQAA//8DAFBLAwQUAAYACAAAACEArhZtY9oAAAAHAQAADwAAAGRycy9kb3ducmV2&amp;#xA;LnhtbEyPwU7DMBBE70j8g7VI3KjTCCqSxqkQEj2CaDnAzY23dtR4HcVuEvh6FnGA4+yMZt9Um9l3&amp;#xA;YsQhtoEULBcZCKQmmJasgrf90809iJg0Gd0FQgWfGGFTX15UujRholccd8kKLqFYagUupb6UMjYO&amp;#xA;vY6L0COxdwyD14nlYKUZ9MTlvpN5lq2k1y3xB6d7fHTYnHZnr+DFvo8+p20rj8XH19Y+m5ObklLX&amp;#xA;V/PDGkTCOf2F4Qef0aFmpkM4k4miU3BX5Jzk+y0vYL9Y8bTDr5Z1Jf/z198AAAD//wMAUEsBAi0A&amp;#xA;FAAGAAgAAAAhALaDOJL+AAAA4QEAABMAAAAAAAAAAAAAAAAAAAAAAFtDb250ZW50X1R5cGVzXS54&amp;#xA;bWxQSwECLQAUAAYACAAAACEAOP0h/9YAAACUAQAACwAAAAAAAAAAAAAAAAAvAQAAX3JlbHMvLnJl&amp;#xA;bHNQSwECLQAUAAYACAAAACEAQFCCc7gBAADKAwAADgAAAAAAAAAAAAAAAAAuAgAAZHJzL2Uyb0Rv&amp;#xA;Yy54bWxQSwECLQAUAAYACAAAACEArhZtY9oAAAAHAQAADwAAAAAAAAAAAAAAAAASBAAAZHJzL2Rv&amp;#xA;d25yZXYueG1sUEsFBgAAAAAEAAQA8wAAABkFAAAAAA==&amp;#xA;" strokecolor="#4472c4 [3204]" strokeweight=".5pt">
                <v:stroke endarrow="block" joinstyle="miter"/>
              </v:shape>
            </w:pict>
          </mc:Fallback>
        </mc:AlternateContent>
      </w:r>
      <w:r w:rsidRPr="000C0860">
        <w:rPr>
          <w:rFonts w:cstheme="minorHAnsi"/>
          <w:noProof/>
          <w:szCs w:val="24"/>
        </w:rPr>
        <mc:AlternateContent>
          <mc:Choice Requires="wps">
            <w:drawing>
              <wp:anchor distT="0" distB="0" distL="114300" distR="114300" simplePos="0" relativeHeight="251658252" behindDoc="0" locked="0" layoutInCell="1" allowOverlap="1" wp14:anchorId="1FBB2897" wp14:editId="6A10FD5F">
                <wp:simplePos x="0" y="0"/>
                <wp:positionH relativeFrom="column">
                  <wp:posOffset>4769522</wp:posOffset>
                </wp:positionH>
                <wp:positionV relativeFrom="paragraph">
                  <wp:posOffset>97155</wp:posOffset>
                </wp:positionV>
                <wp:extent cx="233680" cy="0"/>
                <wp:effectExtent l="0" t="76200" r="13970" b="95250"/>
                <wp:wrapNone/>
                <wp:docPr id="1638704285" name="Straight Arrow Connector 1638704285"/>
                <wp:cNvGraphicFramePr/>
                <a:graphic xmlns:a="http://schemas.openxmlformats.org/drawingml/2006/main">
                  <a:graphicData uri="http://schemas.microsoft.com/office/word/2010/wordprocessingShape">
                    <wps:wsp>
                      <wps:cNvCnPr/>
                      <wps:spPr>
                        <a:xfrm>
                          <a:off x="0" y="0"/>
                          <a:ext cx="23368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dtfl="http://schemas.microsoft.com/office/word/2024/wordml/sdtformatlock">
            <w:pict>
              <v:shape w14:anchorId="035E958B" id="Straight Arrow Connector 1638704285" o:spid="_x0000_s1026" type="#_x0000_t32" style="position:absolute;margin-left:375.55pt;margin-top:7.65pt;width:18.4pt;height:0;z-index:2516582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amp;#xA;90jcwfIWJU67QAgl6YK0S0CoHGBkTxKLZGx5TGhvj5O2G0SRWNoz/78nu9wcxkFMGNg6quQqL6RA&amp;#xA;0s5Y6ir5vt9lD1JwBDIwOMJKHpHlpr69KfdHjyxSmriSfYz+USnWPY7AufNIadK6MEJMx9ApD/oD&amp;#xA;OlTrorhX2lFEilmcO2RdNtjC5xDF9pCuTyYBB5bi6bQ4syoJ3g9WQ0ymaiLzg5KdCXlKLjvcW893&amp;#xA;SUOqXwnz5DrgnHtJTxOsQfEKIT7DmDSUCaxw7Rqn8787ZsmRM9e2VmPeBN4uqYvTtW7jvijg9N/y&amp;#xA;JsXecLq0q+WD6m8AAAD//wMAUEsDBBQABgAIAAAAIQA4/SH/1gAAAJQBAAALAAAAX3JlbHMvLnJl&amp;#xA;bHOkkMFqwzAMhu+DvYPRfXGawxijTi+j0GvpHsDYimMaW0Yy2fr2M4PBMnrbUb/Q94l/f/hMi1qR&amp;#xA;JVI2sOt6UJgd+ZiDgffL8ekFlFSbvV0oo4EbChzGx4f9GRdb25HMsYhqlCwG5lrLq9biZkxWOiqY&amp;#xA;22YiTra2kYMu1l1tQD30/bPm3wwYN0x18gb45AdQl1tp5j/sFB2T0FQ7R0nTNEV3j6o9feQzro1i&amp;#xA;OWA14Fm+Q8a1a8+Bvu/d/dMb2JY5uiPbhG/ktn4cqGU/er3pcvwCAAD//wMAUEsDBBQABgAIAAAA&amp;#xA;IQBAUIJzuAEAAMoDAAAOAAAAZHJzL2Uyb0RvYy54bWysU8tu2zAQvBfoPxC815IdIAgEyzk4aS9F&amp;#xA;G/TxAQy1lAjwBXJrSX/fJWXLRVMUaJHLio+d3dnhaH8/WcNOEJP2ruXbTc0ZOOk77fqWf//2/t0d&amp;#xA;ZwmF64TxDlo+Q+L3h7dv9mNoYOcHbzqIjIq41Iyh5QNiaKoqyQGsSBsfwNGl8tEKpG3sqy6Kkapb&amp;#xA;U+3q+rYafexC9BJSotOH5ZIfSn2lQOJnpRIgMy0nblhiLPE5x+qwF00fRRi0PNMQ/8HCCu2o6Vrq&amp;#xA;QaBgP6J+UcpqGX3yCjfS28orpSWUGWiabf3bNF8HEaDMQuKksMqUXq+s/HQ6uqdIMowhNSk8xTzF&amp;#xA;pKLNX+LHpiLWvIoFEzJJh7ubm9s7klRerqorLsSEH8BblhctTxiF7gc8eufoRXzcFq3E6WNC6kzA&amp;#xA;CyA3NS5HFNo8uo7hHMg2GLVwvYH8XpSeU6or4bLC2cAC/wKK6Y4oLm2Kl+BoIjsJcoGQEhxu10qU&amp;#xA;nWFKG7MC68Lvr8BzfoZC8dm/gFdE6ewdrmCrnY9/6o7ThbJa8i8KLHNnCZ59N5enLNKQYYpWZ3Nn&amp;#xA;R/66L/DrL3j4CQAA//8DAFBLAwQUAAYACAAAACEA/ixGtN0AAAAJAQAADwAAAGRycy9kb3ducmV2&amp;#xA;LnhtbEyPwU7DMAyG70i8Q2Qkbizt0OjWNZ0QEjuCGBzYLWu8plrjVE3WFp4eIw7jaP+ffn8uNpNr&amp;#xA;xYB9aDwpSGcJCKTKm4ZqBR/vz3dLECFqMrr1hAq+MMCmvL4qdG78SG847GItuIRCrhXYGLtcylBZ&amp;#xA;dDrMfIfE2dH3Tkce+1qaXo9c7lo5T5IH6XRDfMHqDp8sVqfd2Sl4rT8HN6dtI4+r/fe2fjEnO0al&amp;#xA;bm+mxzWIiFO8wPCrz+pQstPBn8kE0SrIFmnKKAeLexAMZMtsBeLwt5BlIf9/UP4AAAD//wMAUEsB&amp;#xA;Ai0AFAAGAAgAAAAhALaDOJL+AAAA4QEAABMAAAAAAAAAAAAAAAAAAAAAAFtDb250ZW50X1R5cGVz&amp;#xA;XS54bWxQSwECLQAUAAYACAAAACEAOP0h/9YAAACUAQAACwAAAAAAAAAAAAAAAAAvAQAAX3JlbHMv&amp;#xA;LnJlbHNQSwECLQAUAAYACAAAACEAQFCCc7gBAADKAwAADgAAAAAAAAAAAAAAAAAuAgAAZHJzL2Uy&amp;#xA;b0RvYy54bWxQSwECLQAUAAYACAAAACEA/ixGtN0AAAAJAQAADwAAAAAAAAAAAAAAAAASBAAAZHJz&amp;#xA;L2Rvd25yZXYueG1sUEsFBgAAAAAEAAQA8wAAABwFAAAAAA==&amp;#xA;" strokecolor="#4472c4 [3204]" strokeweight=".5pt">
                <v:stroke endarrow="block" joinstyle="miter"/>
              </v:shape>
            </w:pict>
          </mc:Fallback>
        </mc:AlternateContent>
      </w:r>
      <w:r w:rsidR="22E10869" w:rsidRPr="3F73A1A6">
        <w:t xml:space="preserve">Menu </w:t>
      </w:r>
      <w:r w:rsidRPr="000C0860">
        <w:rPr>
          <w:rFonts w:cstheme="minorHAnsi"/>
          <w:szCs w:val="24"/>
        </w:rPr>
        <w:tab/>
      </w:r>
      <w:r w:rsidR="22E10869" w:rsidRPr="3F73A1A6">
        <w:t xml:space="preserve">      Islamic Operation</w:t>
      </w:r>
      <w:r w:rsidRPr="000C0860">
        <w:rPr>
          <w:rFonts w:cstheme="minorHAnsi"/>
          <w:szCs w:val="24"/>
        </w:rPr>
        <w:tab/>
      </w:r>
      <w:r w:rsidR="22E10869" w:rsidRPr="3F73A1A6">
        <w:t xml:space="preserve">       IS Credit Management</w:t>
      </w:r>
      <w:r w:rsidRPr="000C0860">
        <w:rPr>
          <w:rFonts w:cstheme="minorHAnsi"/>
          <w:szCs w:val="24"/>
        </w:rPr>
        <w:tab/>
      </w:r>
      <w:r w:rsidR="22E10869" w:rsidRPr="3F73A1A6">
        <w:t xml:space="preserve">          Finance Transaction          Arrangement Activities</w:t>
      </w:r>
      <w:r w:rsidR="1302F799" w:rsidRPr="3F73A1A6">
        <w:t xml:space="preserve"> </w:t>
      </w:r>
      <w:r w:rsidRPr="000C0860">
        <w:rPr>
          <w:rFonts w:cstheme="minorHAnsi"/>
          <w:szCs w:val="24"/>
        </w:rPr>
        <w:tab/>
      </w:r>
      <w:r w:rsidR="22E10869" w:rsidRPr="3F73A1A6">
        <w:t>AA Fund Transfer</w:t>
      </w:r>
    </w:p>
    <w:p w14:paraId="64210245" w14:textId="67E1F9D1" w:rsidR="001A0AA2" w:rsidRPr="000C0860" w:rsidRDefault="001A0AA2" w:rsidP="001A0AA2">
      <w:pPr>
        <w:jc w:val="both"/>
        <w:rPr>
          <w:rFonts w:cstheme="minorHAnsi"/>
          <w:szCs w:val="24"/>
        </w:rPr>
      </w:pPr>
      <w:r w:rsidRPr="000C0860">
        <w:rPr>
          <w:rFonts w:cstheme="minorHAnsi"/>
          <w:noProof/>
          <w:szCs w:val="24"/>
        </w:rPr>
        <w:drawing>
          <wp:inline distT="0" distB="0" distL="0" distR="0" wp14:anchorId="28D52185" wp14:editId="1373B666">
            <wp:extent cx="2832548" cy="2299251"/>
            <wp:effectExtent l="19050" t="19050" r="25400" b="25400"/>
            <wp:docPr id="599611997" name="Picture 1" descr="A screenshot of a computer&amp;#xA;&amp;#xA;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9611997" name="Picture 1" descr="A screenshot of a computer&amp;#xA;&amp;#xA;Description automatically generated"/>
                    <pic:cNvPicPr/>
                  </pic:nvPicPr>
                  <pic:blipFill rotWithShape="1">
                    <a:blip r:embed="rId70"/>
                    <a:srcRect l="24738" t="15687" r="27601" b="15535"/>
                    <a:stretch/>
                  </pic:blipFill>
                  <pic:spPr bwMode="auto">
                    <a:xfrm>
                      <a:off x="0" y="0"/>
                      <a:ext cx="2832745" cy="2299411"/>
                    </a:xfrm>
                    <a:prstGeom prst="rect">
                      <a:avLst/>
                    </a:prstGeom>
                    <a:ln>
                      <a:solidFill>
                        <a:schemeClr val="accent1"/>
                      </a:solidFill>
                    </a:ln>
                    <a:extLst>
                      <a:ext uri="{53640926-AAD7-44D8-BBD7-CCE9431645EC}">
                        <a14:shadowObscured xmlns:a14="http://schemas.microsoft.com/office/drawing/2010/main"/>
                      </a:ext>
                    </a:extLst>
                  </pic:spPr>
                </pic:pic>
              </a:graphicData>
            </a:graphic>
          </wp:inline>
        </w:drawing>
      </w:r>
      <w:r w:rsidRPr="000C0860">
        <w:rPr>
          <w:rFonts w:cstheme="minorHAnsi"/>
          <w:szCs w:val="24"/>
        </w:rPr>
        <w:t xml:space="preserve">  </w:t>
      </w:r>
    </w:p>
    <w:p w14:paraId="6160F997" w14:textId="3848E94D" w:rsidR="001A0AA2" w:rsidRPr="000C0860" w:rsidRDefault="001A0AA2" w:rsidP="001A0AA2">
      <w:pPr>
        <w:rPr>
          <w:rFonts w:cstheme="minorHAnsi"/>
          <w:szCs w:val="24"/>
        </w:rPr>
      </w:pPr>
      <w:r w:rsidRPr="000C0860">
        <w:rPr>
          <w:rFonts w:cstheme="minorHAnsi"/>
          <w:szCs w:val="24"/>
        </w:rPr>
        <w:t xml:space="preserve">User will mention Credit account as customer repayment account and the debit account of AL Rajhi Bank (2000003363) and the due amount as per bill </w:t>
      </w:r>
    </w:p>
    <w:p w14:paraId="6053FE9B" w14:textId="03B78A86" w:rsidR="001A0AA2" w:rsidRPr="000C0860" w:rsidRDefault="001A0AA2" w:rsidP="001A0AA2">
      <w:pPr>
        <w:rPr>
          <w:rFonts w:cstheme="minorHAnsi"/>
          <w:szCs w:val="24"/>
        </w:rPr>
      </w:pPr>
      <w:r w:rsidRPr="000C0860">
        <w:rPr>
          <w:rFonts w:cstheme="minorHAnsi"/>
          <w:noProof/>
          <w:szCs w:val="24"/>
        </w:rPr>
        <w:drawing>
          <wp:inline distT="0" distB="0" distL="0" distR="0" wp14:anchorId="59291AAE" wp14:editId="18F164D2">
            <wp:extent cx="5618535" cy="985632"/>
            <wp:effectExtent l="19050" t="19050" r="20320" b="24130"/>
            <wp:docPr id="19932862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3286220" name=""/>
                    <pic:cNvPicPr/>
                  </pic:nvPicPr>
                  <pic:blipFill rotWithShape="1">
                    <a:blip r:embed="rId71"/>
                    <a:srcRect l="2792" t="6438" r="2640" b="64069"/>
                    <a:stretch/>
                  </pic:blipFill>
                  <pic:spPr bwMode="auto">
                    <a:xfrm>
                      <a:off x="0" y="0"/>
                      <a:ext cx="5620804" cy="986030"/>
                    </a:xfrm>
                    <a:prstGeom prst="rect">
                      <a:avLst/>
                    </a:prstGeom>
                    <a:ln>
                      <a:solidFill>
                        <a:schemeClr val="accent1"/>
                      </a:solidFill>
                    </a:ln>
                    <a:extLst>
                      <a:ext uri="{53640926-AAD7-44D8-BBD7-CCE9431645EC}">
                        <a14:shadowObscured xmlns:a14="http://schemas.microsoft.com/office/drawing/2010/main"/>
                      </a:ext>
                    </a:extLst>
                  </pic:spPr>
                </pic:pic>
              </a:graphicData>
            </a:graphic>
          </wp:inline>
        </w:drawing>
      </w:r>
    </w:p>
    <w:p w14:paraId="115B579A" w14:textId="37693E07" w:rsidR="001A0AA2" w:rsidRPr="000C0860" w:rsidRDefault="001A0AA2" w:rsidP="001A0AA2">
      <w:pPr>
        <w:rPr>
          <w:rFonts w:cstheme="minorHAnsi"/>
          <w:szCs w:val="24"/>
        </w:rPr>
      </w:pPr>
      <w:r w:rsidRPr="000C0860">
        <w:rPr>
          <w:rFonts w:cstheme="minorHAnsi"/>
          <w:szCs w:val="24"/>
        </w:rPr>
        <w:t>Then validate and commit the record</w:t>
      </w:r>
    </w:p>
    <w:p w14:paraId="783C79DF" w14:textId="43BB5E1E" w:rsidR="001A0AA2" w:rsidRPr="000C0860" w:rsidRDefault="001A0AA2" w:rsidP="001A0AA2">
      <w:pPr>
        <w:rPr>
          <w:rFonts w:cstheme="minorHAnsi"/>
          <w:szCs w:val="24"/>
        </w:rPr>
      </w:pPr>
      <w:r w:rsidRPr="000C0860">
        <w:rPr>
          <w:rFonts w:cstheme="minorHAnsi"/>
          <w:noProof/>
          <w:szCs w:val="24"/>
        </w:rPr>
        <w:drawing>
          <wp:inline distT="0" distB="0" distL="0" distR="0" wp14:anchorId="7FB59D6F" wp14:editId="7565A0A9">
            <wp:extent cx="5637509" cy="941033"/>
            <wp:effectExtent l="19050" t="19050" r="20955" b="12065"/>
            <wp:docPr id="1723039499" name="Picture 1" descr="A screenshot of a computer&amp;#xA;&amp;#xA;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3039499" name="Picture 1" descr="A screenshot of a computer&amp;#xA;&amp;#xA;Description automatically generated"/>
                    <pic:cNvPicPr/>
                  </pic:nvPicPr>
                  <pic:blipFill rotWithShape="1">
                    <a:blip r:embed="rId72"/>
                    <a:srcRect l="2489" t="14888" r="2641" b="25003"/>
                    <a:stretch/>
                  </pic:blipFill>
                  <pic:spPr bwMode="auto">
                    <a:xfrm>
                      <a:off x="0" y="0"/>
                      <a:ext cx="5638767" cy="941243"/>
                    </a:xfrm>
                    <a:prstGeom prst="rect">
                      <a:avLst/>
                    </a:prstGeom>
                    <a:ln>
                      <a:solidFill>
                        <a:schemeClr val="accent1"/>
                      </a:solidFill>
                    </a:ln>
                    <a:extLst>
                      <a:ext uri="{53640926-AAD7-44D8-BBD7-CCE9431645EC}">
                        <a14:shadowObscured xmlns:a14="http://schemas.microsoft.com/office/drawing/2010/main"/>
                      </a:ext>
                    </a:extLst>
                  </pic:spPr>
                </pic:pic>
              </a:graphicData>
            </a:graphic>
          </wp:inline>
        </w:drawing>
      </w:r>
    </w:p>
    <w:p w14:paraId="431C526D" w14:textId="18D170C8" w:rsidR="001A0AA2" w:rsidRPr="000C0860" w:rsidRDefault="001A0AA2" w:rsidP="001A0AA2">
      <w:r w:rsidRPr="000C0860">
        <w:rPr>
          <w:rFonts w:cstheme="minorHAnsi"/>
          <w:noProof/>
          <w:szCs w:val="24"/>
        </w:rPr>
        <w:drawing>
          <wp:inline distT="0" distB="0" distL="0" distR="0" wp14:anchorId="56D15E9E" wp14:editId="3927AA8A">
            <wp:extent cx="5657391" cy="689684"/>
            <wp:effectExtent l="19050" t="19050" r="19685" b="15240"/>
            <wp:docPr id="1034823625" name="Picture 1" descr="A screenshot of a computer&amp;#xA;&amp;#xA;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823625" name="Picture 1" descr="A screenshot of a computer&amp;#xA;&amp;#xA;Description automatically generated"/>
                    <pic:cNvPicPr/>
                  </pic:nvPicPr>
                  <pic:blipFill rotWithShape="1">
                    <a:blip r:embed="rId73"/>
                    <a:srcRect l="2566" t="6574" r="2187" b="72784"/>
                    <a:stretch/>
                  </pic:blipFill>
                  <pic:spPr bwMode="auto">
                    <a:xfrm>
                      <a:off x="0" y="0"/>
                      <a:ext cx="5661111" cy="690138"/>
                    </a:xfrm>
                    <a:prstGeom prst="rect">
                      <a:avLst/>
                    </a:prstGeom>
                    <a:ln>
                      <a:solidFill>
                        <a:schemeClr val="accent1"/>
                      </a:solidFill>
                    </a:ln>
                    <a:extLst>
                      <a:ext uri="{53640926-AAD7-44D8-BBD7-CCE9431645EC}">
                        <a14:shadowObscured xmlns:a14="http://schemas.microsoft.com/office/drawing/2010/main"/>
                      </a:ext>
                    </a:extLst>
                  </pic:spPr>
                </pic:pic>
              </a:graphicData>
            </a:graphic>
          </wp:inline>
        </w:drawing>
      </w:r>
    </w:p>
    <w:p w14:paraId="37B28EBC" w14:textId="32D41802" w:rsidR="00DE5218" w:rsidRDefault="00DE5218">
      <w:r w:rsidRPr="7E14EE1E">
        <w:br w:type="page"/>
      </w:r>
    </w:p>
    <w:p w14:paraId="30930786" w14:textId="3C5583EA" w:rsidR="001A0AA2" w:rsidRPr="000C0860" w:rsidRDefault="001A0AA2" w:rsidP="001A0AA2">
      <w:pPr>
        <w:rPr>
          <w:rFonts w:cstheme="minorHAnsi"/>
          <w:szCs w:val="24"/>
        </w:rPr>
      </w:pPr>
      <w:r w:rsidRPr="000C0860">
        <w:rPr>
          <w:rFonts w:cstheme="minorHAnsi"/>
          <w:szCs w:val="24"/>
        </w:rPr>
        <w:lastRenderedPageBreak/>
        <w:t>The authorizer will authorize the FT by following the below navigation</w:t>
      </w:r>
    </w:p>
    <w:p w14:paraId="1394770D" w14:textId="55B1A973" w:rsidR="001A0AA2" w:rsidRPr="000C0860" w:rsidRDefault="001A0AA2" w:rsidP="001A0AA2">
      <w:pPr>
        <w:jc w:val="both"/>
        <w:rPr>
          <w:rFonts w:cstheme="minorHAnsi"/>
          <w:szCs w:val="24"/>
        </w:rPr>
      </w:pPr>
      <w:r w:rsidRPr="000C0860">
        <w:rPr>
          <w:rFonts w:cstheme="minorHAnsi"/>
          <w:noProof/>
          <w:szCs w:val="24"/>
        </w:rPr>
        <mc:AlternateContent>
          <mc:Choice Requires="wps">
            <w:drawing>
              <wp:anchor distT="0" distB="0" distL="114300" distR="114300" simplePos="0" relativeHeight="251658256" behindDoc="0" locked="0" layoutInCell="1" allowOverlap="1" wp14:anchorId="41C6537D" wp14:editId="707DB6B4">
                <wp:simplePos x="0" y="0"/>
                <wp:positionH relativeFrom="column">
                  <wp:posOffset>1831072</wp:posOffset>
                </wp:positionH>
                <wp:positionV relativeFrom="paragraph">
                  <wp:posOffset>87229</wp:posOffset>
                </wp:positionV>
                <wp:extent cx="233680" cy="0"/>
                <wp:effectExtent l="0" t="76200" r="13970" b="95250"/>
                <wp:wrapNone/>
                <wp:docPr id="1638704291" name="Straight Arrow Connector 1638704291"/>
                <wp:cNvGraphicFramePr/>
                <a:graphic xmlns:a="http://schemas.openxmlformats.org/drawingml/2006/main">
                  <a:graphicData uri="http://schemas.microsoft.com/office/word/2010/wordprocessingShape">
                    <wps:wsp>
                      <wps:cNvCnPr/>
                      <wps:spPr>
                        <a:xfrm>
                          <a:off x="0" y="0"/>
                          <a:ext cx="23368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dtfl="http://schemas.microsoft.com/office/word/2024/wordml/sdtformatlock">
            <w:pict>
              <v:shape w14:anchorId="313D6438" id="Straight Arrow Connector 1638704291" o:spid="_x0000_s1026" type="#_x0000_t32" style="position:absolute;margin-left:144.2pt;margin-top:6.85pt;width:18.4pt;height:0;z-index:2516582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amp;#xA;90jcwfIWJU67QAgl6YK0S0CoHGBkTxKLZGx5TGhvj5O2G0SRWNoz/78nu9wcxkFMGNg6quQqL6RA&amp;#xA;0s5Y6ir5vt9lD1JwBDIwOMJKHpHlpr69KfdHjyxSmriSfYz+USnWPY7AufNIadK6MEJMx9ApD/oD&amp;#xA;OlTrorhX2lFEilmcO2RdNtjC5xDF9pCuTyYBB5bi6bQ4syoJ3g9WQ0ymaiLzg5KdCXlKLjvcW893&amp;#xA;SUOqXwnz5DrgnHtJTxOsQfEKIT7DmDSUCaxw7Rqn8787ZsmRM9e2VmPeBN4uqYvTtW7jvijg9N/y&amp;#xA;JsXecLq0q+WD6m8AAAD//wMAUEsDBBQABgAIAAAAIQA4/SH/1gAAAJQBAAALAAAAX3JlbHMvLnJl&amp;#xA;bHOkkMFqwzAMhu+DvYPRfXGawxijTi+j0GvpHsDYimMaW0Yy2fr2M4PBMnrbUb/Q94l/f/hMi1qR&amp;#xA;JVI2sOt6UJgd+ZiDgffL8ekFlFSbvV0oo4EbChzGx4f9GRdb25HMsYhqlCwG5lrLq9biZkxWOiqY&amp;#xA;22YiTra2kYMu1l1tQD30/bPm3wwYN0x18gb45AdQl1tp5j/sFB2T0FQ7R0nTNEV3j6o9feQzro1i&amp;#xA;OWA14Fm+Q8a1a8+Bvu/d/dMb2JY5uiPbhG/ktn4cqGU/er3pcvwCAAD//wMAUEsDBBQABgAIAAAA&amp;#xA;IQBAUIJzuAEAAMoDAAAOAAAAZHJzL2Uyb0RvYy54bWysU8tu2zAQvBfoPxC815IdIAgEyzk4aS9F&amp;#xA;G/TxAQy1lAjwBXJrSX/fJWXLRVMUaJHLio+d3dnhaH8/WcNOEJP2ruXbTc0ZOOk77fqWf//2/t0d&amp;#xA;ZwmF64TxDlo+Q+L3h7dv9mNoYOcHbzqIjIq41Iyh5QNiaKoqyQGsSBsfwNGl8tEKpG3sqy6Kkapb&amp;#xA;U+3q+rYafexC9BJSotOH5ZIfSn2lQOJnpRIgMy0nblhiLPE5x+qwF00fRRi0PNMQ/8HCCu2o6Vrq&amp;#xA;QaBgP6J+UcpqGX3yCjfS28orpSWUGWiabf3bNF8HEaDMQuKksMqUXq+s/HQ6uqdIMowhNSk8xTzF&amp;#xA;pKLNX+LHpiLWvIoFEzJJh7ubm9s7klRerqorLsSEH8BblhctTxiF7gc8eufoRXzcFq3E6WNC6kzA&amp;#xA;CyA3NS5HFNo8uo7hHMg2GLVwvYH8XpSeU6or4bLC2cAC/wKK6Y4oLm2Kl+BoIjsJcoGQEhxu10qU&amp;#xA;nWFKG7MC68Lvr8BzfoZC8dm/gFdE6ewdrmCrnY9/6o7ThbJa8i8KLHNnCZ59N5enLNKQYYpWZ3Nn&amp;#xA;R/66L/DrL3j4CQAA//8DAFBLAwQUAAYACAAAACEAEsOWh90AAAAJAQAADwAAAGRycy9kb3ducmV2&amp;#xA;LnhtbEyPTU/DMAyG70j8h8hI3FhKx0cpTSeExI6gDQ5wyxovqdY4VZO1hV+PEQc42u+j14+r1ew7&amp;#xA;MeIQ20AKLhcZCKQmmJasgrfXp4sCREyajO4CoYJPjLCqT08qXZow0QbHbbKCSyiWWoFLqS+ljI1D&amp;#xA;r+Mi9Eic7cPgdeJxsNIMeuJy38k8y26k1y3xBad7fHTYHLZHr+DFvo8+p3Ur93cfX2v7bA5uSkqd&amp;#xA;n80P9yASzukPhh99VoeanXbhSCaKTkFeFFeMcrC8BcHAMr/OQex+F7Ku5P8P6m8AAAD//wMAUEsB&amp;#xA;Ai0AFAAGAAgAAAAhALaDOJL+AAAA4QEAABMAAAAAAAAAAAAAAAAAAAAAAFtDb250ZW50X1R5cGVz&amp;#xA;XS54bWxQSwECLQAUAAYACAAAACEAOP0h/9YAAACUAQAACwAAAAAAAAAAAAAAAAAvAQAAX3JlbHMv&amp;#xA;LnJlbHNQSwECLQAUAAYACAAAACEAQFCCc7gBAADKAwAADgAAAAAAAAAAAAAAAAAuAgAAZHJzL2Uy&amp;#xA;b0RvYy54bWxQSwECLQAUAAYACAAAACEAEsOWh90AAAAJAQAADwAAAAAAAAAAAAAAAAASBAAAZHJz&amp;#xA;L2Rvd25yZXYueG1sUEsFBgAAAAAEAAQA8wAAABwFAAAAAA==&amp;#xA;" strokecolor="#4472c4 [3204]" strokeweight=".5pt">
                <v:stroke endarrow="block" joinstyle="miter"/>
              </v:shape>
            </w:pict>
          </mc:Fallback>
        </mc:AlternateContent>
      </w:r>
      <w:r w:rsidRPr="000C0860">
        <w:rPr>
          <w:rFonts w:cstheme="minorHAnsi"/>
          <w:noProof/>
          <w:szCs w:val="24"/>
        </w:rPr>
        <mc:AlternateContent>
          <mc:Choice Requires="wps">
            <w:drawing>
              <wp:anchor distT="0" distB="0" distL="114300" distR="114300" simplePos="0" relativeHeight="251658257" behindDoc="0" locked="0" layoutInCell="1" allowOverlap="1" wp14:anchorId="21D6FE7E" wp14:editId="4FEDFF37">
                <wp:simplePos x="0" y="0"/>
                <wp:positionH relativeFrom="column">
                  <wp:posOffset>3642293</wp:posOffset>
                </wp:positionH>
                <wp:positionV relativeFrom="paragraph">
                  <wp:posOffset>111292</wp:posOffset>
                </wp:positionV>
                <wp:extent cx="233680" cy="0"/>
                <wp:effectExtent l="0" t="76200" r="13970" b="95250"/>
                <wp:wrapNone/>
                <wp:docPr id="1638704290" name="Straight Arrow Connector 1638704290"/>
                <wp:cNvGraphicFramePr/>
                <a:graphic xmlns:a="http://schemas.openxmlformats.org/drawingml/2006/main">
                  <a:graphicData uri="http://schemas.microsoft.com/office/word/2010/wordprocessingShape">
                    <wps:wsp>
                      <wps:cNvCnPr/>
                      <wps:spPr>
                        <a:xfrm>
                          <a:off x="0" y="0"/>
                          <a:ext cx="23368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dtfl="http://schemas.microsoft.com/office/word/2024/wordml/sdtformatlock">
            <w:pict>
              <v:shape w14:anchorId="08F45D63" id="Straight Arrow Connector 1638704290" o:spid="_x0000_s1026" type="#_x0000_t32" style="position:absolute;margin-left:286.8pt;margin-top:8.75pt;width:18.4pt;height:0;z-index:251658257;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amp;#xA;90jcwfIWJU67QAgl6YK0S0CoHGBkTxKLZGx5TGhvj5O2G0SRWNoz/78nu9wcxkFMGNg6quQqL6RA&amp;#xA;0s5Y6ir5vt9lD1JwBDIwOMJKHpHlpr69KfdHjyxSmriSfYz+USnWPY7AufNIadK6MEJMx9ApD/oD&amp;#xA;OlTrorhX2lFEilmcO2RdNtjC5xDF9pCuTyYBB5bi6bQ4syoJ3g9WQ0ymaiLzg5KdCXlKLjvcW893&amp;#xA;SUOqXwnz5DrgnHtJTxOsQfEKIT7DmDSUCaxw7Rqn8787ZsmRM9e2VmPeBN4uqYvTtW7jvijg9N/y&amp;#xA;JsXecLq0q+WD6m8AAAD//wMAUEsDBBQABgAIAAAAIQA4/SH/1gAAAJQBAAALAAAAX3JlbHMvLnJl&amp;#xA;bHOkkMFqwzAMhu+DvYPRfXGawxijTi+j0GvpHsDYimMaW0Yy2fr2M4PBMnrbUb/Q94l/f/hMi1qR&amp;#xA;JVI2sOt6UJgd+ZiDgffL8ekFlFSbvV0oo4EbChzGx4f9GRdb25HMsYhqlCwG5lrLq9biZkxWOiqY&amp;#xA;22YiTra2kYMu1l1tQD30/bPm3wwYN0x18gb45AdQl1tp5j/sFB2T0FQ7R0nTNEV3j6o9feQzro1i&amp;#xA;OWA14Fm+Q8a1a8+Bvu/d/dMb2JY5uiPbhG/ktn4cqGU/er3pcvwCAAD//wMAUEsDBBQABgAIAAAA&amp;#xA;IQBAUIJzuAEAAMoDAAAOAAAAZHJzL2Uyb0RvYy54bWysU8tu2zAQvBfoPxC815IdIAgEyzk4aS9F&amp;#xA;G/TxAQy1lAjwBXJrSX/fJWXLRVMUaJHLio+d3dnhaH8/WcNOEJP2ruXbTc0ZOOk77fqWf//2/t0d&amp;#xA;ZwmF64TxDlo+Q+L3h7dv9mNoYOcHbzqIjIq41Iyh5QNiaKoqyQGsSBsfwNGl8tEKpG3sqy6Kkapb&amp;#xA;U+3q+rYafexC9BJSotOH5ZIfSn2lQOJnpRIgMy0nblhiLPE5x+qwF00fRRi0PNMQ/8HCCu2o6Vrq&amp;#xA;QaBgP6J+UcpqGX3yCjfS28orpSWUGWiabf3bNF8HEaDMQuKksMqUXq+s/HQ6uqdIMowhNSk8xTzF&amp;#xA;pKLNX+LHpiLWvIoFEzJJh7ubm9s7klRerqorLsSEH8BblhctTxiF7gc8eufoRXzcFq3E6WNC6kzA&amp;#xA;CyA3NS5HFNo8uo7hHMg2GLVwvYH8XpSeU6or4bLC2cAC/wKK6Y4oLm2Kl+BoIjsJcoGQEhxu10qU&amp;#xA;nWFKG7MC68Lvr8BzfoZC8dm/gFdE6ewdrmCrnY9/6o7ThbJa8i8KLHNnCZ59N5enLNKQYYpWZ3Nn&amp;#xA;R/66L/DrL3j4CQAA//8DAFBLAwQUAAYACAAAACEAqvocr90AAAAJAQAADwAAAGRycy9kb3ducmV2&amp;#xA;LnhtbEyPwU7DMAyG70i8Q2QkbizdYB2UphNCYkfQBge4ZY2XVGucqsnawtNjxAGO9v/p9+dyPflW&amp;#xA;DNjHJpCC+SwDgVQH05BV8Pb6dHULIiZNRreBUMEnRlhX52elLkwYaYvDLlnBJRQLrcCl1BVSxtqh&amp;#xA;13EWOiTODqH3OvHYW2l6PXK5b+Uiy3LpdUN8wekOHx3Wx93JK3ix74Nf0KaRh7uPr419Nkc3JqUu&amp;#xA;L6aHexAJp/QHw48+q0PFTvtwIhNFq2C5us4Z5WC1BMFAPs9uQOx/F7Iq5f8Pqm8AAAD//wMAUEsB&amp;#xA;Ai0AFAAGAAgAAAAhALaDOJL+AAAA4QEAABMAAAAAAAAAAAAAAAAAAAAAAFtDb250ZW50X1R5cGVz&amp;#xA;XS54bWxQSwECLQAUAAYACAAAACEAOP0h/9YAAACUAQAACwAAAAAAAAAAAAAAAAAvAQAAX3JlbHMv&amp;#xA;LnJlbHNQSwECLQAUAAYACAAAACEAQFCCc7gBAADKAwAADgAAAAAAAAAAAAAAAAAuAgAAZHJzL2Uy&amp;#xA;b0RvYy54bWxQSwECLQAUAAYACAAAACEAqvocr90AAAAJAQAADwAAAAAAAAAAAAAAAAASBAAAZHJz&amp;#xA;L2Rvd25yZXYueG1sUEsFBgAAAAAEAAQA8wAAABwFAAAAAA==&amp;#xA;" strokecolor="#4472c4 [3204]" strokeweight=".5pt">
                <v:stroke endarrow="block" joinstyle="miter"/>
              </v:shape>
            </w:pict>
          </mc:Fallback>
        </mc:AlternateContent>
      </w:r>
      <w:r w:rsidRPr="000C0860">
        <w:rPr>
          <w:rFonts w:cstheme="minorHAnsi"/>
          <w:noProof/>
          <w:szCs w:val="24"/>
        </w:rPr>
        <mc:AlternateContent>
          <mc:Choice Requires="wps">
            <w:drawing>
              <wp:anchor distT="0" distB="0" distL="114300" distR="114300" simplePos="0" relativeHeight="251658259" behindDoc="0" locked="0" layoutInCell="1" allowOverlap="1" wp14:anchorId="7864B9D8" wp14:editId="4B3A7DA4">
                <wp:simplePos x="0" y="0"/>
                <wp:positionH relativeFrom="column">
                  <wp:posOffset>1514375</wp:posOffset>
                </wp:positionH>
                <wp:positionV relativeFrom="paragraph">
                  <wp:posOffset>304533</wp:posOffset>
                </wp:positionV>
                <wp:extent cx="233680" cy="0"/>
                <wp:effectExtent l="0" t="76200" r="13970" b="95250"/>
                <wp:wrapNone/>
                <wp:docPr id="1638704287" name="Straight Arrow Connector 1638704287"/>
                <wp:cNvGraphicFramePr/>
                <a:graphic xmlns:a="http://schemas.openxmlformats.org/drawingml/2006/main">
                  <a:graphicData uri="http://schemas.microsoft.com/office/word/2010/wordprocessingShape">
                    <wps:wsp>
                      <wps:cNvCnPr/>
                      <wps:spPr>
                        <a:xfrm>
                          <a:off x="0" y="0"/>
                          <a:ext cx="23368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dtfl="http://schemas.microsoft.com/office/word/2024/wordml/sdtformatlock">
            <w:pict>
              <v:shape w14:anchorId="1CC40C3F" id="Straight Arrow Connector 1638704287" o:spid="_x0000_s1026" type="#_x0000_t32" style="position:absolute;margin-left:119.25pt;margin-top:24pt;width:18.4pt;height:0;z-index:251658259;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amp;#xA;90jcwfIWJU67QAgl6YK0S0CoHGBkTxKLZGx5TGhvj5O2G0SRWNoz/78nu9wcxkFMGNg6quQqL6RA&amp;#xA;0s5Y6ir5vt9lD1JwBDIwOMJKHpHlpr69KfdHjyxSmriSfYz+USnWPY7AufNIadK6MEJMx9ApD/oD&amp;#xA;OlTrorhX2lFEilmcO2RdNtjC5xDF9pCuTyYBB5bi6bQ4syoJ3g9WQ0ymaiLzg5KdCXlKLjvcW893&amp;#xA;SUOqXwnz5DrgnHtJTxOsQfEKIT7DmDSUCaxw7Rqn8787ZsmRM9e2VmPeBN4uqYvTtW7jvijg9N/y&amp;#xA;JsXecLq0q+WD6m8AAAD//wMAUEsDBBQABgAIAAAAIQA4/SH/1gAAAJQBAAALAAAAX3JlbHMvLnJl&amp;#xA;bHOkkMFqwzAMhu+DvYPRfXGawxijTi+j0GvpHsDYimMaW0Yy2fr2M4PBMnrbUb/Q94l/f/hMi1qR&amp;#xA;JVI2sOt6UJgd+ZiDgffL8ekFlFSbvV0oo4EbChzGx4f9GRdb25HMsYhqlCwG5lrLq9biZkxWOiqY&amp;#xA;22YiTra2kYMu1l1tQD30/bPm3wwYN0x18gb45AdQl1tp5j/sFB2T0FQ7R0nTNEV3j6o9feQzro1i&amp;#xA;OWA14Fm+Q8a1a8+Bvu/d/dMb2JY5uiPbhG/ktn4cqGU/er3pcvwCAAD//wMAUEsDBBQABgAIAAAA&amp;#xA;IQBAUIJzuAEAAMoDAAAOAAAAZHJzL2Uyb0RvYy54bWysU8tu2zAQvBfoPxC815IdIAgEyzk4aS9F&amp;#xA;G/TxAQy1lAjwBXJrSX/fJWXLRVMUaJHLio+d3dnhaH8/WcNOEJP2ruXbTc0ZOOk77fqWf//2/t0d&amp;#xA;ZwmF64TxDlo+Q+L3h7dv9mNoYOcHbzqIjIq41Iyh5QNiaKoqyQGsSBsfwNGl8tEKpG3sqy6Kkapb&amp;#xA;U+3q+rYafexC9BJSotOH5ZIfSn2lQOJnpRIgMy0nblhiLPE5x+qwF00fRRi0PNMQ/8HCCu2o6Vrq&amp;#xA;QaBgP6J+UcpqGX3yCjfS28orpSWUGWiabf3bNF8HEaDMQuKksMqUXq+s/HQ6uqdIMowhNSk8xTzF&amp;#xA;pKLNX+LHpiLWvIoFEzJJh7ubm9s7klRerqorLsSEH8BblhctTxiF7gc8eufoRXzcFq3E6WNC6kzA&amp;#xA;CyA3NS5HFNo8uo7hHMg2GLVwvYH8XpSeU6or4bLC2cAC/wKK6Y4oLm2Kl+BoIjsJcoGQEhxu10qU&amp;#xA;nWFKG7MC68Lvr8BzfoZC8dm/gFdE6ewdrmCrnY9/6o7ThbJa8i8KLHNnCZ59N5enLNKQYYpWZ3Nn&amp;#xA;R/66L/DrL3j4CQAA//8DAFBLAwQUAAYACAAAACEAq+Lv+t0AAAAJAQAADwAAAGRycy9kb3ducmV2&amp;#xA;LnhtbEyPwU7DMAyG70i8Q2QkbiylY1BK0wkhsSOIwQFuWeMl1RqnarK28PQYcYCj7U+/v79az74T&amp;#xA;Iw6xDaTgcpGBQGqCackqeHt9vChAxKTJ6C4QKvjECOv69KTSpQkTveC4TVZwCMVSK3Ap9aWUsXHo&amp;#xA;dVyEHolv+zB4nXgcrDSDnjjcdzLPsmvpdUv8wekeHxw2h+3RK3i276PPadPK/e3H18Y+mYObklLn&amp;#xA;Z/P9HYiEc/qD4Uef1aFmp104komiU5AvixWjCq4K7sRAfrNagtj9LmRdyf8N6m8AAAD//wMAUEsB&amp;#xA;Ai0AFAAGAAgAAAAhALaDOJL+AAAA4QEAABMAAAAAAAAAAAAAAAAAAAAAAFtDb250ZW50X1R5cGVz&amp;#xA;XS54bWxQSwECLQAUAAYACAAAACEAOP0h/9YAAACUAQAACwAAAAAAAAAAAAAAAAAvAQAAX3JlbHMv&amp;#xA;LnJlbHNQSwECLQAUAAYACAAAACEAQFCCc7gBAADKAwAADgAAAAAAAAAAAAAAAAAuAgAAZHJzL2Uy&amp;#xA;b0RvYy54bWxQSwECLQAUAAYACAAAACEAq+Lv+t0AAAAJAQAADwAAAAAAAAAAAAAAAAASBAAAZHJz&amp;#xA;L2Rvd25yZXYueG1sUEsFBgAAAAAEAAQA8wAAABwFAAAAAA==&amp;#xA;" strokecolor="#4472c4 [3204]" strokeweight=".5pt">
                <v:stroke endarrow="block" joinstyle="miter"/>
              </v:shape>
            </w:pict>
          </mc:Fallback>
        </mc:AlternateContent>
      </w:r>
      <w:r w:rsidRPr="000C0860">
        <w:rPr>
          <w:rFonts w:cstheme="minorHAnsi"/>
          <w:noProof/>
          <w:szCs w:val="24"/>
        </w:rPr>
        <mc:AlternateContent>
          <mc:Choice Requires="wps">
            <w:drawing>
              <wp:anchor distT="0" distB="0" distL="114300" distR="114300" simplePos="0" relativeHeight="251658255" behindDoc="0" locked="0" layoutInCell="1" allowOverlap="1" wp14:anchorId="1DF2E541" wp14:editId="0A51BEF1">
                <wp:simplePos x="0" y="0"/>
                <wp:positionH relativeFrom="column">
                  <wp:posOffset>375920</wp:posOffset>
                </wp:positionH>
                <wp:positionV relativeFrom="paragraph">
                  <wp:posOffset>94017</wp:posOffset>
                </wp:positionV>
                <wp:extent cx="233680" cy="0"/>
                <wp:effectExtent l="0" t="76200" r="13970" b="95250"/>
                <wp:wrapNone/>
                <wp:docPr id="1638704288" name="Straight Arrow Connector 1638704288"/>
                <wp:cNvGraphicFramePr/>
                <a:graphic xmlns:a="http://schemas.openxmlformats.org/drawingml/2006/main">
                  <a:graphicData uri="http://schemas.microsoft.com/office/word/2010/wordprocessingShape">
                    <wps:wsp>
                      <wps:cNvCnPr/>
                      <wps:spPr>
                        <a:xfrm>
                          <a:off x="0" y="0"/>
                          <a:ext cx="23368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dtfl="http://schemas.microsoft.com/office/word/2024/wordml/sdtformatlock">
            <w:pict>
              <v:shape w14:anchorId="7D694062" id="Straight Arrow Connector 1638704288" o:spid="_x0000_s1026" type="#_x0000_t32" style="position:absolute;margin-left:29.6pt;margin-top:7.4pt;width:18.4pt;height:0;z-index:251658255;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amp;#xA;90jcwfIWJU67QAgl6YK0S0CoHGBkTxKLZGx5TGhvj5O2G0SRWNoz/78nu9wcxkFMGNg6quQqL6RA&amp;#xA;0s5Y6ir5vt9lD1JwBDIwOMJKHpHlpr69KfdHjyxSmriSfYz+USnWPY7AufNIadK6MEJMx9ApD/oD&amp;#xA;OlTrorhX2lFEilmcO2RdNtjC5xDF9pCuTyYBB5bi6bQ4syoJ3g9WQ0ymaiLzg5KdCXlKLjvcW893&amp;#xA;SUOqXwnz5DrgnHtJTxOsQfEKIT7DmDSUCaxw7Rqn8787ZsmRM9e2VmPeBN4uqYvTtW7jvijg9N/y&amp;#xA;JsXecLq0q+WD6m8AAAD//wMAUEsDBBQABgAIAAAAIQA4/SH/1gAAAJQBAAALAAAAX3JlbHMvLnJl&amp;#xA;bHOkkMFqwzAMhu+DvYPRfXGawxijTi+j0GvpHsDYimMaW0Yy2fr2M4PBMnrbUb/Q94l/f/hMi1qR&amp;#xA;JVI2sOt6UJgd+ZiDgffL8ekFlFSbvV0oo4EbChzGx4f9GRdb25HMsYhqlCwG5lrLq9biZkxWOiqY&amp;#xA;22YiTra2kYMu1l1tQD30/bPm3wwYN0x18gb45AdQl1tp5j/sFB2T0FQ7R0nTNEV3j6o9feQzro1i&amp;#xA;OWA14Fm+Q8a1a8+Bvu/d/dMb2JY5uiPbhG/ktn4cqGU/er3pcvwCAAD//wMAUEsDBBQABgAIAAAA&amp;#xA;IQBAUIJzuAEAAMoDAAAOAAAAZHJzL2Uyb0RvYy54bWysU8tu2zAQvBfoPxC815IdIAgEyzk4aS9F&amp;#xA;G/TxAQy1lAjwBXJrSX/fJWXLRVMUaJHLio+d3dnhaH8/WcNOEJP2ruXbTc0ZOOk77fqWf//2/t0d&amp;#xA;ZwmF64TxDlo+Q+L3h7dv9mNoYOcHbzqIjIq41Iyh5QNiaKoqyQGsSBsfwNGl8tEKpG3sqy6Kkapb&amp;#xA;U+3q+rYafexC9BJSotOH5ZIfSn2lQOJnpRIgMy0nblhiLPE5x+qwF00fRRi0PNMQ/8HCCu2o6Vrq&amp;#xA;QaBgP6J+UcpqGX3yCjfS28orpSWUGWiabf3bNF8HEaDMQuKksMqUXq+s/HQ6uqdIMowhNSk8xTzF&amp;#xA;pKLNX+LHpiLWvIoFEzJJh7ubm9s7klRerqorLsSEH8BblhctTxiF7gc8eufoRXzcFq3E6WNC6kzA&amp;#xA;CyA3NS5HFNo8uo7hHMg2GLVwvYH8XpSeU6or4bLC2cAC/wKK6Y4oLm2Kl+BoIjsJcoGQEhxu10qU&amp;#xA;nWFKG7MC68Lvr8BzfoZC8dm/gFdE6ewdrmCrnY9/6o7ThbJa8i8KLHNnCZ59N5enLNKQYYpWZ3Nn&amp;#xA;R/66L/DrL3j4CQAA//8DAFBLAwQUAAYACAAAACEArhZtY9oAAAAHAQAADwAAAGRycy9kb3ducmV2&amp;#xA;LnhtbEyPwU7DMBBE70j8g7VI3KjTCCqSxqkQEj2CaDnAzY23dtR4HcVuEvh6FnGA4+yMZt9Um9l3&amp;#xA;YsQhtoEULBcZCKQmmJasgrf90809iJg0Gd0FQgWfGGFTX15UujRholccd8kKLqFYagUupb6UMjYO&amp;#xA;vY6L0COxdwyD14nlYKUZ9MTlvpN5lq2k1y3xB6d7fHTYnHZnr+DFvo8+p20rj8XH19Y+m5ObklLX&amp;#xA;V/PDGkTCOf2F4Qef0aFmpkM4k4miU3BX5Jzk+y0vYL9Y8bTDr5Z1Jf/z198AAAD//wMAUEsBAi0A&amp;#xA;FAAGAAgAAAAhALaDOJL+AAAA4QEAABMAAAAAAAAAAAAAAAAAAAAAAFtDb250ZW50X1R5cGVzXS54&amp;#xA;bWxQSwECLQAUAAYACAAAACEAOP0h/9YAAACUAQAACwAAAAAAAAAAAAAAAAAvAQAAX3JlbHMvLnJl&amp;#xA;bHNQSwECLQAUAAYACAAAACEAQFCCc7gBAADKAwAADgAAAAAAAAAAAAAAAAAuAgAAZHJzL2Uyb0Rv&amp;#xA;Yy54bWxQSwECLQAUAAYACAAAACEArhZtY9oAAAAHAQAADwAAAAAAAAAAAAAAAAASBAAAZHJzL2Rv&amp;#xA;d25yZXYueG1sUEsFBgAAAAAEAAQA8wAAABkFAAAAAA==&amp;#xA;" strokecolor="#4472c4 [3204]" strokeweight=".5pt">
                <v:stroke endarrow="block" joinstyle="miter"/>
              </v:shape>
            </w:pict>
          </mc:Fallback>
        </mc:AlternateContent>
      </w:r>
      <w:r w:rsidRPr="000C0860">
        <w:rPr>
          <w:rFonts w:cstheme="minorHAnsi"/>
          <w:noProof/>
          <w:szCs w:val="24"/>
        </w:rPr>
        <mc:AlternateContent>
          <mc:Choice Requires="wps">
            <w:drawing>
              <wp:anchor distT="0" distB="0" distL="114300" distR="114300" simplePos="0" relativeHeight="251658258" behindDoc="0" locked="0" layoutInCell="1" allowOverlap="1" wp14:anchorId="7D16CC3C" wp14:editId="6EA60BD6">
                <wp:simplePos x="0" y="0"/>
                <wp:positionH relativeFrom="column">
                  <wp:posOffset>4769522</wp:posOffset>
                </wp:positionH>
                <wp:positionV relativeFrom="paragraph">
                  <wp:posOffset>97155</wp:posOffset>
                </wp:positionV>
                <wp:extent cx="233680" cy="0"/>
                <wp:effectExtent l="0" t="76200" r="13970" b="95250"/>
                <wp:wrapNone/>
                <wp:docPr id="1638704289" name="Straight Arrow Connector 1638704289"/>
                <wp:cNvGraphicFramePr/>
                <a:graphic xmlns:a="http://schemas.openxmlformats.org/drawingml/2006/main">
                  <a:graphicData uri="http://schemas.microsoft.com/office/word/2010/wordprocessingShape">
                    <wps:wsp>
                      <wps:cNvCnPr/>
                      <wps:spPr>
                        <a:xfrm>
                          <a:off x="0" y="0"/>
                          <a:ext cx="23368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dtfl="http://schemas.microsoft.com/office/word/2024/wordml/sdtformatlock">
            <w:pict>
              <v:shape w14:anchorId="77DAD56E" id="Straight Arrow Connector 1638704289" o:spid="_x0000_s1026" type="#_x0000_t32" style="position:absolute;margin-left:375.55pt;margin-top:7.65pt;width:18.4pt;height:0;z-index:25165825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amp;#xA;90jcwfIWJU67QAgl6YK0S0CoHGBkTxKLZGx5TGhvj5O2G0SRWNoz/78nu9wcxkFMGNg6quQqL6RA&amp;#xA;0s5Y6ir5vt9lD1JwBDIwOMJKHpHlpr69KfdHjyxSmriSfYz+USnWPY7AufNIadK6MEJMx9ApD/oD&amp;#xA;OlTrorhX2lFEilmcO2RdNtjC5xDF9pCuTyYBB5bi6bQ4syoJ3g9WQ0ymaiLzg5KdCXlKLjvcW893&amp;#xA;SUOqXwnz5DrgnHtJTxOsQfEKIT7DmDSUCaxw7Rqn8787ZsmRM9e2VmPeBN4uqYvTtW7jvijg9N/y&amp;#xA;JsXecLq0q+WD6m8AAAD//wMAUEsDBBQABgAIAAAAIQA4/SH/1gAAAJQBAAALAAAAX3JlbHMvLnJl&amp;#xA;bHOkkMFqwzAMhu+DvYPRfXGawxijTi+j0GvpHsDYimMaW0Yy2fr2M4PBMnrbUb/Q94l/f/hMi1qR&amp;#xA;JVI2sOt6UJgd+ZiDgffL8ekFlFSbvV0oo4EbChzGx4f9GRdb25HMsYhqlCwG5lrLq9biZkxWOiqY&amp;#xA;22YiTra2kYMu1l1tQD30/bPm3wwYN0x18gb45AdQl1tp5j/sFB2T0FQ7R0nTNEV3j6o9feQzro1i&amp;#xA;OWA14Fm+Q8a1a8+Bvu/d/dMb2JY5uiPbhG/ktn4cqGU/er3pcvwCAAD//wMAUEsDBBQABgAIAAAA&amp;#xA;IQBAUIJzuAEAAMoDAAAOAAAAZHJzL2Uyb0RvYy54bWysU8tu2zAQvBfoPxC815IdIAgEyzk4aS9F&amp;#xA;G/TxAQy1lAjwBXJrSX/fJWXLRVMUaJHLio+d3dnhaH8/WcNOEJP2ruXbTc0ZOOk77fqWf//2/t0d&amp;#xA;ZwmF64TxDlo+Q+L3h7dv9mNoYOcHbzqIjIq41Iyh5QNiaKoqyQGsSBsfwNGl8tEKpG3sqy6Kkapb&amp;#xA;U+3q+rYafexC9BJSotOH5ZIfSn2lQOJnpRIgMy0nblhiLPE5x+qwF00fRRi0PNMQ/8HCCu2o6Vrq&amp;#xA;QaBgP6J+UcpqGX3yCjfS28orpSWUGWiabf3bNF8HEaDMQuKksMqUXq+s/HQ6uqdIMowhNSk8xTzF&amp;#xA;pKLNX+LHpiLWvIoFEzJJh7ubm9s7klRerqorLsSEH8BblhctTxiF7gc8eufoRXzcFq3E6WNC6kzA&amp;#xA;CyA3NS5HFNo8uo7hHMg2GLVwvYH8XpSeU6or4bLC2cAC/wKK6Y4oLm2Kl+BoIjsJcoGQEhxu10qU&amp;#xA;nWFKG7MC68Lvr8BzfoZC8dm/gFdE6ewdrmCrnY9/6o7ThbJa8i8KLHNnCZ59N5enLNKQYYpWZ3Nn&amp;#xA;R/66L/DrL3j4CQAA//8DAFBLAwQUAAYACAAAACEA/ixGtN0AAAAJAQAADwAAAGRycy9kb3ducmV2&amp;#xA;LnhtbEyPwU7DMAyG70i8Q2Qkbizt0OjWNZ0QEjuCGBzYLWu8plrjVE3WFp4eIw7jaP+ffn8uNpNr&amp;#xA;xYB9aDwpSGcJCKTKm4ZqBR/vz3dLECFqMrr1hAq+MMCmvL4qdG78SG847GItuIRCrhXYGLtcylBZ&amp;#xA;dDrMfIfE2dH3Tkce+1qaXo9c7lo5T5IH6XRDfMHqDp8sVqfd2Sl4rT8HN6dtI4+r/fe2fjEnO0al&amp;#xA;bm+mxzWIiFO8wPCrz+pQstPBn8kE0SrIFmnKKAeLexAMZMtsBeLwt5BlIf9/UP4AAAD//wMAUEsB&amp;#xA;Ai0AFAAGAAgAAAAhALaDOJL+AAAA4QEAABMAAAAAAAAAAAAAAAAAAAAAAFtDb250ZW50X1R5cGVz&amp;#xA;XS54bWxQSwECLQAUAAYACAAAACEAOP0h/9YAAACUAQAACwAAAAAAAAAAAAAAAAAvAQAAX3JlbHMv&amp;#xA;LnJlbHNQSwECLQAUAAYACAAAACEAQFCCc7gBAADKAwAADgAAAAAAAAAAAAAAAAAuAgAAZHJzL2Uy&amp;#xA;b0RvYy54bWxQSwECLQAUAAYACAAAACEA/ixGtN0AAAAJAQAADwAAAAAAAAAAAAAAAAASBAAAZHJz&amp;#xA;L2Rvd25yZXYueG1sUEsFBgAAAAAEAAQA8wAAABwFAAAAAA==&amp;#xA;" strokecolor="#4472c4 [3204]" strokeweight=".5pt">
                <v:stroke endarrow="block" joinstyle="miter"/>
              </v:shape>
            </w:pict>
          </mc:Fallback>
        </mc:AlternateContent>
      </w:r>
      <w:r w:rsidRPr="000C0860">
        <w:rPr>
          <w:rFonts w:cstheme="minorHAnsi"/>
          <w:szCs w:val="24"/>
        </w:rPr>
        <w:t xml:space="preserve">Menu </w:t>
      </w:r>
      <w:r w:rsidRPr="000C0860">
        <w:rPr>
          <w:rFonts w:cstheme="minorHAnsi"/>
          <w:szCs w:val="24"/>
        </w:rPr>
        <w:tab/>
        <w:t xml:space="preserve">      Islamic Operation</w:t>
      </w:r>
      <w:r w:rsidRPr="000C0860">
        <w:rPr>
          <w:rFonts w:cstheme="minorHAnsi"/>
          <w:szCs w:val="24"/>
        </w:rPr>
        <w:tab/>
        <w:t xml:space="preserve">   </w:t>
      </w:r>
      <w:r>
        <w:rPr>
          <w:rFonts w:cstheme="minorHAnsi"/>
          <w:szCs w:val="24"/>
        </w:rPr>
        <w:t xml:space="preserve">      </w:t>
      </w:r>
      <w:r w:rsidRPr="000C0860">
        <w:rPr>
          <w:rFonts w:cstheme="minorHAnsi"/>
          <w:szCs w:val="24"/>
        </w:rPr>
        <w:t>IS Credit Management</w:t>
      </w:r>
      <w:r w:rsidRPr="000C0860">
        <w:rPr>
          <w:rFonts w:cstheme="minorHAnsi"/>
          <w:szCs w:val="24"/>
        </w:rPr>
        <w:tab/>
        <w:t xml:space="preserve">          Finance Transaction          Arrangement Activities</w:t>
      </w:r>
      <w:r w:rsidRPr="000C0860">
        <w:rPr>
          <w:rFonts w:cstheme="minorHAnsi"/>
          <w:szCs w:val="24"/>
        </w:rPr>
        <w:tab/>
        <w:t>Authorize / Delete Arrangement (FT)</w:t>
      </w:r>
    </w:p>
    <w:p w14:paraId="41A7D942" w14:textId="76DFE0A5" w:rsidR="001A0AA2" w:rsidRPr="000C0860" w:rsidRDefault="001A0AA2" w:rsidP="001A0AA2">
      <w:pPr>
        <w:jc w:val="both"/>
        <w:rPr>
          <w:rFonts w:cstheme="minorHAnsi"/>
          <w:szCs w:val="24"/>
        </w:rPr>
      </w:pPr>
      <w:r w:rsidRPr="000C0860">
        <w:rPr>
          <w:rFonts w:cstheme="minorHAnsi"/>
          <w:szCs w:val="24"/>
        </w:rPr>
        <w:t xml:space="preserve"> </w:t>
      </w:r>
    </w:p>
    <w:p w14:paraId="5F4680E8" w14:textId="422DC79A" w:rsidR="001A0AA2" w:rsidRPr="000C0860" w:rsidRDefault="001A0AA2" w:rsidP="001A0AA2">
      <w:pPr>
        <w:rPr>
          <w:rFonts w:cstheme="minorHAnsi"/>
          <w:szCs w:val="24"/>
        </w:rPr>
      </w:pPr>
      <w:r w:rsidRPr="000C0860">
        <w:rPr>
          <w:rFonts w:cstheme="minorHAnsi"/>
          <w:noProof/>
          <w:szCs w:val="24"/>
        </w:rPr>
        <w:drawing>
          <wp:anchor distT="0" distB="0" distL="114300" distR="114300" simplePos="0" relativeHeight="251658254" behindDoc="0" locked="0" layoutInCell="1" allowOverlap="1" wp14:anchorId="7320FC43" wp14:editId="537A895B">
            <wp:simplePos x="914400" y="1143000"/>
            <wp:positionH relativeFrom="column">
              <wp:align>left</wp:align>
            </wp:positionH>
            <wp:positionV relativeFrom="paragraph">
              <wp:align>top</wp:align>
            </wp:positionV>
            <wp:extent cx="3016101" cy="2352894"/>
            <wp:effectExtent l="19050" t="19050" r="13335" b="9525"/>
            <wp:wrapSquare wrapText="bothSides"/>
            <wp:docPr id="10723956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2395677" name=""/>
                    <pic:cNvPicPr/>
                  </pic:nvPicPr>
                  <pic:blipFill rotWithShape="1">
                    <a:blip r:embed="rId74" cstate="print">
                      <a:extLst>
                        <a:ext uri="{28A0092B-C50C-407E-A947-70E740481C1C}">
                          <a14:useLocalDpi xmlns:a14="http://schemas.microsoft.com/office/drawing/2010/main" val="0"/>
                        </a:ext>
                      </a:extLst>
                    </a:blip>
                    <a:srcRect l="24663" t="17029" r="24585" b="12586"/>
                    <a:stretch/>
                  </pic:blipFill>
                  <pic:spPr bwMode="auto">
                    <a:xfrm>
                      <a:off x="0" y="0"/>
                      <a:ext cx="3016101" cy="2352894"/>
                    </a:xfrm>
                    <a:prstGeom prst="rect">
                      <a:avLst/>
                    </a:prstGeom>
                    <a:ln>
                      <a:solidFill>
                        <a:schemeClr val="accent1"/>
                      </a:solidFill>
                    </a:ln>
                    <a:extLst>
                      <a:ext uri="{53640926-AAD7-44D8-BBD7-CCE9431645EC}">
                        <a14:shadowObscured xmlns:a14="http://schemas.microsoft.com/office/drawing/2010/main"/>
                      </a:ext>
                    </a:extLst>
                  </pic:spPr>
                </pic:pic>
              </a:graphicData>
            </a:graphic>
          </wp:anchor>
        </w:drawing>
      </w:r>
      <w:r w:rsidRPr="000C0860">
        <w:rPr>
          <w:rFonts w:cstheme="minorHAnsi"/>
          <w:szCs w:val="24"/>
        </w:rPr>
        <w:br w:type="textWrapping" w:clear="all"/>
      </w:r>
    </w:p>
    <w:p w14:paraId="2ECC2C82" w14:textId="06427435" w:rsidR="001A0AA2" w:rsidRPr="000C0860" w:rsidRDefault="001A0AA2" w:rsidP="001A0AA2">
      <w:pPr>
        <w:rPr>
          <w:rFonts w:cstheme="minorHAnsi"/>
          <w:szCs w:val="24"/>
        </w:rPr>
      </w:pPr>
      <w:r w:rsidRPr="000C0860">
        <w:rPr>
          <w:rFonts w:cstheme="minorHAnsi"/>
          <w:szCs w:val="24"/>
        </w:rPr>
        <w:t>Authorizer will review the FT by using view icon</w:t>
      </w:r>
    </w:p>
    <w:p w14:paraId="69D4441A" w14:textId="0389EDA7" w:rsidR="001A0AA2" w:rsidRPr="000C0860" w:rsidRDefault="001A0AA2" w:rsidP="001A0AA2">
      <w:pPr>
        <w:rPr>
          <w:rFonts w:cstheme="minorHAnsi"/>
          <w:szCs w:val="24"/>
        </w:rPr>
      </w:pPr>
      <w:r w:rsidRPr="000C0860">
        <w:rPr>
          <w:rFonts w:cstheme="minorHAnsi"/>
          <w:noProof/>
          <w:szCs w:val="24"/>
        </w:rPr>
        <w:drawing>
          <wp:inline distT="0" distB="0" distL="0" distR="0" wp14:anchorId="1EF43B02" wp14:editId="1A887221">
            <wp:extent cx="5790717" cy="688975"/>
            <wp:effectExtent l="19050" t="19050" r="19685" b="15875"/>
            <wp:docPr id="1034109561" name="Picture 1" descr="A screenshot of a computer&amp;#xA;&amp;#xA;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109561" name="Picture 1" descr="A screenshot of a computer&amp;#xA;&amp;#xA;Description automatically generated"/>
                    <pic:cNvPicPr/>
                  </pic:nvPicPr>
                  <pic:blipFill rotWithShape="1">
                    <a:blip r:embed="rId75"/>
                    <a:srcRect l="2187" t="22364" r="363" b="37307"/>
                    <a:stretch/>
                  </pic:blipFill>
                  <pic:spPr bwMode="auto">
                    <a:xfrm>
                      <a:off x="0" y="0"/>
                      <a:ext cx="5792017" cy="689130"/>
                    </a:xfrm>
                    <a:prstGeom prst="rect">
                      <a:avLst/>
                    </a:prstGeom>
                    <a:ln w="9525" cap="flat" cmpd="sng" algn="ctr">
                      <a:solidFill>
                        <a:srgbClr val="4472C4"/>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0F458139" w14:textId="7D00A2A1" w:rsidR="001A0AA2" w:rsidRPr="000C0860" w:rsidRDefault="001A0AA2" w:rsidP="001A0AA2">
      <w:pPr>
        <w:rPr>
          <w:rFonts w:cstheme="minorHAnsi"/>
          <w:szCs w:val="24"/>
        </w:rPr>
      </w:pPr>
      <w:r w:rsidRPr="000C0860">
        <w:rPr>
          <w:rFonts w:cstheme="minorHAnsi"/>
          <w:szCs w:val="24"/>
        </w:rPr>
        <w:t>then view and authorize the FT</w:t>
      </w:r>
    </w:p>
    <w:p w14:paraId="787B3122" w14:textId="1197E29D" w:rsidR="001A0AA2" w:rsidRPr="000C0860" w:rsidRDefault="001A0AA2" w:rsidP="001A0AA2">
      <w:r w:rsidRPr="000C0860">
        <w:rPr>
          <w:rFonts w:cstheme="minorHAnsi"/>
          <w:noProof/>
          <w:szCs w:val="24"/>
        </w:rPr>
        <w:drawing>
          <wp:inline distT="0" distB="0" distL="0" distR="0" wp14:anchorId="7F8F0A84" wp14:editId="2D936270">
            <wp:extent cx="5746115" cy="2462414"/>
            <wp:effectExtent l="19050" t="19050" r="26035" b="14605"/>
            <wp:docPr id="1148265720" name="Picture 1" descr="A screenshot of a computer&amp;#xA;&amp;#xA;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8265720" name="Picture 1" descr="A screenshot of a computer&amp;#xA;&amp;#xA;Description automatically generated"/>
                    <pic:cNvPicPr/>
                  </pic:nvPicPr>
                  <pic:blipFill rotWithShape="1">
                    <a:blip r:embed="rId76"/>
                    <a:srcRect l="2261" t="10800" r="1045" b="15535"/>
                    <a:stretch/>
                  </pic:blipFill>
                  <pic:spPr bwMode="auto">
                    <a:xfrm>
                      <a:off x="0" y="0"/>
                      <a:ext cx="5747041" cy="2462811"/>
                    </a:xfrm>
                    <a:prstGeom prst="rect">
                      <a:avLst/>
                    </a:prstGeom>
                    <a:ln w="9525" cap="flat" cmpd="sng" algn="ctr">
                      <a:solidFill>
                        <a:srgbClr val="4472C4"/>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100FDA73" w14:textId="5197A697" w:rsidR="00DE5218" w:rsidRDefault="00DE5218">
      <w:r w:rsidRPr="7E14EE1E">
        <w:br w:type="page"/>
      </w:r>
    </w:p>
    <w:p w14:paraId="2918E5DB" w14:textId="581A9D42" w:rsidR="001A0AA2" w:rsidRPr="000C0860" w:rsidRDefault="001A0AA2" w:rsidP="001A0AA2">
      <w:pPr>
        <w:rPr>
          <w:rFonts w:cstheme="minorHAnsi"/>
          <w:szCs w:val="24"/>
        </w:rPr>
      </w:pPr>
      <w:r w:rsidRPr="000C0860">
        <w:rPr>
          <w:rFonts w:cstheme="minorHAnsi"/>
          <w:szCs w:val="24"/>
        </w:rPr>
        <w:lastRenderedPageBreak/>
        <w:t>Authorization is completed</w:t>
      </w:r>
    </w:p>
    <w:p w14:paraId="3B36C9D1" w14:textId="79E44024" w:rsidR="001A0AA2" w:rsidRPr="000C0860" w:rsidRDefault="001A0AA2" w:rsidP="001A0AA2">
      <w:pPr>
        <w:rPr>
          <w:rFonts w:cstheme="minorHAnsi"/>
          <w:szCs w:val="24"/>
        </w:rPr>
      </w:pPr>
      <w:r w:rsidRPr="000C0860">
        <w:rPr>
          <w:rFonts w:cstheme="minorHAnsi"/>
          <w:noProof/>
          <w:szCs w:val="24"/>
        </w:rPr>
        <w:drawing>
          <wp:inline distT="0" distB="0" distL="0" distR="0" wp14:anchorId="0A343F87" wp14:editId="1175D38C">
            <wp:extent cx="5786120" cy="1004450"/>
            <wp:effectExtent l="19050" t="19050" r="24130" b="24765"/>
            <wp:docPr id="1343542007" name="Picture 1" descr="A screenshot of a computer&amp;#xA;&amp;#xA;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3542007" name="Picture 1" descr="A screenshot of a computer&amp;#xA;&amp;#xA;Description automatically generated"/>
                    <pic:cNvPicPr/>
                  </pic:nvPicPr>
                  <pic:blipFill rotWithShape="1">
                    <a:blip r:embed="rId77"/>
                    <a:srcRect l="1811" t="24244" r="773" b="13192"/>
                    <a:stretch/>
                  </pic:blipFill>
                  <pic:spPr bwMode="auto">
                    <a:xfrm>
                      <a:off x="0" y="0"/>
                      <a:ext cx="5789953" cy="1005115"/>
                    </a:xfrm>
                    <a:prstGeom prst="rect">
                      <a:avLst/>
                    </a:prstGeom>
                    <a:ln w="9525" cap="flat" cmpd="sng" algn="ctr">
                      <a:solidFill>
                        <a:srgbClr val="4472C4"/>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3FE926CD" w14:textId="06C3DE41" w:rsidR="001A0AA2" w:rsidRPr="000C0860" w:rsidRDefault="001A0AA2" w:rsidP="001A0AA2">
      <w:pPr>
        <w:rPr>
          <w:rFonts w:cstheme="minorHAnsi"/>
          <w:szCs w:val="24"/>
        </w:rPr>
      </w:pPr>
      <w:r w:rsidRPr="000C0860">
        <w:rPr>
          <w:rFonts w:cstheme="minorHAnsi"/>
          <w:szCs w:val="24"/>
        </w:rPr>
        <w:t>User will initiate cancellation by using following navigation</w:t>
      </w:r>
    </w:p>
    <w:p w14:paraId="6E825213" w14:textId="2C02E4F1" w:rsidR="001A0AA2" w:rsidRPr="000C0860" w:rsidRDefault="001A0AA2" w:rsidP="001A0AA2">
      <w:pPr>
        <w:jc w:val="both"/>
        <w:rPr>
          <w:rFonts w:cstheme="minorHAnsi"/>
          <w:szCs w:val="24"/>
        </w:rPr>
      </w:pPr>
      <w:r w:rsidRPr="000C0860">
        <w:rPr>
          <w:rFonts w:cstheme="minorHAnsi"/>
          <w:noProof/>
          <w:szCs w:val="24"/>
        </w:rPr>
        <mc:AlternateContent>
          <mc:Choice Requires="wps">
            <w:drawing>
              <wp:anchor distT="0" distB="0" distL="114300" distR="114300" simplePos="0" relativeHeight="251658262" behindDoc="0" locked="0" layoutInCell="1" allowOverlap="1" wp14:anchorId="7041497E" wp14:editId="13AD6A5A">
                <wp:simplePos x="0" y="0"/>
                <wp:positionH relativeFrom="column">
                  <wp:posOffset>3961130</wp:posOffset>
                </wp:positionH>
                <wp:positionV relativeFrom="paragraph">
                  <wp:posOffset>94615</wp:posOffset>
                </wp:positionV>
                <wp:extent cx="233680" cy="0"/>
                <wp:effectExtent l="0" t="76200" r="13970" b="95250"/>
                <wp:wrapNone/>
                <wp:docPr id="1638704294" name="Straight Arrow Connector 1638704294"/>
                <wp:cNvGraphicFramePr/>
                <a:graphic xmlns:a="http://schemas.openxmlformats.org/drawingml/2006/main">
                  <a:graphicData uri="http://schemas.microsoft.com/office/word/2010/wordprocessingShape">
                    <wps:wsp>
                      <wps:cNvCnPr/>
                      <wps:spPr>
                        <a:xfrm>
                          <a:off x="0" y="0"/>
                          <a:ext cx="23368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dtfl="http://schemas.microsoft.com/office/word/2024/wordml/sdtformatlock">
            <w:pict>
              <v:shape w14:anchorId="2CA2A1D1" id="Straight Arrow Connector 1638704294" o:spid="_x0000_s1026" type="#_x0000_t32" style="position:absolute;margin-left:311.9pt;margin-top:7.45pt;width:18.4pt;height:0;z-index:25165826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amp;#xA;90jcwfIWJU67QAgl6YK0S0CoHGBkTxKLZGx5TGhvj5O2G0SRWNoz/78nu9wcxkFMGNg6quQqL6RA&amp;#xA;0s5Y6ir5vt9lD1JwBDIwOMJKHpHlpr69KfdHjyxSmriSfYz+USnWPY7AufNIadK6MEJMx9ApD/oD&amp;#xA;OlTrorhX2lFEilmcO2RdNtjC5xDF9pCuTyYBB5bi6bQ4syoJ3g9WQ0ymaiLzg5KdCXlKLjvcW893&amp;#xA;SUOqXwnz5DrgnHtJTxOsQfEKIT7DmDSUCaxw7Rqn8787ZsmRM9e2VmPeBN4uqYvTtW7jvijg9N/y&amp;#xA;JsXecLq0q+WD6m8AAAD//wMAUEsDBBQABgAIAAAAIQA4/SH/1gAAAJQBAAALAAAAX3JlbHMvLnJl&amp;#xA;bHOkkMFqwzAMhu+DvYPRfXGawxijTi+j0GvpHsDYimMaW0Yy2fr2M4PBMnrbUb/Q94l/f/hMi1qR&amp;#xA;JVI2sOt6UJgd+ZiDgffL8ekFlFSbvV0oo4EbChzGx4f9GRdb25HMsYhqlCwG5lrLq9biZkxWOiqY&amp;#xA;22YiTra2kYMu1l1tQD30/bPm3wwYN0x18gb45AdQl1tp5j/sFB2T0FQ7R0nTNEV3j6o9feQzro1i&amp;#xA;OWA14Fm+Q8a1a8+Bvu/d/dMb2JY5uiPbhG/ktn4cqGU/er3pcvwCAAD//wMAUEsDBBQABgAIAAAA&amp;#xA;IQBAUIJzuAEAAMoDAAAOAAAAZHJzL2Uyb0RvYy54bWysU8tu2zAQvBfoPxC815IdIAgEyzk4aS9F&amp;#xA;G/TxAQy1lAjwBXJrSX/fJWXLRVMUaJHLio+d3dnhaH8/WcNOEJP2ruXbTc0ZOOk77fqWf//2/t0d&amp;#xA;ZwmF64TxDlo+Q+L3h7dv9mNoYOcHbzqIjIq41Iyh5QNiaKoqyQGsSBsfwNGl8tEKpG3sqy6Kkapb&amp;#xA;U+3q+rYafexC9BJSotOH5ZIfSn2lQOJnpRIgMy0nblhiLPE5x+qwF00fRRi0PNMQ/8HCCu2o6Vrq&amp;#xA;QaBgP6J+UcpqGX3yCjfS28orpSWUGWiabf3bNF8HEaDMQuKksMqUXq+s/HQ6uqdIMowhNSk8xTzF&amp;#xA;pKLNX+LHpiLWvIoFEzJJh7ubm9s7klRerqorLsSEH8BblhctTxiF7gc8eufoRXzcFq3E6WNC6kzA&amp;#xA;CyA3NS5HFNo8uo7hHMg2GLVwvYH8XpSeU6or4bLC2cAC/wKK6Y4oLm2Kl+BoIjsJcoGQEhxu10qU&amp;#xA;nWFKG7MC68Lvr8BzfoZC8dm/gFdE6ewdrmCrnY9/6o7ThbJa8i8KLHNnCZ59N5enLNKQYYpWZ3Nn&amp;#xA;R/66L/DrL3j4CQAA//8DAFBLAwQUAAYACAAAACEAzfRGS9wAAAAJAQAADwAAAGRycy9kb3ducmV2&amp;#xA;LnhtbEyPwU7DMBBE70j8g7VI3KjTgCKaxqkQEj2CaDnAzY23dtR4HcVuEvh6FnGA4+yMZt5Wm9l3&amp;#xA;YsQhtoEULBcZCKQmmJasgrf90809iJg0Gd0FQgWfGGFTX15UujRholccd8kKLqFYagUupb6UMjYO&amp;#xA;vY6L0COxdwyD14nlYKUZ9MTlvpN5lhXS65Z4wekeHx02p93ZK3ix76PPadvK4+rja2ufzclNSanr&amp;#xA;q/lhDSLhnP7C8IPP6FAz0yGcyUTRKSjyW0ZPbNytQHCgKLICxOH3IOtK/v+g/gYAAP//AwBQSwEC&amp;#xA;LQAUAAYACAAAACEAtoM4kv4AAADhAQAAEwAAAAAAAAAAAAAAAAAAAAAAW0NvbnRlbnRfVHlwZXNd&amp;#xA;LnhtbFBLAQItABQABgAIAAAAIQA4/SH/1gAAAJQBAAALAAAAAAAAAAAAAAAAAC8BAABfcmVscy8u&amp;#xA;cmVsc1BLAQItABQABgAIAAAAIQBAUIJzuAEAAMoDAAAOAAAAAAAAAAAAAAAAAC4CAABkcnMvZTJv&amp;#xA;RG9jLnhtbFBLAQItABQABgAIAAAAIQDN9EZL3AAAAAkBAAAPAAAAAAAAAAAAAAAAABIEAABkcnMv&amp;#xA;ZG93bnJldi54bWxQSwUGAAAAAAQABADzAAAAGwUAAAAA&amp;#xA;" strokecolor="#4472c4 [3204]" strokeweight=".5pt">
                <v:stroke endarrow="block" joinstyle="miter"/>
              </v:shape>
            </w:pict>
          </mc:Fallback>
        </mc:AlternateContent>
      </w:r>
      <w:r w:rsidRPr="000C0860">
        <w:rPr>
          <w:rFonts w:cstheme="minorHAnsi"/>
          <w:noProof/>
          <w:szCs w:val="24"/>
        </w:rPr>
        <mc:AlternateContent>
          <mc:Choice Requires="wps">
            <w:drawing>
              <wp:anchor distT="0" distB="0" distL="114300" distR="114300" simplePos="0" relativeHeight="251658261" behindDoc="0" locked="0" layoutInCell="1" allowOverlap="1" wp14:anchorId="7ED5B0AB" wp14:editId="66E7963E">
                <wp:simplePos x="0" y="0"/>
                <wp:positionH relativeFrom="column">
                  <wp:posOffset>1691005</wp:posOffset>
                </wp:positionH>
                <wp:positionV relativeFrom="paragraph">
                  <wp:posOffset>95250</wp:posOffset>
                </wp:positionV>
                <wp:extent cx="233680" cy="0"/>
                <wp:effectExtent l="0" t="76200" r="13970" b="95250"/>
                <wp:wrapNone/>
                <wp:docPr id="1638704292" name="Straight Arrow Connector 1638704292"/>
                <wp:cNvGraphicFramePr/>
                <a:graphic xmlns:a="http://schemas.openxmlformats.org/drawingml/2006/main">
                  <a:graphicData uri="http://schemas.microsoft.com/office/word/2010/wordprocessingShape">
                    <wps:wsp>
                      <wps:cNvCnPr/>
                      <wps:spPr>
                        <a:xfrm>
                          <a:off x="0" y="0"/>
                          <a:ext cx="23368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dtfl="http://schemas.microsoft.com/office/word/2024/wordml/sdtformatlock">
            <w:pict>
              <v:shape w14:anchorId="3B6FBC71" id="Straight Arrow Connector 1638704292" o:spid="_x0000_s1026" type="#_x0000_t32" style="position:absolute;margin-left:133.15pt;margin-top:7.5pt;width:18.4pt;height:0;z-index:251658261;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amp;#xA;90jcwfIWJU67QAgl6YK0S0CoHGBkTxKLZGx5TGhvj5O2G0SRWNoz/78nu9wcxkFMGNg6quQqL6RA&amp;#xA;0s5Y6ir5vt9lD1JwBDIwOMJKHpHlpr69KfdHjyxSmriSfYz+USnWPY7AufNIadK6MEJMx9ApD/oD&amp;#xA;OlTrorhX2lFEilmcO2RdNtjC5xDF9pCuTyYBB5bi6bQ4syoJ3g9WQ0ymaiLzg5KdCXlKLjvcW893&amp;#xA;SUOqXwnz5DrgnHtJTxOsQfEKIT7DmDSUCaxw7Rqn8787ZsmRM9e2VmPeBN4uqYvTtW7jvijg9N/y&amp;#xA;JsXecLq0q+WD6m8AAAD//wMAUEsDBBQABgAIAAAAIQA4/SH/1gAAAJQBAAALAAAAX3JlbHMvLnJl&amp;#xA;bHOkkMFqwzAMhu+DvYPRfXGawxijTi+j0GvpHsDYimMaW0Yy2fr2M4PBMnrbUb/Q94l/f/hMi1qR&amp;#xA;JVI2sOt6UJgd+ZiDgffL8ekFlFSbvV0oo4EbChzGx4f9GRdb25HMsYhqlCwG5lrLq9biZkxWOiqY&amp;#xA;22YiTra2kYMu1l1tQD30/bPm3wwYN0x18gb45AdQl1tp5j/sFB2T0FQ7R0nTNEV3j6o9feQzro1i&amp;#xA;OWA14Fm+Q8a1a8+Bvu/d/dMb2JY5uiPbhG/ktn4cqGU/er3pcvwCAAD//wMAUEsDBBQABgAIAAAA&amp;#xA;IQBAUIJzuAEAAMoDAAAOAAAAZHJzL2Uyb0RvYy54bWysU8tu2zAQvBfoPxC815IdIAgEyzk4aS9F&amp;#xA;G/TxAQy1lAjwBXJrSX/fJWXLRVMUaJHLio+d3dnhaH8/WcNOEJP2ruXbTc0ZOOk77fqWf//2/t0d&amp;#xA;ZwmF64TxDlo+Q+L3h7dv9mNoYOcHbzqIjIq41Iyh5QNiaKoqyQGsSBsfwNGl8tEKpG3sqy6Kkapb&amp;#xA;U+3q+rYafexC9BJSotOH5ZIfSn2lQOJnpRIgMy0nblhiLPE5x+qwF00fRRi0PNMQ/8HCCu2o6Vrq&amp;#xA;QaBgP6J+UcpqGX3yCjfS28orpSWUGWiabf3bNF8HEaDMQuKksMqUXq+s/HQ6uqdIMowhNSk8xTzF&amp;#xA;pKLNX+LHpiLWvIoFEzJJh7ubm9s7klRerqorLsSEH8BblhctTxiF7gc8eufoRXzcFq3E6WNC6kzA&amp;#xA;CyA3NS5HFNo8uo7hHMg2GLVwvYH8XpSeU6or4bLC2cAC/wKK6Y4oLm2Kl+BoIjsJcoGQEhxu10qU&amp;#xA;nWFKG7MC68Lvr8BzfoZC8dm/gFdE6ewdrmCrnY9/6o7ThbJa8i8KLHNnCZ59N5enLNKQYYpWZ3Nn&amp;#xA;R/66L/DrL3j4CQAA//8DAFBLAwQUAAYACAAAACEAcpMc99wAAAAJAQAADwAAAGRycy9kb3ducmV2&amp;#xA;LnhtbEyPwU7DMBBE70j8g7VI3KjTREQQ4lQIiR5BFA5wc+OtHTVeR7GbBL6eRRzguDNPszP1ZvG9&amp;#xA;mHCMXSAF61UGAqkNpiOr4O318eoGREyajO4DoYJPjLBpzs9qXZkw0wtOu2QFh1CstAKX0lBJGVuH&amp;#xA;XsdVGJDYO4TR68TnaKUZ9czhvpd5lpXS6474g9MDPjhsj7uTV/Bs3yef07aTh9uPr619Mkc3J6Uu&amp;#xA;L5b7OxAJl/QHw099rg4Nd9qHE5koegV5WRaMsnHNmxgosmINYv8ryKaW/xc03wAAAP//AwBQSwEC&amp;#xA;LQAUAAYACAAAACEAtoM4kv4AAADhAQAAEwAAAAAAAAAAAAAAAAAAAAAAW0NvbnRlbnRfVHlwZXNd&amp;#xA;LnhtbFBLAQItABQABgAIAAAAIQA4/SH/1gAAAJQBAAALAAAAAAAAAAAAAAAAAC8BAABfcmVscy8u&amp;#xA;cmVsc1BLAQItABQABgAIAAAAIQBAUIJzuAEAAMoDAAAOAAAAAAAAAAAAAAAAAC4CAABkcnMvZTJv&amp;#xA;RG9jLnhtbFBLAQItABQABgAIAAAAIQBykxz33AAAAAkBAAAPAAAAAAAAAAAAAAAAABIEAABkcnMv&amp;#xA;ZG93bnJldi54bWxQSwUGAAAAAAQABADzAAAAGwUAAAAA&amp;#xA;" strokecolor="#4472c4 [3204]" strokeweight=".5pt">
                <v:stroke endarrow="block" joinstyle="miter"/>
              </v:shape>
            </w:pict>
          </mc:Fallback>
        </mc:AlternateContent>
      </w:r>
      <w:r w:rsidRPr="000C0860">
        <w:rPr>
          <w:rFonts w:cstheme="minorHAnsi"/>
          <w:noProof/>
          <w:szCs w:val="24"/>
        </w:rPr>
        <mc:AlternateContent>
          <mc:Choice Requires="wps">
            <w:drawing>
              <wp:anchor distT="0" distB="0" distL="114300" distR="114300" simplePos="0" relativeHeight="251658260" behindDoc="0" locked="0" layoutInCell="1" allowOverlap="1" wp14:anchorId="5D7BA7C1" wp14:editId="6BDF9225">
                <wp:simplePos x="0" y="0"/>
                <wp:positionH relativeFrom="column">
                  <wp:posOffset>375920</wp:posOffset>
                </wp:positionH>
                <wp:positionV relativeFrom="paragraph">
                  <wp:posOffset>95885</wp:posOffset>
                </wp:positionV>
                <wp:extent cx="233680" cy="0"/>
                <wp:effectExtent l="0" t="76200" r="13970" b="95250"/>
                <wp:wrapNone/>
                <wp:docPr id="1638704293" name="Straight Arrow Connector 1638704293"/>
                <wp:cNvGraphicFramePr/>
                <a:graphic xmlns:a="http://schemas.openxmlformats.org/drawingml/2006/main">
                  <a:graphicData uri="http://schemas.microsoft.com/office/word/2010/wordprocessingShape">
                    <wps:wsp>
                      <wps:cNvCnPr/>
                      <wps:spPr>
                        <a:xfrm>
                          <a:off x="0" y="0"/>
                          <a:ext cx="23368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dtfl="http://schemas.microsoft.com/office/word/2024/wordml/sdtformatlock">
            <w:pict>
              <v:shape w14:anchorId="1A77B66E" id="Straight Arrow Connector 1638704293" o:spid="_x0000_s1026" type="#_x0000_t32" style="position:absolute;margin-left:29.6pt;margin-top:7.55pt;width:18.4pt;height:0;z-index:2516582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amp;#xA;90jcwfIWJU67QAgl6YK0S0CoHGBkTxKLZGx5TGhvj5O2G0SRWNoz/78nu9wcxkFMGNg6quQqL6RA&amp;#xA;0s5Y6ir5vt9lD1JwBDIwOMJKHpHlpr69KfdHjyxSmriSfYz+USnWPY7AufNIadK6MEJMx9ApD/oD&amp;#xA;OlTrorhX2lFEilmcO2RdNtjC5xDF9pCuTyYBB5bi6bQ4syoJ3g9WQ0ymaiLzg5KdCXlKLjvcW893&amp;#xA;SUOqXwnz5DrgnHtJTxOsQfEKIT7DmDSUCaxw7Rqn8787ZsmRM9e2VmPeBN4uqYvTtW7jvijg9N/y&amp;#xA;JsXecLq0q+WD6m8AAAD//wMAUEsDBBQABgAIAAAAIQA4/SH/1gAAAJQBAAALAAAAX3JlbHMvLnJl&amp;#xA;bHOkkMFqwzAMhu+DvYPRfXGawxijTi+j0GvpHsDYimMaW0Yy2fr2M4PBMnrbUb/Q94l/f/hMi1qR&amp;#xA;JVI2sOt6UJgd+ZiDgffL8ekFlFSbvV0oo4EbChzGx4f9GRdb25HMsYhqlCwG5lrLq9biZkxWOiqY&amp;#xA;22YiTra2kYMu1l1tQD30/bPm3wwYN0x18gb45AdQl1tp5j/sFB2T0FQ7R0nTNEV3j6o9feQzro1i&amp;#xA;OWA14Fm+Q8a1a8+Bvu/d/dMb2JY5uiPbhG/ktn4cqGU/er3pcvwCAAD//wMAUEsDBBQABgAIAAAA&amp;#xA;IQBAUIJzuAEAAMoDAAAOAAAAZHJzL2Uyb0RvYy54bWysU8tu2zAQvBfoPxC815IdIAgEyzk4aS9F&amp;#xA;G/TxAQy1lAjwBXJrSX/fJWXLRVMUaJHLio+d3dnhaH8/WcNOEJP2ruXbTc0ZOOk77fqWf//2/t0d&amp;#xA;ZwmF64TxDlo+Q+L3h7dv9mNoYOcHbzqIjIq41Iyh5QNiaKoqyQGsSBsfwNGl8tEKpG3sqy6Kkapb&amp;#xA;U+3q+rYafexC9BJSotOH5ZIfSn2lQOJnpRIgMy0nblhiLPE5x+qwF00fRRi0PNMQ/8HCCu2o6Vrq&amp;#xA;QaBgP6J+UcpqGX3yCjfS28orpSWUGWiabf3bNF8HEaDMQuKksMqUXq+s/HQ6uqdIMowhNSk8xTzF&amp;#xA;pKLNX+LHpiLWvIoFEzJJh7ubm9s7klRerqorLsSEH8BblhctTxiF7gc8eufoRXzcFq3E6WNC6kzA&amp;#xA;CyA3NS5HFNo8uo7hHMg2GLVwvYH8XpSeU6or4bLC2cAC/wKK6Y4oLm2Kl+BoIjsJcoGQEhxu10qU&amp;#xA;nWFKG7MC68Lvr8BzfoZC8dm/gFdE6ewdrmCrnY9/6o7ThbJa8i8KLHNnCZ59N5enLNKQYYpWZ3Nn&amp;#xA;R/66L/DrL3j4CQAA//8DAFBLAwQUAAYACAAAACEAbdLiSNoAAAAHAQAADwAAAGRycy9kb3ducmV2&amp;#xA;LnhtbEyPwU7DMBBE70j8g7WVuFGnkVqREKeqkOgRROEANzfe2lHjdRS7SeDrWcQBjrMzmn1TbWff&amp;#xA;iRGH2AZSsFpmIJCaYFqyCt5eH2/vQMSkyeguECr4xAjb+vqq0qUJE73geEhWcAnFUitwKfWllLFx&amp;#xA;6HVchh6JvVMYvE4sByvNoCcu953Ms2wjvW6JPzjd44PD5ny4eAXP9n30Oe1beSo+vvb2yZzdlJS6&amp;#xA;Wcy7exAJ5/QXhh98RoeamY7hQiaKTsG6yDnJ9/UKBPvFhqcdf7WsK/mfv/4GAAD//wMAUEsBAi0A&amp;#xA;FAAGAAgAAAAhALaDOJL+AAAA4QEAABMAAAAAAAAAAAAAAAAAAAAAAFtDb250ZW50X1R5cGVzXS54&amp;#xA;bWxQSwECLQAUAAYACAAAACEAOP0h/9YAAACUAQAACwAAAAAAAAAAAAAAAAAvAQAAX3JlbHMvLnJl&amp;#xA;bHNQSwECLQAUAAYACAAAACEAQFCCc7gBAADKAwAADgAAAAAAAAAAAAAAAAAuAgAAZHJzL2Uyb0Rv&amp;#xA;Yy54bWxQSwECLQAUAAYACAAAACEAbdLiSNoAAAAHAQAADwAAAAAAAAAAAAAAAAASBAAAZHJzL2Rv&amp;#xA;d25yZXYueG1sUEsFBgAAAAAEAAQA8wAAABkFAAAAAA==&amp;#xA;" strokecolor="#4472c4 [3204]" strokeweight=".5pt">
                <v:stroke endarrow="block" joinstyle="miter"/>
              </v:shape>
            </w:pict>
          </mc:Fallback>
        </mc:AlternateContent>
      </w:r>
      <w:r w:rsidRPr="000C0860">
        <w:rPr>
          <w:rFonts w:cstheme="minorHAnsi"/>
          <w:szCs w:val="24"/>
        </w:rPr>
        <w:t>Menu</w:t>
      </w:r>
      <w:r w:rsidRPr="000C0860">
        <w:rPr>
          <w:rFonts w:cstheme="minorHAnsi"/>
          <w:szCs w:val="24"/>
        </w:rPr>
        <w:tab/>
        <w:t xml:space="preserve">      Islamic Operation</w:t>
      </w:r>
      <w:r w:rsidRPr="000C0860">
        <w:rPr>
          <w:rFonts w:cstheme="minorHAnsi"/>
          <w:szCs w:val="24"/>
        </w:rPr>
        <w:tab/>
        <w:t xml:space="preserve">      Cooling of Period Early Pay Off</w:t>
      </w:r>
      <w:r w:rsidRPr="000C0860">
        <w:rPr>
          <w:rFonts w:cstheme="minorHAnsi"/>
          <w:szCs w:val="24"/>
        </w:rPr>
        <w:tab/>
      </w:r>
      <w:r>
        <w:rPr>
          <w:rFonts w:cstheme="minorHAnsi"/>
          <w:szCs w:val="24"/>
        </w:rPr>
        <w:t xml:space="preserve">    </w:t>
      </w:r>
      <w:r w:rsidRPr="000C0860">
        <w:rPr>
          <w:rFonts w:cstheme="minorHAnsi"/>
          <w:szCs w:val="24"/>
        </w:rPr>
        <w:t>Cooling Period Payoff Initiate</w:t>
      </w:r>
    </w:p>
    <w:p w14:paraId="1893874F" w14:textId="08D4EF1A" w:rsidR="001A0AA2" w:rsidRPr="000C0860" w:rsidRDefault="001A0AA2" w:rsidP="001A0AA2">
      <w:pPr>
        <w:jc w:val="both"/>
        <w:rPr>
          <w:rFonts w:cstheme="minorHAnsi"/>
          <w:szCs w:val="24"/>
        </w:rPr>
      </w:pPr>
      <w:r w:rsidRPr="000C0860">
        <w:rPr>
          <w:rFonts w:cstheme="minorHAnsi"/>
          <w:noProof/>
          <w:szCs w:val="24"/>
        </w:rPr>
        <w:drawing>
          <wp:inline distT="0" distB="0" distL="0" distR="0" wp14:anchorId="7AF67905" wp14:editId="5C8D9E17">
            <wp:extent cx="2877073" cy="1850884"/>
            <wp:effectExtent l="19050" t="19050" r="19050" b="16510"/>
            <wp:docPr id="757825971" name="Picture 1" descr="A screenshot of a computer&amp;#xA;&amp;#xA;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7825971" name="Picture 1" descr="A screenshot of a computer&amp;#xA;&amp;#xA;Description automatically generated"/>
                    <pic:cNvPicPr/>
                  </pic:nvPicPr>
                  <pic:blipFill rotWithShape="1">
                    <a:blip r:embed="rId78"/>
                    <a:srcRect l="24589" t="15799" r="26999" b="28917"/>
                    <a:stretch/>
                  </pic:blipFill>
                  <pic:spPr bwMode="auto">
                    <a:xfrm>
                      <a:off x="0" y="0"/>
                      <a:ext cx="2877470" cy="1851139"/>
                    </a:xfrm>
                    <a:prstGeom prst="rect">
                      <a:avLst/>
                    </a:prstGeom>
                    <a:ln>
                      <a:solidFill>
                        <a:schemeClr val="accent1"/>
                      </a:solidFill>
                    </a:ln>
                    <a:extLst>
                      <a:ext uri="{53640926-AAD7-44D8-BBD7-CCE9431645EC}">
                        <a14:shadowObscured xmlns:a14="http://schemas.microsoft.com/office/drawing/2010/main"/>
                      </a:ext>
                    </a:extLst>
                  </pic:spPr>
                </pic:pic>
              </a:graphicData>
            </a:graphic>
          </wp:inline>
        </w:drawing>
      </w:r>
    </w:p>
    <w:p w14:paraId="6EBAA475" w14:textId="5C4A4451" w:rsidR="001A0AA2" w:rsidRPr="000C0860" w:rsidRDefault="001A0AA2" w:rsidP="001A0AA2">
      <w:pPr>
        <w:jc w:val="both"/>
        <w:rPr>
          <w:rFonts w:cstheme="minorHAnsi"/>
          <w:szCs w:val="24"/>
        </w:rPr>
      </w:pPr>
      <w:r w:rsidRPr="000C0860">
        <w:rPr>
          <w:rFonts w:cstheme="minorHAnsi"/>
          <w:szCs w:val="24"/>
        </w:rPr>
        <w:t>User will put the application ID and icon on the edit icon</w:t>
      </w:r>
    </w:p>
    <w:p w14:paraId="094416A4" w14:textId="3ED8DE57" w:rsidR="001A0AA2" w:rsidRPr="000C0860" w:rsidRDefault="001A0AA2" w:rsidP="001A0AA2">
      <w:pPr>
        <w:jc w:val="both"/>
        <w:rPr>
          <w:rFonts w:cstheme="minorHAnsi"/>
          <w:szCs w:val="24"/>
        </w:rPr>
      </w:pPr>
      <w:r w:rsidRPr="000C0860">
        <w:rPr>
          <w:rFonts w:cstheme="minorHAnsi"/>
          <w:noProof/>
          <w:szCs w:val="24"/>
        </w:rPr>
        <w:drawing>
          <wp:inline distT="0" distB="0" distL="0" distR="0" wp14:anchorId="3FF6BA23" wp14:editId="774FAC20">
            <wp:extent cx="5694680" cy="237042"/>
            <wp:effectExtent l="19050" t="19050" r="20320" b="10795"/>
            <wp:docPr id="308576915" name="Picture 1" descr="A screenshot of a computer&amp;#xA;&amp;#xA;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8576915" name="Picture 1" descr="A screenshot of a computer&amp;#xA;&amp;#xA;Description automatically generated"/>
                    <pic:cNvPicPr/>
                  </pic:nvPicPr>
                  <pic:blipFill rotWithShape="1">
                    <a:blip r:embed="rId79"/>
                    <a:srcRect l="2189" t="23404" r="1886" b="49689"/>
                    <a:stretch/>
                  </pic:blipFill>
                  <pic:spPr bwMode="auto">
                    <a:xfrm>
                      <a:off x="0" y="0"/>
                      <a:ext cx="5701400" cy="237322"/>
                    </a:xfrm>
                    <a:prstGeom prst="rect">
                      <a:avLst/>
                    </a:prstGeom>
                    <a:ln>
                      <a:solidFill>
                        <a:schemeClr val="accent1"/>
                      </a:solidFill>
                    </a:ln>
                    <a:extLst>
                      <a:ext uri="{53640926-AAD7-44D8-BBD7-CCE9431645EC}">
                        <a14:shadowObscured xmlns:a14="http://schemas.microsoft.com/office/drawing/2010/main"/>
                      </a:ext>
                    </a:extLst>
                  </pic:spPr>
                </pic:pic>
              </a:graphicData>
            </a:graphic>
          </wp:inline>
        </w:drawing>
      </w:r>
    </w:p>
    <w:p w14:paraId="1425480E" w14:textId="61BCC813" w:rsidR="001A0AA2" w:rsidRPr="000C0860" w:rsidRDefault="001A0AA2" w:rsidP="4199E1D9">
      <w:r w:rsidRPr="4199E1D9">
        <w:t xml:space="preserve">Then user will mentioned bill reference no </w:t>
      </w:r>
    </w:p>
    <w:p w14:paraId="7549F695" w14:textId="5830592A" w:rsidR="001A0AA2" w:rsidRPr="000C0860" w:rsidRDefault="001A0AA2" w:rsidP="001A0AA2">
      <w:pPr>
        <w:rPr>
          <w:rFonts w:cstheme="minorHAnsi"/>
          <w:szCs w:val="24"/>
        </w:rPr>
      </w:pPr>
      <w:r w:rsidRPr="000C0860">
        <w:rPr>
          <w:rFonts w:cstheme="minorHAnsi"/>
          <w:noProof/>
          <w:szCs w:val="24"/>
        </w:rPr>
        <w:drawing>
          <wp:inline distT="0" distB="0" distL="0" distR="0" wp14:anchorId="468B388B" wp14:editId="6604FC25">
            <wp:extent cx="5507952" cy="1259317"/>
            <wp:effectExtent l="19050" t="19050" r="17145" b="17145"/>
            <wp:docPr id="1437760898" name="Picture 1" descr="A screenshot of a computer&amp;#xA;&amp;#xA;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7760898" name="Picture 1" descr="A screenshot of a computer&amp;#xA;&amp;#xA;Description automatically generated"/>
                    <pic:cNvPicPr/>
                  </pic:nvPicPr>
                  <pic:blipFill rotWithShape="1">
                    <a:blip r:embed="rId80"/>
                    <a:srcRect l="2564" t="10329" r="4751" b="29218"/>
                    <a:stretch/>
                  </pic:blipFill>
                  <pic:spPr bwMode="auto">
                    <a:xfrm>
                      <a:off x="0" y="0"/>
                      <a:ext cx="5508789" cy="1259508"/>
                    </a:xfrm>
                    <a:prstGeom prst="rect">
                      <a:avLst/>
                    </a:prstGeom>
                    <a:ln>
                      <a:solidFill>
                        <a:schemeClr val="accent1"/>
                      </a:solidFill>
                    </a:ln>
                    <a:extLst>
                      <a:ext uri="{53640926-AAD7-44D8-BBD7-CCE9431645EC}">
                        <a14:shadowObscured xmlns:a14="http://schemas.microsoft.com/office/drawing/2010/main"/>
                      </a:ext>
                    </a:extLst>
                  </pic:spPr>
                </pic:pic>
              </a:graphicData>
            </a:graphic>
          </wp:inline>
        </w:drawing>
      </w:r>
    </w:p>
    <w:p w14:paraId="3185A67E" w14:textId="22D138DB" w:rsidR="001A0AA2" w:rsidRPr="000C0860" w:rsidRDefault="001A0AA2" w:rsidP="001A0AA2">
      <w:pPr>
        <w:rPr>
          <w:rFonts w:cstheme="minorHAnsi"/>
          <w:szCs w:val="24"/>
        </w:rPr>
      </w:pPr>
      <w:r w:rsidRPr="000C0860">
        <w:rPr>
          <w:rFonts w:cstheme="minorHAnsi"/>
          <w:szCs w:val="24"/>
        </w:rPr>
        <w:t>then validate and commit the record</w:t>
      </w:r>
    </w:p>
    <w:p w14:paraId="6F510D0E" w14:textId="7E8476E1" w:rsidR="001A0AA2" w:rsidRPr="000C0860" w:rsidRDefault="001A0AA2" w:rsidP="001A0AA2">
      <w:r w:rsidRPr="000C0860">
        <w:rPr>
          <w:rFonts w:cstheme="minorHAnsi"/>
          <w:noProof/>
          <w:szCs w:val="24"/>
        </w:rPr>
        <w:drawing>
          <wp:inline distT="0" distB="0" distL="0" distR="0" wp14:anchorId="6849F480" wp14:editId="7835C344">
            <wp:extent cx="5642983" cy="1205679"/>
            <wp:effectExtent l="19050" t="19050" r="15240" b="13970"/>
            <wp:docPr id="345036531" name="Picture 1" descr="A screenshot of a computer&amp;#xA;&amp;#xA;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5036531" name="Picture 1" descr="A screenshot of a computer&amp;#xA;&amp;#xA;Description automatically generated"/>
                    <pic:cNvPicPr/>
                  </pic:nvPicPr>
                  <pic:blipFill rotWithShape="1">
                    <a:blip r:embed="rId81"/>
                    <a:srcRect l="2715" t="14154" r="2338" b="17862"/>
                    <a:stretch/>
                  </pic:blipFill>
                  <pic:spPr bwMode="auto">
                    <a:xfrm>
                      <a:off x="0" y="0"/>
                      <a:ext cx="5643274" cy="1205741"/>
                    </a:xfrm>
                    <a:prstGeom prst="rect">
                      <a:avLst/>
                    </a:prstGeom>
                    <a:ln>
                      <a:solidFill>
                        <a:schemeClr val="accent1"/>
                      </a:solidFill>
                    </a:ln>
                    <a:extLst>
                      <a:ext uri="{53640926-AAD7-44D8-BBD7-CCE9431645EC}">
                        <a14:shadowObscured xmlns:a14="http://schemas.microsoft.com/office/drawing/2010/main"/>
                      </a:ext>
                    </a:extLst>
                  </pic:spPr>
                </pic:pic>
              </a:graphicData>
            </a:graphic>
          </wp:inline>
        </w:drawing>
      </w:r>
    </w:p>
    <w:p w14:paraId="5EFF5353" w14:textId="01D2A634" w:rsidR="00DE5218" w:rsidRDefault="00DE5218">
      <w:r>
        <w:br w:type="page"/>
      </w:r>
    </w:p>
    <w:p w14:paraId="136ED7C3" w14:textId="04533BA9" w:rsidR="001A0AA2" w:rsidRPr="000C0860" w:rsidRDefault="001A0AA2" w:rsidP="4199E1D9">
      <w:r w:rsidRPr="4199E1D9">
        <w:lastRenderedPageBreak/>
        <w:t>Once the cancellation process is completed, user needs to open the Arrangement to see the status of the arrangement which changed to the “</w:t>
      </w:r>
      <w:del w:id="850" w:author="Farhan Ullah Khan" w:date="2025-02-10T15:05:00Z">
        <w:r w:rsidRPr="4199E1D9" w:rsidDel="000F3B53">
          <w:delText xml:space="preserve"> </w:delText>
        </w:r>
      </w:del>
      <w:r w:rsidRPr="4199E1D9">
        <w:t>Pending Closure”.</w:t>
      </w:r>
    </w:p>
    <w:p w14:paraId="076205DA" w14:textId="3D20F567" w:rsidR="001A0AA2" w:rsidRDefault="001A0AA2" w:rsidP="001A0AA2">
      <w:pPr>
        <w:rPr>
          <w:rFonts w:cstheme="minorHAnsi"/>
          <w:szCs w:val="24"/>
        </w:rPr>
      </w:pPr>
      <w:r w:rsidRPr="000C0860">
        <w:rPr>
          <w:rFonts w:cstheme="minorHAnsi"/>
          <w:noProof/>
          <w:szCs w:val="24"/>
        </w:rPr>
        <w:drawing>
          <wp:inline distT="0" distB="0" distL="0" distR="0" wp14:anchorId="4190EFB4" wp14:editId="7048AAB9">
            <wp:extent cx="5592232" cy="2574925"/>
            <wp:effectExtent l="19050" t="19050" r="27940" b="15875"/>
            <wp:docPr id="1782262616" name="Picture 1" descr="A screenshot of a computer&amp;#xA;&amp;#xA;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2262616" name="Picture 1" descr="A screenshot of a computer&amp;#xA;&amp;#xA;Description automatically generated"/>
                    <pic:cNvPicPr/>
                  </pic:nvPicPr>
                  <pic:blipFill rotWithShape="1">
                    <a:blip r:embed="rId82"/>
                    <a:srcRect l="2791" t="10775" r="3092" b="12183"/>
                    <a:stretch/>
                  </pic:blipFill>
                  <pic:spPr bwMode="auto">
                    <a:xfrm>
                      <a:off x="0" y="0"/>
                      <a:ext cx="5593958" cy="2575720"/>
                    </a:xfrm>
                    <a:prstGeom prst="rect">
                      <a:avLst/>
                    </a:prstGeom>
                    <a:ln w="9525" cap="flat" cmpd="sng" algn="ctr">
                      <a:solidFill>
                        <a:srgbClr val="4472C4"/>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56872D0C" w14:textId="354FE925" w:rsidR="001A0AA2" w:rsidRPr="007739FB" w:rsidRDefault="001A0AA2" w:rsidP="00C876C9">
      <w:pPr>
        <w:pStyle w:val="Heading4"/>
        <w:numPr>
          <w:ilvl w:val="3"/>
          <w:numId w:val="5"/>
        </w:numPr>
      </w:pPr>
      <w:bookmarkStart w:id="851" w:name="_Hlk182212889"/>
      <w:r w:rsidRPr="007739FB">
        <w:t>Worksheet details:</w:t>
      </w:r>
    </w:p>
    <w:p w14:paraId="1AD80FAF" w14:textId="702C94CA" w:rsidR="001A0AA2" w:rsidRPr="00BE3D5E" w:rsidRDefault="001A0AA2" w:rsidP="001C41A7">
      <w:pPr>
        <w:numPr>
          <w:ilvl w:val="0"/>
          <w:numId w:val="7"/>
        </w:numPr>
      </w:pPr>
      <w:r w:rsidRPr="4199E1D9">
        <w:t>File name : Tawarruq Working Sheet</w:t>
      </w:r>
    </w:p>
    <w:p w14:paraId="2C62FC48" w14:textId="7B8E2127" w:rsidR="001A0AA2" w:rsidRPr="005117CC" w:rsidRDefault="001A0AA2" w:rsidP="001A0AA2">
      <w:pPr>
        <w:numPr>
          <w:ilvl w:val="0"/>
          <w:numId w:val="7"/>
        </w:numPr>
        <w:rPr>
          <w:ins w:id="852" w:author="Farhan Ullah Khan" w:date="2025-02-10T15:22:00Z"/>
          <w:u w:val="single"/>
          <w:rPrChange w:id="853" w:author="Farhan Ullah Khan" w:date="2025-02-10T15:22:00Z">
            <w:rPr>
              <w:ins w:id="854" w:author="Farhan Ullah Khan" w:date="2025-02-10T15:22:00Z"/>
            </w:rPr>
          </w:rPrChange>
        </w:rPr>
      </w:pPr>
      <w:r w:rsidRPr="4199E1D9">
        <w:t xml:space="preserve">Sheet name : </w:t>
      </w:r>
      <w:bookmarkEnd w:id="851"/>
      <w:r w:rsidRPr="4199E1D9">
        <w:t>Cancellation and SADDAD Accounting Entries-TA</w:t>
      </w:r>
    </w:p>
    <w:p w14:paraId="1571A501" w14:textId="4833E2F2" w:rsidR="005117CC" w:rsidRPr="00DE5218" w:rsidRDefault="00D53C90">
      <w:pPr>
        <w:ind w:left="360"/>
        <w:rPr>
          <w:u w:val="single"/>
        </w:rPr>
        <w:pPrChange w:id="855" w:author="Farhan Ullah Khan" w:date="2025-02-10T15:22:00Z">
          <w:pPr>
            <w:numPr>
              <w:numId w:val="7"/>
            </w:numPr>
            <w:ind w:left="720" w:hanging="360"/>
          </w:pPr>
        </w:pPrChange>
      </w:pPr>
      <w:ins w:id="856" w:author="Farhan Ullah Khan" w:date="2025-02-10T15:22:00Z">
        <w:r>
          <w:rPr>
            <w:u w:val="single"/>
          </w:rPr>
          <w:t xml:space="preserve">Cancellation &amp; SADAD Accounting entries are </w:t>
        </w:r>
      </w:ins>
      <w:ins w:id="857" w:author="Farhan Ullah Khan" w:date="2025-02-10T15:23:00Z">
        <w:r>
          <w:rPr>
            <w:u w:val="single"/>
          </w:rPr>
          <w:t xml:space="preserve">same as defined in </w:t>
        </w:r>
      </w:ins>
      <w:ins w:id="858" w:author="Farhan Ullah Khan" w:date="2025-02-10T15:25:00Z">
        <w:r w:rsidR="00563CB0">
          <w:rPr>
            <w:u w:val="single"/>
          </w:rPr>
          <w:t xml:space="preserve">referred </w:t>
        </w:r>
      </w:ins>
      <w:ins w:id="859" w:author="Farhan Ullah Khan" w:date="2025-02-10T15:23:00Z">
        <w:r>
          <w:rPr>
            <w:u w:val="single"/>
          </w:rPr>
          <w:t>Tawarruq Working Sheet</w:t>
        </w:r>
        <w:r w:rsidR="00264170">
          <w:rPr>
            <w:u w:val="single"/>
          </w:rPr>
          <w:t>.</w:t>
        </w:r>
      </w:ins>
    </w:p>
    <w:p w14:paraId="6C752162" w14:textId="0899B8B1" w:rsidR="001A0AA2" w:rsidRPr="00F82636" w:rsidRDefault="001A0AA2" w:rsidP="001A0AA2">
      <w:pPr>
        <w:pStyle w:val="Heading3"/>
        <w:numPr>
          <w:ilvl w:val="2"/>
          <w:numId w:val="5"/>
        </w:numPr>
      </w:pPr>
      <w:bookmarkStart w:id="860" w:name="_Toc182414024"/>
      <w:bookmarkStart w:id="861" w:name="_Toc182493296"/>
      <w:bookmarkStart w:id="862" w:name="_Toc182493379"/>
      <w:bookmarkStart w:id="863" w:name="_Toc190103125"/>
      <w:commentRangeStart w:id="864"/>
      <w:r w:rsidRPr="00F82636">
        <w:t>Deferment of Instalments</w:t>
      </w:r>
      <w:bookmarkStart w:id="865" w:name="_Toc175248442"/>
      <w:bookmarkEnd w:id="865"/>
      <w:r w:rsidRPr="00F82636">
        <w:t xml:space="preserve"> </w:t>
      </w:r>
      <w:commentRangeEnd w:id="864"/>
      <w:r w:rsidR="005F1EA2">
        <w:rPr>
          <w:rStyle w:val="CommentReference"/>
          <w:rFonts w:asciiTheme="minorHAnsi" w:eastAsiaTheme="minorHAnsi" w:hAnsiTheme="minorHAnsi" w:cstheme="minorBidi"/>
          <w:b w:val="0"/>
          <w:color w:val="auto"/>
        </w:rPr>
        <w:commentReference w:id="864"/>
      </w:r>
      <w:r>
        <w:t>(</w:t>
      </w:r>
      <w:r w:rsidRPr="008774E2">
        <w:t>WS0</w:t>
      </w:r>
      <w:r w:rsidR="007E59F2">
        <w:t>1</w:t>
      </w:r>
      <w:r w:rsidRPr="008774E2">
        <w:t>-</w:t>
      </w:r>
      <w:r w:rsidR="007E59F2">
        <w:t>IJR</w:t>
      </w:r>
      <w:r w:rsidRPr="008774E2">
        <w:t>-0</w:t>
      </w:r>
      <w:r>
        <w:t>9)</w:t>
      </w:r>
      <w:bookmarkEnd w:id="860"/>
      <w:bookmarkEnd w:id="861"/>
      <w:bookmarkEnd w:id="862"/>
      <w:bookmarkEnd w:id="863"/>
    </w:p>
    <w:p w14:paraId="648E9486" w14:textId="224901F1" w:rsidR="001A0AA2" w:rsidRPr="000C0860" w:rsidRDefault="001A0AA2" w:rsidP="001A0AA2">
      <w:pPr>
        <w:pStyle w:val="ListParagraph"/>
        <w:jc w:val="both"/>
        <w:rPr>
          <w:rFonts w:cstheme="minorHAnsi"/>
          <w:szCs w:val="24"/>
        </w:rPr>
      </w:pPr>
      <w:r w:rsidRPr="000C0860">
        <w:rPr>
          <w:rFonts w:cstheme="minorHAnsi"/>
          <w:szCs w:val="24"/>
        </w:rPr>
        <w:t>For installment deferment</w:t>
      </w:r>
      <w:r>
        <w:rPr>
          <w:rFonts w:cstheme="minorHAnsi"/>
          <w:szCs w:val="24"/>
        </w:rPr>
        <w:t>/ skip</w:t>
      </w:r>
      <w:r w:rsidRPr="000C0860">
        <w:rPr>
          <w:rFonts w:cstheme="minorHAnsi"/>
          <w:szCs w:val="24"/>
        </w:rPr>
        <w:t>, customer will follow the following navigation:</w:t>
      </w:r>
    </w:p>
    <w:p w14:paraId="4CE4D67C" w14:textId="248B91F6" w:rsidR="001A0AA2" w:rsidRPr="000C0860" w:rsidRDefault="001A0AA2" w:rsidP="00DE5218">
      <w:pPr>
        <w:ind w:left="720"/>
        <w:jc w:val="both"/>
        <w:rPr>
          <w:rFonts w:cstheme="minorHAnsi"/>
          <w:szCs w:val="24"/>
        </w:rPr>
      </w:pPr>
      <w:r w:rsidRPr="000C0860">
        <w:rPr>
          <w:rFonts w:cstheme="minorHAnsi"/>
          <w:noProof/>
          <w:szCs w:val="24"/>
        </w:rPr>
        <mc:AlternateContent>
          <mc:Choice Requires="wps">
            <w:drawing>
              <wp:anchor distT="0" distB="0" distL="114300" distR="114300" simplePos="0" relativeHeight="251658240" behindDoc="0" locked="0" layoutInCell="1" allowOverlap="1" wp14:anchorId="2ECA6F59" wp14:editId="271E71CA">
                <wp:simplePos x="0" y="0"/>
                <wp:positionH relativeFrom="column">
                  <wp:posOffset>2132928</wp:posOffset>
                </wp:positionH>
                <wp:positionV relativeFrom="paragraph">
                  <wp:posOffset>102235</wp:posOffset>
                </wp:positionV>
                <wp:extent cx="184150" cy="0"/>
                <wp:effectExtent l="0" t="76200" r="25400" b="95250"/>
                <wp:wrapNone/>
                <wp:docPr id="1638704266" name="Straight Arrow Connector 1638704266"/>
                <wp:cNvGraphicFramePr/>
                <a:graphic xmlns:a="http://schemas.openxmlformats.org/drawingml/2006/main">
                  <a:graphicData uri="http://schemas.microsoft.com/office/word/2010/wordprocessingShape">
                    <wps:wsp>
                      <wps:cNvCnPr/>
                      <wps:spPr>
                        <a:xfrm>
                          <a:off x="0" y="0"/>
                          <a:ext cx="18415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dtfl="http://schemas.microsoft.com/office/word/2024/wordml/sdtformatlock">
            <w:pict>
              <v:shape w14:anchorId="7032C44C" id="Straight Arrow Connector 1638704266" o:spid="_x0000_s1026" type="#_x0000_t32" style="position:absolute;margin-left:167.95pt;margin-top:8.05pt;width:14.5pt;height:0;z-index:2516582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amp;#xA;90jcwfIWJU67QAgl6YK0S0CoHGBkTxKLZGx5TGhvj5O2G0SRWNoz/78nu9wcxkFMGNg6quQqL6RA&amp;#xA;0s5Y6ir5vt9lD1JwBDIwOMJKHpHlpr69KfdHjyxSmriSfYz+USnWPY7AufNIadK6MEJMx9ApD/oD&amp;#xA;OlTrorhX2lFEilmcO2RdNtjC5xDF9pCuTyYBB5bi6bQ4syoJ3g9WQ0ymaiLzg5KdCXlKLjvcW893&amp;#xA;SUOqXwnz5DrgnHtJTxOsQfEKIT7DmDSUCaxw7Rqn8787ZsmRM9e2VmPeBN4uqYvTtW7jvijg9N/y&amp;#xA;JsXecLq0q+WD6m8AAAD//wMAUEsDBBQABgAIAAAAIQA4/SH/1gAAAJQBAAALAAAAX3JlbHMvLnJl&amp;#xA;bHOkkMFqwzAMhu+DvYPRfXGawxijTi+j0GvpHsDYimMaW0Yy2fr2M4PBMnrbUb/Q94l/f/hMi1qR&amp;#xA;JVI2sOt6UJgd+ZiDgffL8ekFlFSbvV0oo4EbChzGx4f9GRdb25HMsYhqlCwG5lrLq9biZkxWOiqY&amp;#xA;22YiTra2kYMu1l1tQD30/bPm3wwYN0x18gb45AdQl1tp5j/sFB2T0FQ7R0nTNEV3j6o9feQzro1i&amp;#xA;OWA14Fm+Q8a1a8+Bvu/d/dMb2JY5uiPbhG/ktn4cqGU/er3pcvwCAAD//wMAUEsDBBQABgAIAAAA&amp;#xA;IQAUTlS8twEAAMoDAAAOAAAAZHJzL2Uyb0RvYy54bWysU9uO0zAQfUfiHyy/0yQrQKuq6T50F14Q&amp;#xA;rLh8gNcZJ5Yc2xoPTfL3jN02RYCEQPsy8WXOmZnjk93dPDpxBEw2+FY2m1oK8Dp01vet/Pb13atb&amp;#xA;KRIp3ykXPLRygSTv9i9f7Ka4hZswBNcBCibxaTvFVg5EcVtVSQ8wqrQJETxfmoCjIt5iX3WoJmYf&amp;#xA;XXVT12+rKWAXMWhIiU/vT5dyX/iNAU2fjElAwrWSe6MSscSnHKv9Tm17VHGw+tyG+o8uRmU9F12p&amp;#xA;7hUp8R3tb1Sj1RhSMLTRYayCMVZDmYGnaepfpvkyqAhlFhYnxVWm9Hy0+uPx4B+RZZhi2qb4iHmK&amp;#xA;2eCYv9yfmItYyyoWzCQ0Hza3r5s3LKm+XFVXXMRE7yGMIi9amQiV7Qc6BO/5RQI2RSt1/JCIKzPw&amp;#xA;AshFnc+RlHUPvhO0RLYNoVW+d5Dfi9NzSnVtuKxocXCCfwYjbJdbLGWKl+DgUBwVu0BpDZ6alYmz&amp;#xA;M8xY51Zg/XfgOT9DofjsX8ArolQOnlbwaH3AP1Wn+dKyOeVfFDjNnSV4Ct1SnrJIw4YpWp3NnR35&amp;#xA;877Ar7/g/gcAAAD//wMAUEsDBBQABgAIAAAAIQCuc+DE3AAAAAkBAAAPAAAAZHJzL2Rvd25yZXYu&amp;#xA;eG1sTI/BTsMwEETvSPyDtUjcqNMGIhriVAiJHkEUDnBz460dNV5HsZsEvp5FHOC4M0+zM9Vm9p0Y&amp;#xA;cYhtIAXLRQYCqQmmJavg7fXx6hZETJqM7gKhgk+MsKnPzypdmjDRC467ZAWHUCy1ApdSX0oZG4de&amp;#xA;x0Xokdg7hMHrxOdgpRn0xOG+k6ssK6TXLfEHp3t8cNgcdyev4Nm+j35F21Ye1h9fW/tkjm5KSl1e&amp;#xA;zPd3IBLO6Q+Gn/pcHWrutA8nMlF0CvL8Zs0oG8USBAN5cc3C/leQdSX/L6i/AQAA//8DAFBLAQIt&amp;#xA;ABQABgAIAAAAIQC2gziS/gAAAOEBAAATAAAAAAAAAAAAAAAAAAAAAABbQ29udGVudF9UeXBlc10u&amp;#xA;eG1sUEsBAi0AFAAGAAgAAAAhADj9If/WAAAAlAEAAAsAAAAAAAAAAAAAAAAALwEAAF9yZWxzLy5y&amp;#xA;ZWxzUEsBAi0AFAAGAAgAAAAhABROVLy3AQAAygMAAA4AAAAAAAAAAAAAAAAALgIAAGRycy9lMm9E&amp;#xA;b2MueG1sUEsBAi0AFAAGAAgAAAAhAK5z4MTcAAAACQEAAA8AAAAAAAAAAAAAAAAAEQQAAGRycy9k&amp;#xA;b3ducmV2LnhtbFBLBQYAAAAABAAEAPMAAAAaBQAAAAA=&amp;#xA;" strokecolor="#4472c4 [3204]" strokeweight=".5pt">
                <v:stroke endarrow="block" joinstyle="miter"/>
              </v:shape>
            </w:pict>
          </mc:Fallback>
        </mc:AlternateContent>
      </w:r>
      <w:r w:rsidRPr="000C0860">
        <w:rPr>
          <w:rFonts w:cstheme="minorHAnsi"/>
          <w:szCs w:val="24"/>
        </w:rPr>
        <w:t>Menu Islamic Operations        Installment Deferment</w:t>
      </w:r>
      <w:r w:rsidRPr="000C0860">
        <w:rPr>
          <w:rFonts w:cstheme="minorHAnsi"/>
          <w:szCs w:val="24"/>
        </w:rPr>
        <w:tab/>
        <w:t xml:space="preserve">        Installment Deferment</w:t>
      </w:r>
    </w:p>
    <w:p w14:paraId="02052BEA" w14:textId="4042D683" w:rsidR="001A0AA2" w:rsidRPr="000C0860" w:rsidRDefault="001A0AA2" w:rsidP="001A0AA2">
      <w:pPr>
        <w:ind w:firstLine="720"/>
        <w:jc w:val="both"/>
      </w:pPr>
      <w:r>
        <w:rPr>
          <w:noProof/>
        </w:rPr>
        <w:drawing>
          <wp:inline distT="0" distB="0" distL="0" distR="0" wp14:anchorId="56001EA9" wp14:editId="7371A0C1">
            <wp:extent cx="5124450" cy="2775744"/>
            <wp:effectExtent l="19050" t="19050" r="19050" b="24765"/>
            <wp:docPr id="1638704270" name="Picture 16387042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38704270"/>
                    <pic:cNvPicPr/>
                  </pic:nvPicPr>
                  <pic:blipFill>
                    <a:blip r:embed="rId83">
                      <a:extLst>
                        <a:ext uri="{28A0092B-C50C-407E-A947-70E740481C1C}">
                          <a14:useLocalDpi xmlns:a14="http://schemas.microsoft.com/office/drawing/2010/main" val="0"/>
                        </a:ext>
                      </a:extLst>
                    </a:blip>
                    <a:stretch>
                      <a:fillRect/>
                    </a:stretch>
                  </pic:blipFill>
                  <pic:spPr>
                    <a:xfrm>
                      <a:off x="0" y="0"/>
                      <a:ext cx="5137128" cy="2782611"/>
                    </a:xfrm>
                    <a:prstGeom prst="rect">
                      <a:avLst/>
                    </a:prstGeom>
                    <a:ln>
                      <a:solidFill>
                        <a:schemeClr val="accent1"/>
                      </a:solidFill>
                    </a:ln>
                  </pic:spPr>
                </pic:pic>
              </a:graphicData>
            </a:graphic>
          </wp:inline>
        </w:drawing>
      </w:r>
    </w:p>
    <w:p w14:paraId="5BEE1000" w14:textId="0CA0CBD4" w:rsidR="00DE5218" w:rsidRDefault="00DE5218">
      <w:r w:rsidRPr="7E14EE1E">
        <w:br w:type="page"/>
      </w:r>
    </w:p>
    <w:p w14:paraId="1B7273D2" w14:textId="697F83BE" w:rsidR="001A0AA2" w:rsidRPr="000C0860" w:rsidRDefault="001A0AA2" w:rsidP="001A0AA2">
      <w:pPr>
        <w:ind w:firstLine="720"/>
        <w:jc w:val="both"/>
        <w:rPr>
          <w:rFonts w:cstheme="minorHAnsi"/>
          <w:szCs w:val="24"/>
        </w:rPr>
      </w:pPr>
      <w:r w:rsidRPr="000C0860">
        <w:rPr>
          <w:rFonts w:cstheme="minorHAnsi"/>
          <w:szCs w:val="24"/>
        </w:rPr>
        <w:lastRenderedPageBreak/>
        <w:t>User will put the application ID and click on the find icon</w:t>
      </w:r>
    </w:p>
    <w:p w14:paraId="10D20188" w14:textId="0B0B6108" w:rsidR="001A0AA2" w:rsidRPr="000C0860" w:rsidRDefault="001A0AA2" w:rsidP="001A0AA2">
      <w:pPr>
        <w:ind w:firstLine="720"/>
        <w:jc w:val="both"/>
        <w:rPr>
          <w:rFonts w:cstheme="minorHAnsi"/>
          <w:szCs w:val="24"/>
        </w:rPr>
      </w:pPr>
      <w:r w:rsidRPr="000C0860">
        <w:rPr>
          <w:rFonts w:cstheme="minorHAnsi"/>
          <w:noProof/>
          <w:szCs w:val="24"/>
        </w:rPr>
        <w:drawing>
          <wp:inline distT="0" distB="0" distL="0" distR="0" wp14:anchorId="205B7C6C" wp14:editId="70C0EC03">
            <wp:extent cx="5943600" cy="1065530"/>
            <wp:effectExtent l="19050" t="19050" r="19050" b="20320"/>
            <wp:docPr id="1638704269" name="Picture 16387042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4"/>
                    <a:stretch>
                      <a:fillRect/>
                    </a:stretch>
                  </pic:blipFill>
                  <pic:spPr>
                    <a:xfrm>
                      <a:off x="0" y="0"/>
                      <a:ext cx="5943600" cy="1065530"/>
                    </a:xfrm>
                    <a:prstGeom prst="rect">
                      <a:avLst/>
                    </a:prstGeom>
                    <a:ln>
                      <a:solidFill>
                        <a:schemeClr val="accent1"/>
                      </a:solidFill>
                    </a:ln>
                  </pic:spPr>
                </pic:pic>
              </a:graphicData>
            </a:graphic>
          </wp:inline>
        </w:drawing>
      </w:r>
    </w:p>
    <w:p w14:paraId="63917866" w14:textId="6F1D8C30" w:rsidR="001A0AA2" w:rsidRPr="000C0860" w:rsidRDefault="001A0AA2" w:rsidP="001A0AA2">
      <w:pPr>
        <w:pStyle w:val="ListParagraph"/>
        <w:jc w:val="both"/>
        <w:rPr>
          <w:rFonts w:cstheme="minorHAnsi"/>
          <w:szCs w:val="24"/>
        </w:rPr>
      </w:pPr>
      <w:r w:rsidRPr="000C0860">
        <w:rPr>
          <w:rFonts w:cstheme="minorHAnsi"/>
          <w:szCs w:val="24"/>
        </w:rPr>
        <w:t>For illustration the upcoming installment on 28 Feb 2024 is going to defer which means there is an increase in tenor by 1 month of the arrangement.</w:t>
      </w:r>
    </w:p>
    <w:p w14:paraId="5EC4D185" w14:textId="709E3D5C" w:rsidR="001A0AA2" w:rsidRPr="000C0860" w:rsidRDefault="001A0AA2" w:rsidP="001A0AA2">
      <w:pPr>
        <w:pStyle w:val="ListParagraph"/>
        <w:jc w:val="both"/>
        <w:rPr>
          <w:rFonts w:cstheme="minorHAnsi"/>
          <w:szCs w:val="24"/>
        </w:rPr>
      </w:pPr>
      <w:r w:rsidRPr="000C0860">
        <w:rPr>
          <w:rFonts w:cstheme="minorHAnsi"/>
          <w:szCs w:val="24"/>
        </w:rPr>
        <w:t>The user will click on the icon located on the right side, which pertains to installments, and then proceed to click on "Simulate."</w:t>
      </w:r>
    </w:p>
    <w:p w14:paraId="3FA6CDCF" w14:textId="5C3997B0" w:rsidR="001A0AA2" w:rsidRPr="000C0860" w:rsidRDefault="001A0AA2" w:rsidP="001A0AA2">
      <w:pPr>
        <w:pStyle w:val="ListParagraph"/>
        <w:jc w:val="both"/>
        <w:rPr>
          <w:rFonts w:cstheme="minorHAnsi"/>
          <w:szCs w:val="24"/>
        </w:rPr>
      </w:pPr>
      <w:r w:rsidRPr="000C0860">
        <w:rPr>
          <w:rFonts w:cstheme="minorHAnsi"/>
          <w:b/>
          <w:bCs/>
          <w:noProof/>
          <w:szCs w:val="24"/>
        </w:rPr>
        <w:drawing>
          <wp:inline distT="0" distB="0" distL="0" distR="0" wp14:anchorId="342B1272" wp14:editId="736F73DB">
            <wp:extent cx="5564841" cy="2832100"/>
            <wp:effectExtent l="114300" t="95250" r="112395" b="12065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5"/>
                    <a:srcRect l="6261" t="6162" r="74" b="20028"/>
                    <a:stretch/>
                  </pic:blipFill>
                  <pic:spPr bwMode="auto">
                    <a:xfrm>
                      <a:off x="0" y="0"/>
                      <a:ext cx="5567061" cy="2833230"/>
                    </a:xfrm>
                    <a:prstGeom prst="rect">
                      <a:avLst/>
                    </a:prstGeom>
                    <a:solidFill>
                      <a:srgbClr val="FFFFFF">
                        <a:shade val="85000"/>
                      </a:srgbClr>
                    </a:solidFill>
                    <a:ln w="12700" cap="sq" cmpd="sng" algn="ctr">
                      <a:solidFill>
                        <a:srgbClr val="4472C4"/>
                      </a:solidFill>
                      <a:prstDash val="solid"/>
                      <a:miter lim="800000"/>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a:extLst>
                      <a:ext uri="{53640926-AAD7-44D8-BBD7-CCE9431645EC}">
                        <a14:shadowObscured xmlns:a14="http://schemas.microsoft.com/office/drawing/2010/main"/>
                      </a:ext>
                    </a:extLst>
                  </pic:spPr>
                </pic:pic>
              </a:graphicData>
            </a:graphic>
          </wp:inline>
        </w:drawing>
      </w:r>
    </w:p>
    <w:p w14:paraId="7D3246A7" w14:textId="7DBD261B" w:rsidR="001A0AA2" w:rsidRPr="000C0860" w:rsidRDefault="001A0AA2" w:rsidP="001A0AA2">
      <w:pPr>
        <w:pStyle w:val="ListParagraph"/>
        <w:jc w:val="both"/>
      </w:pPr>
      <w:r w:rsidRPr="7E14EE1E">
        <w:t>Next, validate the activity by using the icon specified in the screenshot below.</w:t>
      </w:r>
      <w:r w:rsidRPr="000C0860">
        <w:rPr>
          <w:rFonts w:cstheme="minorHAnsi"/>
          <w:noProof/>
          <w:szCs w:val="24"/>
        </w:rPr>
        <w:drawing>
          <wp:inline distT="0" distB="0" distL="0" distR="0" wp14:anchorId="15BC8D99" wp14:editId="7D90F5ED">
            <wp:extent cx="3606053" cy="1717675"/>
            <wp:effectExtent l="114300" t="76200" r="109220" b="13017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6"/>
                    <a:srcRect l="43100" t="2349" r="-3771" b="-2349"/>
                    <a:stretch/>
                  </pic:blipFill>
                  <pic:spPr bwMode="auto">
                    <a:xfrm>
                      <a:off x="0" y="0"/>
                      <a:ext cx="3606053" cy="1717675"/>
                    </a:xfrm>
                    <a:prstGeom prst="rect">
                      <a:avLst/>
                    </a:prstGeom>
                    <a:solidFill>
                      <a:srgbClr val="FFFFFF">
                        <a:shade val="85000"/>
                      </a:srgbClr>
                    </a:solidFill>
                    <a:ln w="12700" cap="sq" cmpd="sng" algn="ctr">
                      <a:solidFill>
                        <a:srgbClr val="4472C4"/>
                      </a:solidFill>
                      <a:prstDash val="solid"/>
                      <a:miter lim="800000"/>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a:extLst>
                      <a:ext uri="{53640926-AAD7-44D8-BBD7-CCE9431645EC}">
                        <a14:shadowObscured xmlns:a14="http://schemas.microsoft.com/office/drawing/2010/main"/>
                      </a:ext>
                    </a:extLst>
                  </pic:spPr>
                </pic:pic>
              </a:graphicData>
            </a:graphic>
          </wp:inline>
        </w:drawing>
      </w:r>
    </w:p>
    <w:p w14:paraId="382CDEBE" w14:textId="21204AE7" w:rsidR="00DE5218" w:rsidRDefault="00DE5218">
      <w:r w:rsidRPr="7E14EE1E">
        <w:br w:type="page"/>
      </w:r>
    </w:p>
    <w:p w14:paraId="0CCD6750" w14:textId="56E8B321" w:rsidR="001A0AA2" w:rsidRPr="000C0860" w:rsidRDefault="001A0AA2" w:rsidP="001A0AA2">
      <w:pPr>
        <w:ind w:firstLine="720"/>
        <w:jc w:val="both"/>
        <w:rPr>
          <w:rFonts w:cstheme="minorHAnsi"/>
          <w:szCs w:val="24"/>
        </w:rPr>
      </w:pPr>
      <w:r w:rsidRPr="000C0860">
        <w:rPr>
          <w:rFonts w:cstheme="minorHAnsi"/>
          <w:szCs w:val="24"/>
        </w:rPr>
        <w:lastRenderedPageBreak/>
        <w:t>The user will select the "Payment Holiday" tab as indicated in the screenshot below.</w:t>
      </w:r>
    </w:p>
    <w:p w14:paraId="3F01183E" w14:textId="370B5ECE" w:rsidR="001A0AA2" w:rsidRPr="000C0860" w:rsidRDefault="001A0AA2" w:rsidP="001A0AA2">
      <w:pPr>
        <w:pStyle w:val="ListParagraph"/>
        <w:jc w:val="both"/>
        <w:rPr>
          <w:rFonts w:cstheme="minorHAnsi"/>
          <w:szCs w:val="24"/>
        </w:rPr>
      </w:pPr>
      <w:r w:rsidRPr="000C0860">
        <w:rPr>
          <w:rFonts w:cstheme="minorHAnsi"/>
          <w:noProof/>
          <w:szCs w:val="24"/>
        </w:rPr>
        <w:drawing>
          <wp:inline distT="0" distB="0" distL="0" distR="0" wp14:anchorId="3D379303" wp14:editId="180FB521">
            <wp:extent cx="3319182" cy="3246755"/>
            <wp:effectExtent l="76200" t="76200" r="71755" b="10604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7"/>
                    <a:srcRect l="44155"/>
                    <a:stretch/>
                  </pic:blipFill>
                  <pic:spPr bwMode="auto">
                    <a:xfrm>
                      <a:off x="0" y="0"/>
                      <a:ext cx="3319182" cy="3246755"/>
                    </a:xfrm>
                    <a:prstGeom prst="rect">
                      <a:avLst/>
                    </a:prstGeom>
                    <a:solidFill>
                      <a:srgbClr val="FFFFFF">
                        <a:shade val="85000"/>
                      </a:srgbClr>
                    </a:solidFill>
                    <a:ln w="12700" cap="sq" cmpd="sng" algn="ctr">
                      <a:solidFill>
                        <a:srgbClr val="4472C4"/>
                      </a:solidFill>
                      <a:prstDash val="solid"/>
                      <a:miter lim="800000"/>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a:extLst>
                      <a:ext uri="{53640926-AAD7-44D8-BBD7-CCE9431645EC}">
                        <a14:shadowObscured xmlns:a14="http://schemas.microsoft.com/office/drawing/2010/main"/>
                      </a:ext>
                    </a:extLst>
                  </pic:spPr>
                </pic:pic>
              </a:graphicData>
            </a:graphic>
          </wp:inline>
        </w:drawing>
      </w:r>
    </w:p>
    <w:p w14:paraId="280BD47F" w14:textId="665E7FD9" w:rsidR="001A0AA2" w:rsidRPr="000C0860" w:rsidRDefault="001A0AA2" w:rsidP="001A0AA2">
      <w:pPr>
        <w:pStyle w:val="ListParagraph"/>
        <w:jc w:val="both"/>
        <w:rPr>
          <w:rFonts w:cstheme="minorHAnsi"/>
          <w:szCs w:val="24"/>
        </w:rPr>
      </w:pPr>
      <w:r w:rsidRPr="000C0860">
        <w:rPr>
          <w:rFonts w:cstheme="minorHAnsi"/>
          <w:szCs w:val="24"/>
        </w:rPr>
        <w:t>The user will input "1" in the installment field and select "Residual" for recalculation</w:t>
      </w:r>
      <w:r>
        <w:rPr>
          <w:rFonts w:cstheme="minorHAnsi"/>
          <w:szCs w:val="24"/>
        </w:rPr>
        <w:t>, where system will skip the instalment and add the same in last instalment.</w:t>
      </w:r>
    </w:p>
    <w:p w14:paraId="68E3DB09" w14:textId="3F2DDEAA" w:rsidR="001A0AA2" w:rsidRPr="000C0860" w:rsidRDefault="001A0AA2" w:rsidP="001A0AA2">
      <w:pPr>
        <w:pStyle w:val="ListParagraph"/>
        <w:ind w:left="2160"/>
        <w:jc w:val="both"/>
        <w:rPr>
          <w:rFonts w:cstheme="minorHAnsi"/>
          <w:szCs w:val="24"/>
        </w:rPr>
      </w:pPr>
      <w:r w:rsidRPr="000C0860">
        <w:rPr>
          <w:rFonts w:cstheme="minorHAnsi"/>
          <w:noProof/>
          <w:szCs w:val="24"/>
        </w:rPr>
        <w:drawing>
          <wp:anchor distT="0" distB="0" distL="114300" distR="114300" simplePos="0" relativeHeight="251658241" behindDoc="0" locked="0" layoutInCell="1" allowOverlap="1" wp14:anchorId="2DA48111" wp14:editId="1AF826FF">
            <wp:simplePos x="0" y="0"/>
            <wp:positionH relativeFrom="column">
              <wp:posOffset>524908</wp:posOffset>
            </wp:positionH>
            <wp:positionV relativeFrom="paragraph">
              <wp:posOffset>76627</wp:posOffset>
            </wp:positionV>
            <wp:extent cx="3368488" cy="3212465"/>
            <wp:effectExtent l="95250" t="76200" r="99060" b="121285"/>
            <wp:wrapSquare wrapText="bothSides"/>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8">
                      <a:extLst>
                        <a:ext uri="{28A0092B-C50C-407E-A947-70E740481C1C}">
                          <a14:useLocalDpi xmlns:a14="http://schemas.microsoft.com/office/drawing/2010/main" val="0"/>
                        </a:ext>
                      </a:extLst>
                    </a:blip>
                    <a:srcRect l="43326"/>
                    <a:stretch/>
                  </pic:blipFill>
                  <pic:spPr bwMode="auto">
                    <a:xfrm>
                      <a:off x="0" y="0"/>
                      <a:ext cx="3368488" cy="3212465"/>
                    </a:xfrm>
                    <a:prstGeom prst="rect">
                      <a:avLst/>
                    </a:prstGeom>
                    <a:solidFill>
                      <a:srgbClr val="FFFFFF">
                        <a:shade val="85000"/>
                      </a:srgbClr>
                    </a:solidFill>
                    <a:ln w="12700" cap="sq" cmpd="sng" algn="ctr">
                      <a:solidFill>
                        <a:srgbClr val="4472C4"/>
                      </a:solidFill>
                      <a:prstDash val="solid"/>
                      <a:miter lim="800000"/>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a:extLst>
                      <a:ext uri="{53640926-AAD7-44D8-BBD7-CCE9431645EC}">
                        <a14:shadowObscured xmlns:a14="http://schemas.microsoft.com/office/drawing/2010/main"/>
                      </a:ext>
                    </a:extLst>
                  </pic:spPr>
                </pic:pic>
              </a:graphicData>
            </a:graphic>
          </wp:anchor>
        </w:drawing>
      </w:r>
      <w:r w:rsidRPr="000C0860">
        <w:rPr>
          <w:rFonts w:cstheme="minorHAnsi"/>
          <w:szCs w:val="24"/>
        </w:rPr>
        <w:t xml:space="preserve"> </w:t>
      </w:r>
    </w:p>
    <w:p w14:paraId="0856CC61" w14:textId="5DC3F360" w:rsidR="001A0AA2" w:rsidRPr="000C0860" w:rsidRDefault="001A0AA2" w:rsidP="001A0AA2">
      <w:pPr>
        <w:pStyle w:val="ListParagraph"/>
        <w:ind w:left="2160"/>
        <w:jc w:val="both"/>
        <w:rPr>
          <w:rFonts w:cstheme="minorHAnsi"/>
          <w:szCs w:val="24"/>
        </w:rPr>
      </w:pPr>
    </w:p>
    <w:p w14:paraId="04EB4C21" w14:textId="415C9EFD" w:rsidR="001A0AA2" w:rsidRPr="000C0860" w:rsidRDefault="001A0AA2" w:rsidP="001A0AA2">
      <w:pPr>
        <w:pStyle w:val="ListParagraph"/>
        <w:ind w:left="2160"/>
        <w:jc w:val="both"/>
        <w:rPr>
          <w:rFonts w:cstheme="minorHAnsi"/>
          <w:szCs w:val="24"/>
        </w:rPr>
      </w:pPr>
    </w:p>
    <w:p w14:paraId="51D44BE1" w14:textId="194C2615" w:rsidR="001A0AA2" w:rsidRPr="000C0860" w:rsidRDefault="001A0AA2" w:rsidP="001A0AA2">
      <w:pPr>
        <w:pStyle w:val="ListParagraph"/>
        <w:ind w:left="2160"/>
        <w:jc w:val="both"/>
        <w:rPr>
          <w:rFonts w:cstheme="minorHAnsi"/>
          <w:szCs w:val="24"/>
        </w:rPr>
      </w:pPr>
    </w:p>
    <w:p w14:paraId="586FD1ED" w14:textId="195DA2C3" w:rsidR="001A0AA2" w:rsidRPr="000C0860" w:rsidRDefault="001A0AA2" w:rsidP="001A0AA2">
      <w:pPr>
        <w:pStyle w:val="ListParagraph"/>
        <w:ind w:left="2160"/>
        <w:jc w:val="both"/>
        <w:rPr>
          <w:rFonts w:cstheme="minorHAnsi"/>
          <w:szCs w:val="24"/>
        </w:rPr>
      </w:pPr>
    </w:p>
    <w:p w14:paraId="54D54D1C" w14:textId="3839CFFB" w:rsidR="001A0AA2" w:rsidRPr="000C0860" w:rsidRDefault="001A0AA2" w:rsidP="001A0AA2">
      <w:pPr>
        <w:pStyle w:val="ListParagraph"/>
        <w:ind w:left="2160"/>
        <w:jc w:val="both"/>
        <w:rPr>
          <w:rFonts w:cstheme="minorHAnsi"/>
          <w:szCs w:val="24"/>
        </w:rPr>
      </w:pPr>
    </w:p>
    <w:p w14:paraId="15FC071D" w14:textId="1CECB26B" w:rsidR="001A0AA2" w:rsidRPr="000C0860" w:rsidRDefault="001A0AA2" w:rsidP="001A0AA2">
      <w:pPr>
        <w:pStyle w:val="ListParagraph"/>
        <w:ind w:left="2160"/>
        <w:jc w:val="both"/>
        <w:rPr>
          <w:rFonts w:cstheme="minorHAnsi"/>
          <w:szCs w:val="24"/>
        </w:rPr>
      </w:pPr>
    </w:p>
    <w:p w14:paraId="00A99225" w14:textId="3F856B5E" w:rsidR="001A0AA2" w:rsidRPr="000C0860" w:rsidRDefault="001A0AA2" w:rsidP="001A0AA2">
      <w:pPr>
        <w:pStyle w:val="ListParagraph"/>
        <w:ind w:left="2160"/>
        <w:jc w:val="both"/>
        <w:rPr>
          <w:rFonts w:cstheme="minorHAnsi"/>
          <w:szCs w:val="24"/>
        </w:rPr>
      </w:pPr>
    </w:p>
    <w:p w14:paraId="0458482C" w14:textId="7C74CD56" w:rsidR="001A0AA2" w:rsidRPr="000C0860" w:rsidRDefault="001A0AA2" w:rsidP="001A0AA2">
      <w:pPr>
        <w:pStyle w:val="ListParagraph"/>
        <w:ind w:left="2160"/>
        <w:jc w:val="both"/>
        <w:rPr>
          <w:rFonts w:cstheme="minorHAnsi"/>
          <w:szCs w:val="24"/>
        </w:rPr>
      </w:pPr>
    </w:p>
    <w:p w14:paraId="49D57256" w14:textId="27F6546E" w:rsidR="001A0AA2" w:rsidRPr="000C0860" w:rsidRDefault="001A0AA2" w:rsidP="001A0AA2">
      <w:pPr>
        <w:pStyle w:val="ListParagraph"/>
        <w:ind w:left="2160"/>
        <w:jc w:val="both"/>
        <w:rPr>
          <w:rFonts w:cstheme="minorHAnsi"/>
          <w:szCs w:val="24"/>
        </w:rPr>
      </w:pPr>
    </w:p>
    <w:p w14:paraId="1C9034FA" w14:textId="3011C0ED" w:rsidR="001A0AA2" w:rsidRPr="000C0860" w:rsidRDefault="001A0AA2" w:rsidP="001A0AA2">
      <w:pPr>
        <w:pStyle w:val="ListParagraph"/>
        <w:ind w:left="2160"/>
        <w:jc w:val="both"/>
        <w:rPr>
          <w:rFonts w:cstheme="minorHAnsi"/>
          <w:szCs w:val="24"/>
        </w:rPr>
      </w:pPr>
    </w:p>
    <w:p w14:paraId="634D2C57" w14:textId="34230A15" w:rsidR="001A0AA2" w:rsidRPr="000C0860" w:rsidRDefault="001A0AA2" w:rsidP="001A0AA2">
      <w:pPr>
        <w:pStyle w:val="ListParagraph"/>
        <w:ind w:left="2160"/>
        <w:jc w:val="both"/>
        <w:rPr>
          <w:rFonts w:cstheme="minorHAnsi"/>
          <w:szCs w:val="24"/>
        </w:rPr>
      </w:pPr>
    </w:p>
    <w:p w14:paraId="22AAF76C" w14:textId="3F469422" w:rsidR="001A0AA2" w:rsidRPr="000C0860" w:rsidRDefault="001A0AA2" w:rsidP="001A0AA2">
      <w:pPr>
        <w:pStyle w:val="ListParagraph"/>
        <w:ind w:left="2160"/>
        <w:jc w:val="both"/>
        <w:rPr>
          <w:rFonts w:cstheme="minorHAnsi"/>
          <w:szCs w:val="24"/>
        </w:rPr>
      </w:pPr>
    </w:p>
    <w:p w14:paraId="13E2C0B4" w14:textId="11ADA14A" w:rsidR="001A0AA2" w:rsidRPr="000C0860" w:rsidRDefault="001A0AA2" w:rsidP="001A0AA2">
      <w:pPr>
        <w:pStyle w:val="ListParagraph"/>
        <w:ind w:left="2160"/>
        <w:jc w:val="both"/>
        <w:rPr>
          <w:rFonts w:cstheme="minorHAnsi"/>
          <w:szCs w:val="24"/>
        </w:rPr>
      </w:pPr>
    </w:p>
    <w:p w14:paraId="7D078464" w14:textId="4D114B8E" w:rsidR="001A0AA2" w:rsidRPr="000C0860" w:rsidRDefault="001A0AA2" w:rsidP="001A0AA2">
      <w:pPr>
        <w:pStyle w:val="ListParagraph"/>
        <w:ind w:left="2160"/>
        <w:jc w:val="both"/>
        <w:rPr>
          <w:rFonts w:cstheme="minorHAnsi"/>
          <w:szCs w:val="24"/>
        </w:rPr>
      </w:pPr>
    </w:p>
    <w:p w14:paraId="246EE9B7" w14:textId="2B8C5EDA" w:rsidR="001A0AA2" w:rsidRPr="000C0860" w:rsidRDefault="001A0AA2" w:rsidP="001A0AA2">
      <w:pPr>
        <w:pStyle w:val="ListParagraph"/>
        <w:ind w:left="2160"/>
        <w:jc w:val="both"/>
        <w:rPr>
          <w:rFonts w:cstheme="minorHAnsi"/>
          <w:szCs w:val="24"/>
        </w:rPr>
      </w:pPr>
    </w:p>
    <w:p w14:paraId="4E08CED9" w14:textId="431FA9FC" w:rsidR="001A0AA2" w:rsidRDefault="001A0AA2" w:rsidP="001A0AA2">
      <w:pPr>
        <w:pStyle w:val="ListParagraph"/>
        <w:ind w:left="2160"/>
        <w:jc w:val="both"/>
        <w:rPr>
          <w:rFonts w:cstheme="minorHAnsi"/>
          <w:szCs w:val="24"/>
        </w:rPr>
      </w:pPr>
    </w:p>
    <w:p w14:paraId="2B7F479C" w14:textId="56CE3FA5" w:rsidR="00AA70A7" w:rsidRDefault="00D957A2" w:rsidP="001A0AA2">
      <w:pPr>
        <w:pStyle w:val="ListParagraph"/>
        <w:ind w:left="2160"/>
        <w:jc w:val="both"/>
        <w:rPr>
          <w:rFonts w:cstheme="minorHAnsi"/>
          <w:szCs w:val="24"/>
        </w:rPr>
      </w:pPr>
      <w:r>
        <w:rPr>
          <w:noProof/>
        </w:rPr>
        <w:lastRenderedPageBreak/>
        <w:drawing>
          <wp:anchor distT="0" distB="0" distL="114300" distR="114300" simplePos="0" relativeHeight="251658316" behindDoc="1" locked="0" layoutInCell="1" allowOverlap="1" wp14:anchorId="3CFCB27E" wp14:editId="44650C29">
            <wp:simplePos x="0" y="0"/>
            <wp:positionH relativeFrom="column">
              <wp:posOffset>521970</wp:posOffset>
            </wp:positionH>
            <wp:positionV relativeFrom="paragraph">
              <wp:posOffset>184785</wp:posOffset>
            </wp:positionV>
            <wp:extent cx="3369945" cy="1397000"/>
            <wp:effectExtent l="19050" t="19050" r="20955" b="12700"/>
            <wp:wrapTight wrapText="bothSides">
              <wp:wrapPolygon edited="0">
                <wp:start x="-122" y="-295"/>
                <wp:lineTo x="-122" y="21502"/>
                <wp:lineTo x="21612" y="21502"/>
                <wp:lineTo x="21612" y="-295"/>
                <wp:lineTo x="-122" y="-295"/>
              </wp:wrapPolygon>
            </wp:wrapTight>
            <wp:docPr id="18640623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4062373" name=""/>
                    <pic:cNvPicPr/>
                  </pic:nvPicPr>
                  <pic:blipFill>
                    <a:blip r:embed="rId89" cstate="print">
                      <a:extLst>
                        <a:ext uri="{28A0092B-C50C-407E-A947-70E740481C1C}">
                          <a14:useLocalDpi xmlns:a14="http://schemas.microsoft.com/office/drawing/2010/main" val="0"/>
                        </a:ext>
                      </a:extLst>
                    </a:blip>
                    <a:stretch>
                      <a:fillRect/>
                    </a:stretch>
                  </pic:blipFill>
                  <pic:spPr>
                    <a:xfrm>
                      <a:off x="0" y="0"/>
                      <a:ext cx="3369945" cy="1397000"/>
                    </a:xfrm>
                    <a:prstGeom prst="rect">
                      <a:avLst/>
                    </a:prstGeom>
                    <a:ln>
                      <a:solidFill>
                        <a:schemeClr val="accent1"/>
                      </a:solidFill>
                    </a:ln>
                  </pic:spPr>
                </pic:pic>
              </a:graphicData>
            </a:graphic>
          </wp:anchor>
        </w:drawing>
      </w:r>
    </w:p>
    <w:p w14:paraId="42F42B9B" w14:textId="416C89F6" w:rsidR="001A0AA2" w:rsidRPr="000C0860" w:rsidRDefault="001A0AA2" w:rsidP="001A0AA2">
      <w:pPr>
        <w:pStyle w:val="ListParagraph"/>
        <w:ind w:left="2160"/>
        <w:jc w:val="both"/>
        <w:rPr>
          <w:rFonts w:cstheme="minorHAnsi"/>
          <w:szCs w:val="24"/>
        </w:rPr>
      </w:pPr>
    </w:p>
    <w:p w14:paraId="115C5AB2" w14:textId="35DE9431" w:rsidR="00AA70A7" w:rsidRDefault="00AA70A7" w:rsidP="001A0AA2">
      <w:pPr>
        <w:pStyle w:val="ListParagraph"/>
        <w:jc w:val="both"/>
      </w:pPr>
    </w:p>
    <w:p w14:paraId="48257D85" w14:textId="54AE6B5F" w:rsidR="00DE5218" w:rsidRDefault="00DE5218" w:rsidP="001A0AA2">
      <w:pPr>
        <w:pStyle w:val="ListParagraph"/>
        <w:jc w:val="both"/>
      </w:pPr>
    </w:p>
    <w:p w14:paraId="6BCDA165" w14:textId="50FCCFD5" w:rsidR="00DE5218" w:rsidRDefault="00DE5218" w:rsidP="001A0AA2">
      <w:pPr>
        <w:pStyle w:val="ListParagraph"/>
        <w:jc w:val="both"/>
      </w:pPr>
    </w:p>
    <w:p w14:paraId="3425CCFA" w14:textId="0E1C6934" w:rsidR="00DE5218" w:rsidRDefault="00DE5218" w:rsidP="001A0AA2">
      <w:pPr>
        <w:pStyle w:val="ListParagraph"/>
        <w:jc w:val="both"/>
      </w:pPr>
    </w:p>
    <w:p w14:paraId="00FE07ED" w14:textId="5E8C16A2" w:rsidR="00DE5218" w:rsidRDefault="00DE5218" w:rsidP="001A0AA2">
      <w:pPr>
        <w:pStyle w:val="ListParagraph"/>
        <w:jc w:val="both"/>
      </w:pPr>
    </w:p>
    <w:p w14:paraId="2D9AC828" w14:textId="6FF90791" w:rsidR="00DE5218" w:rsidRDefault="00DE5218" w:rsidP="001A0AA2">
      <w:pPr>
        <w:pStyle w:val="ListParagraph"/>
        <w:jc w:val="both"/>
      </w:pPr>
    </w:p>
    <w:p w14:paraId="08090B93" w14:textId="1395C78A" w:rsidR="00DE5218" w:rsidRDefault="00DE5218" w:rsidP="001A0AA2">
      <w:pPr>
        <w:pStyle w:val="ListParagraph"/>
        <w:jc w:val="both"/>
      </w:pPr>
    </w:p>
    <w:p w14:paraId="2C39ABCE" w14:textId="25FD789E" w:rsidR="001A0AA2" w:rsidRDefault="001A0AA2" w:rsidP="001A0AA2">
      <w:pPr>
        <w:pStyle w:val="ListParagraph"/>
        <w:jc w:val="both"/>
        <w:rPr>
          <w:rFonts w:cstheme="minorHAnsi"/>
          <w:szCs w:val="24"/>
        </w:rPr>
      </w:pPr>
      <w:r>
        <w:rPr>
          <w:rFonts w:cstheme="minorHAnsi"/>
          <w:szCs w:val="24"/>
        </w:rPr>
        <w:t>Below are some other options that can be used for payment holidays with below functionalities.</w:t>
      </w:r>
    </w:p>
    <w:p w14:paraId="3B80D727" w14:textId="40540719" w:rsidR="001A0AA2" w:rsidRPr="001817F7" w:rsidRDefault="001A0AA2" w:rsidP="001C41A7">
      <w:pPr>
        <w:pStyle w:val="ListParagraph"/>
        <w:numPr>
          <w:ilvl w:val="0"/>
          <w:numId w:val="9"/>
        </w:numPr>
        <w:jc w:val="both"/>
        <w:rPr>
          <w:rFonts w:cstheme="minorHAnsi"/>
          <w:szCs w:val="24"/>
        </w:rPr>
      </w:pPr>
      <w:r w:rsidRPr="001817F7">
        <w:rPr>
          <w:rFonts w:cstheme="minorHAnsi"/>
          <w:szCs w:val="24"/>
        </w:rPr>
        <w:t>Payment – the payment amount will be changed.</w:t>
      </w:r>
    </w:p>
    <w:p w14:paraId="58CABA6C" w14:textId="2AA129C5" w:rsidR="001A0AA2" w:rsidRPr="001817F7" w:rsidRDefault="001A0AA2" w:rsidP="001C41A7">
      <w:pPr>
        <w:pStyle w:val="ListParagraph"/>
        <w:numPr>
          <w:ilvl w:val="0"/>
          <w:numId w:val="9"/>
        </w:numPr>
        <w:jc w:val="both"/>
        <w:rPr>
          <w:rFonts w:cstheme="minorHAnsi"/>
          <w:szCs w:val="24"/>
        </w:rPr>
      </w:pPr>
      <w:r w:rsidRPr="001817F7">
        <w:rPr>
          <w:rFonts w:cstheme="minorHAnsi"/>
          <w:szCs w:val="24"/>
        </w:rPr>
        <w:t>Term – the term of the arrangement will be altered.</w:t>
      </w:r>
    </w:p>
    <w:p w14:paraId="745EB778" w14:textId="4D2729F0" w:rsidR="001A0AA2" w:rsidRPr="001817F7" w:rsidRDefault="001A0AA2" w:rsidP="001C41A7">
      <w:pPr>
        <w:pStyle w:val="ListParagraph"/>
        <w:numPr>
          <w:ilvl w:val="0"/>
          <w:numId w:val="9"/>
        </w:numPr>
        <w:jc w:val="both"/>
        <w:rPr>
          <w:rFonts w:cstheme="minorHAnsi"/>
          <w:szCs w:val="24"/>
        </w:rPr>
      </w:pPr>
      <w:r w:rsidRPr="001817F7">
        <w:rPr>
          <w:rFonts w:cstheme="minorHAnsi"/>
          <w:szCs w:val="24"/>
        </w:rPr>
        <w:t>Residual – the residual amount will be changed.</w:t>
      </w:r>
    </w:p>
    <w:p w14:paraId="61051A6D" w14:textId="4EF0BAEC" w:rsidR="001A0AA2" w:rsidRPr="000C0860" w:rsidRDefault="001A0AA2" w:rsidP="001A0AA2">
      <w:pPr>
        <w:pStyle w:val="ListParagraph"/>
        <w:jc w:val="both"/>
        <w:rPr>
          <w:rFonts w:cstheme="minorHAnsi"/>
          <w:szCs w:val="24"/>
        </w:rPr>
      </w:pPr>
      <w:r w:rsidRPr="000C0860">
        <w:rPr>
          <w:rFonts w:cstheme="minorHAnsi"/>
          <w:szCs w:val="24"/>
        </w:rPr>
        <w:t>Following that, the simulation process will commence.</w:t>
      </w:r>
    </w:p>
    <w:p w14:paraId="1BD3B7C5" w14:textId="62BD0079" w:rsidR="001A0AA2" w:rsidRPr="000C0860" w:rsidRDefault="001A0AA2" w:rsidP="001A0AA2">
      <w:pPr>
        <w:pStyle w:val="ListParagraph"/>
        <w:jc w:val="both"/>
        <w:rPr>
          <w:rFonts w:cstheme="minorHAnsi"/>
          <w:szCs w:val="24"/>
        </w:rPr>
      </w:pPr>
      <w:r w:rsidRPr="000C0860">
        <w:rPr>
          <w:rFonts w:cstheme="minorHAnsi"/>
          <w:noProof/>
          <w:szCs w:val="24"/>
        </w:rPr>
        <w:drawing>
          <wp:inline distT="0" distB="0" distL="0" distR="0" wp14:anchorId="6C307ED7" wp14:editId="1B7EFCF6">
            <wp:extent cx="5382895" cy="839470"/>
            <wp:effectExtent l="114300" t="76200" r="103505" b="13208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0"/>
                    <a:stretch>
                      <a:fillRect/>
                    </a:stretch>
                  </pic:blipFill>
                  <pic:spPr>
                    <a:xfrm>
                      <a:off x="0" y="0"/>
                      <a:ext cx="5384331" cy="839694"/>
                    </a:xfrm>
                    <a:prstGeom prst="rect">
                      <a:avLst/>
                    </a:prstGeom>
                    <a:solidFill>
                      <a:srgbClr val="FFFFFF">
                        <a:shade val="85000"/>
                      </a:srgbClr>
                    </a:solidFill>
                    <a:ln w="12700" cap="sq">
                      <a:solidFill>
                        <a:schemeClr val="accent1"/>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243DB0D2" w14:textId="1D6012C5" w:rsidR="001A0AA2" w:rsidRPr="000C0860" w:rsidRDefault="001A0AA2" w:rsidP="001A0AA2">
      <w:pPr>
        <w:pStyle w:val="ListParagraph"/>
        <w:jc w:val="both"/>
        <w:rPr>
          <w:rFonts w:cstheme="minorHAnsi"/>
          <w:szCs w:val="24"/>
        </w:rPr>
      </w:pPr>
      <w:r w:rsidRPr="000C0860">
        <w:rPr>
          <w:rFonts w:cstheme="minorHAnsi"/>
          <w:szCs w:val="24"/>
        </w:rPr>
        <w:t>Once the simulation is complet</w:t>
      </w:r>
      <w:r>
        <w:rPr>
          <w:rFonts w:cstheme="minorHAnsi"/>
          <w:szCs w:val="24"/>
        </w:rPr>
        <w:t>ed</w:t>
      </w:r>
      <w:r w:rsidRPr="000C0860">
        <w:rPr>
          <w:rFonts w:cstheme="minorHAnsi"/>
          <w:szCs w:val="24"/>
        </w:rPr>
        <w:t>, the user will click on the overview icon as indicated in the screenshot below.</w:t>
      </w:r>
    </w:p>
    <w:p w14:paraId="6DB5413A" w14:textId="07A105A0" w:rsidR="001A0AA2" w:rsidRPr="000C0860" w:rsidRDefault="001A0AA2" w:rsidP="001A0AA2">
      <w:pPr>
        <w:pStyle w:val="ListParagraph"/>
        <w:jc w:val="both"/>
      </w:pPr>
      <w:r w:rsidRPr="000C0860">
        <w:rPr>
          <w:rFonts w:cstheme="minorHAnsi"/>
          <w:noProof/>
          <w:szCs w:val="24"/>
        </w:rPr>
        <w:drawing>
          <wp:inline distT="0" distB="0" distL="0" distR="0" wp14:anchorId="71BB30C5" wp14:editId="354AF9BE">
            <wp:extent cx="5416705" cy="823595"/>
            <wp:effectExtent l="114300" t="76200" r="107950" b="12890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1"/>
                    <a:stretch>
                      <a:fillRect/>
                    </a:stretch>
                  </pic:blipFill>
                  <pic:spPr>
                    <a:xfrm>
                      <a:off x="0" y="0"/>
                      <a:ext cx="5418721" cy="823902"/>
                    </a:xfrm>
                    <a:prstGeom prst="rect">
                      <a:avLst/>
                    </a:prstGeom>
                    <a:solidFill>
                      <a:srgbClr val="FFFFFF">
                        <a:shade val="85000"/>
                      </a:srgbClr>
                    </a:solidFill>
                    <a:ln w="12700" cap="sq">
                      <a:solidFill>
                        <a:schemeClr val="accent1"/>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4D5D8878" w14:textId="51B6C0A7" w:rsidR="00DE5218" w:rsidRDefault="00DE5218">
      <w:r w:rsidRPr="7E14EE1E">
        <w:br w:type="page"/>
      </w:r>
    </w:p>
    <w:p w14:paraId="5D943F36" w14:textId="5E0DAAC7" w:rsidR="001A0AA2" w:rsidRPr="000C0860" w:rsidRDefault="001A0AA2" w:rsidP="001A0AA2">
      <w:pPr>
        <w:pStyle w:val="ListParagraph"/>
        <w:jc w:val="both"/>
        <w:rPr>
          <w:rFonts w:cstheme="minorHAnsi"/>
          <w:szCs w:val="24"/>
        </w:rPr>
      </w:pPr>
      <w:r w:rsidRPr="000C0860">
        <w:rPr>
          <w:rFonts w:cstheme="minorHAnsi"/>
          <w:szCs w:val="24"/>
        </w:rPr>
        <w:lastRenderedPageBreak/>
        <w:t>In the overview, the user can verify that the deferred installment dated February 28, 2024, displays a zero amount, as shown in the screenshot below.</w:t>
      </w:r>
    </w:p>
    <w:p w14:paraId="1B49DF40" w14:textId="47DF4059" w:rsidR="001A0AA2" w:rsidRPr="000C0860" w:rsidRDefault="001A0AA2" w:rsidP="001A0AA2">
      <w:pPr>
        <w:pStyle w:val="ListParagraph"/>
        <w:jc w:val="both"/>
        <w:rPr>
          <w:rFonts w:cstheme="minorHAnsi"/>
          <w:szCs w:val="24"/>
        </w:rPr>
      </w:pPr>
      <w:r w:rsidRPr="000C0860">
        <w:rPr>
          <w:rFonts w:cstheme="minorHAnsi"/>
          <w:noProof/>
          <w:szCs w:val="24"/>
        </w:rPr>
        <w:drawing>
          <wp:inline distT="0" distB="0" distL="0" distR="0" wp14:anchorId="185BB163" wp14:editId="10B0E1C2">
            <wp:extent cx="5382895" cy="2739200"/>
            <wp:effectExtent l="114300" t="95250" r="103505" b="11874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2"/>
                    <a:srcRect t="4642"/>
                    <a:stretch/>
                  </pic:blipFill>
                  <pic:spPr bwMode="auto">
                    <a:xfrm>
                      <a:off x="0" y="0"/>
                      <a:ext cx="5386161" cy="2740862"/>
                    </a:xfrm>
                    <a:prstGeom prst="rect">
                      <a:avLst/>
                    </a:prstGeom>
                    <a:solidFill>
                      <a:srgbClr val="FFFFFF">
                        <a:shade val="85000"/>
                      </a:srgbClr>
                    </a:solidFill>
                    <a:ln w="12700" cap="sq" cmpd="sng" algn="ctr">
                      <a:solidFill>
                        <a:srgbClr val="4472C4"/>
                      </a:solidFill>
                      <a:prstDash val="solid"/>
                      <a:miter lim="800000"/>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a:extLst>
                      <a:ext uri="{53640926-AAD7-44D8-BBD7-CCE9431645EC}">
                        <a14:shadowObscured xmlns:a14="http://schemas.microsoft.com/office/drawing/2010/main"/>
                      </a:ext>
                    </a:extLst>
                  </pic:spPr>
                </pic:pic>
              </a:graphicData>
            </a:graphic>
          </wp:inline>
        </w:drawing>
      </w:r>
    </w:p>
    <w:p w14:paraId="7C064B8D" w14:textId="56D9C79C" w:rsidR="001A0AA2" w:rsidRPr="000C0860" w:rsidRDefault="001A0AA2" w:rsidP="001A0AA2">
      <w:pPr>
        <w:pStyle w:val="ListParagraph"/>
        <w:jc w:val="both"/>
        <w:rPr>
          <w:rFonts w:cstheme="minorHAnsi"/>
          <w:szCs w:val="24"/>
        </w:rPr>
      </w:pPr>
      <w:r w:rsidRPr="000C0860">
        <w:rPr>
          <w:rFonts w:cstheme="minorHAnsi"/>
          <w:szCs w:val="24"/>
        </w:rPr>
        <w:t xml:space="preserve">User can also check the last installment amount has increased as it includes the deferred installment amount. User can execute the simulation as mentioned in the below </w:t>
      </w:r>
      <w:r>
        <w:rPr>
          <w:rFonts w:cstheme="minorHAnsi"/>
          <w:szCs w:val="24"/>
        </w:rPr>
        <w:t>screen short</w:t>
      </w:r>
    </w:p>
    <w:p w14:paraId="188D4DFF" w14:textId="343E529A" w:rsidR="001A0AA2" w:rsidRPr="000C0860" w:rsidRDefault="001A0AA2" w:rsidP="001A0AA2">
      <w:pPr>
        <w:pStyle w:val="ListParagraph"/>
        <w:jc w:val="both"/>
      </w:pPr>
      <w:r w:rsidRPr="000C0860">
        <w:rPr>
          <w:rFonts w:cstheme="minorHAnsi"/>
          <w:noProof/>
          <w:szCs w:val="24"/>
        </w:rPr>
        <w:drawing>
          <wp:inline distT="0" distB="0" distL="0" distR="0" wp14:anchorId="6CD18B31" wp14:editId="3DD5CE16">
            <wp:extent cx="5516880" cy="3072022"/>
            <wp:effectExtent l="114300" t="76200" r="102870" b="12890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3"/>
                    <a:srcRect t="4046"/>
                    <a:stretch/>
                  </pic:blipFill>
                  <pic:spPr bwMode="auto">
                    <a:xfrm>
                      <a:off x="0" y="0"/>
                      <a:ext cx="5519973" cy="3073744"/>
                    </a:xfrm>
                    <a:prstGeom prst="rect">
                      <a:avLst/>
                    </a:prstGeom>
                    <a:solidFill>
                      <a:srgbClr val="FFFFFF">
                        <a:shade val="85000"/>
                      </a:srgbClr>
                    </a:solidFill>
                    <a:ln w="12700" cap="sq" cmpd="sng" algn="ctr">
                      <a:solidFill>
                        <a:srgbClr val="4472C4"/>
                      </a:solidFill>
                      <a:prstDash val="solid"/>
                      <a:miter lim="800000"/>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a:extLst>
                      <a:ext uri="{53640926-AAD7-44D8-BBD7-CCE9431645EC}">
                        <a14:shadowObscured xmlns:a14="http://schemas.microsoft.com/office/drawing/2010/main"/>
                      </a:ext>
                    </a:extLst>
                  </pic:spPr>
                </pic:pic>
              </a:graphicData>
            </a:graphic>
          </wp:inline>
        </w:drawing>
      </w:r>
    </w:p>
    <w:p w14:paraId="4D8CF412" w14:textId="045C7DE9" w:rsidR="00DE5218" w:rsidRDefault="00DE5218">
      <w:r w:rsidRPr="7E14EE1E">
        <w:br w:type="page"/>
      </w:r>
    </w:p>
    <w:p w14:paraId="7FF5E728" w14:textId="1849429B" w:rsidR="001A0AA2" w:rsidRPr="000C0860" w:rsidRDefault="001A0AA2" w:rsidP="001A0AA2">
      <w:pPr>
        <w:pStyle w:val="ListParagraph"/>
        <w:jc w:val="both"/>
        <w:rPr>
          <w:rFonts w:cstheme="minorHAnsi"/>
          <w:szCs w:val="24"/>
        </w:rPr>
      </w:pPr>
      <w:r w:rsidRPr="000C0860">
        <w:rPr>
          <w:rFonts w:cstheme="minorHAnsi"/>
          <w:szCs w:val="24"/>
        </w:rPr>
        <w:lastRenderedPageBreak/>
        <w:t>The user will finalize the simulation by committing the Simulation Runner.</w:t>
      </w:r>
    </w:p>
    <w:p w14:paraId="17B1DA3A" w14:textId="02B4492F" w:rsidR="001A0AA2" w:rsidRPr="000C0860" w:rsidRDefault="001A0AA2" w:rsidP="001A0AA2">
      <w:pPr>
        <w:pStyle w:val="ListParagraph"/>
        <w:jc w:val="both"/>
        <w:rPr>
          <w:rFonts w:cstheme="minorHAnsi"/>
          <w:szCs w:val="24"/>
        </w:rPr>
      </w:pPr>
      <w:r w:rsidRPr="000C0860">
        <w:rPr>
          <w:rFonts w:cstheme="minorHAnsi"/>
          <w:noProof/>
          <w:szCs w:val="24"/>
        </w:rPr>
        <w:drawing>
          <wp:inline distT="0" distB="0" distL="0" distR="0" wp14:anchorId="4E50026D" wp14:editId="6E79E0AB">
            <wp:extent cx="5494655" cy="2160270"/>
            <wp:effectExtent l="114300" t="76200" r="106045" b="12573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4"/>
                    <a:stretch>
                      <a:fillRect/>
                    </a:stretch>
                  </pic:blipFill>
                  <pic:spPr>
                    <a:xfrm>
                      <a:off x="0" y="0"/>
                      <a:ext cx="5498025" cy="2161595"/>
                    </a:xfrm>
                    <a:prstGeom prst="rect">
                      <a:avLst/>
                    </a:prstGeom>
                    <a:solidFill>
                      <a:srgbClr val="FFFFFF">
                        <a:shade val="85000"/>
                      </a:srgbClr>
                    </a:solidFill>
                    <a:ln w="12700" cap="sq">
                      <a:solidFill>
                        <a:schemeClr val="accent1"/>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1D0D9DBE" w14:textId="0FA0EDA7" w:rsidR="001A0AA2" w:rsidRPr="000C0860" w:rsidRDefault="001A0AA2" w:rsidP="001A0AA2">
      <w:pPr>
        <w:pStyle w:val="ListParagraph"/>
        <w:jc w:val="both"/>
        <w:rPr>
          <w:rFonts w:cstheme="minorHAnsi"/>
          <w:szCs w:val="24"/>
        </w:rPr>
      </w:pPr>
      <w:r w:rsidRPr="000C0860">
        <w:rPr>
          <w:rFonts w:cstheme="minorHAnsi"/>
          <w:szCs w:val="24"/>
        </w:rPr>
        <w:t>The simulation will begin processing.</w:t>
      </w:r>
    </w:p>
    <w:p w14:paraId="2E693E1E" w14:textId="13B092C4" w:rsidR="001A0AA2" w:rsidRPr="000C0860" w:rsidRDefault="001A0AA2" w:rsidP="001A0AA2">
      <w:pPr>
        <w:pStyle w:val="ListParagraph"/>
        <w:jc w:val="both"/>
        <w:rPr>
          <w:rFonts w:cstheme="minorHAnsi"/>
          <w:szCs w:val="24"/>
        </w:rPr>
      </w:pPr>
      <w:r w:rsidRPr="000C0860">
        <w:rPr>
          <w:rFonts w:cstheme="minorHAnsi"/>
          <w:noProof/>
          <w:szCs w:val="24"/>
        </w:rPr>
        <w:drawing>
          <wp:inline distT="0" distB="0" distL="0" distR="0" wp14:anchorId="54ACEE7D" wp14:editId="094620AF">
            <wp:extent cx="5494763" cy="1077595"/>
            <wp:effectExtent l="114300" t="76200" r="106045" b="10350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5"/>
                    <a:stretch>
                      <a:fillRect/>
                    </a:stretch>
                  </pic:blipFill>
                  <pic:spPr>
                    <a:xfrm>
                      <a:off x="0" y="0"/>
                      <a:ext cx="5499424" cy="1078509"/>
                    </a:xfrm>
                    <a:prstGeom prst="rect">
                      <a:avLst/>
                    </a:prstGeom>
                    <a:solidFill>
                      <a:srgbClr val="FFFFFF">
                        <a:shade val="85000"/>
                      </a:srgbClr>
                    </a:solidFill>
                    <a:ln w="12700" cap="sq">
                      <a:solidFill>
                        <a:schemeClr val="accent1"/>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1680D24D" w14:textId="77FB2A3D" w:rsidR="001A0AA2" w:rsidRPr="000C0860" w:rsidRDefault="001A0AA2" w:rsidP="001A0AA2">
      <w:pPr>
        <w:pStyle w:val="ListParagraph"/>
        <w:jc w:val="both"/>
        <w:rPr>
          <w:rFonts w:cstheme="minorHAnsi"/>
          <w:szCs w:val="24"/>
        </w:rPr>
      </w:pPr>
    </w:p>
    <w:p w14:paraId="67109FCC" w14:textId="08AAF896" w:rsidR="001A0AA2" w:rsidRDefault="001A0AA2" w:rsidP="001A0AA2">
      <w:pPr>
        <w:pStyle w:val="ListParagraph"/>
        <w:jc w:val="both"/>
        <w:rPr>
          <w:rFonts w:cstheme="minorHAnsi"/>
          <w:szCs w:val="24"/>
        </w:rPr>
      </w:pPr>
      <w:r w:rsidRPr="000C0860">
        <w:rPr>
          <w:rFonts w:cstheme="minorHAnsi"/>
          <w:szCs w:val="24"/>
        </w:rPr>
        <w:t>After a few minutes, the execution will be completed, as depicted in the screenshot below.</w:t>
      </w:r>
      <w:r w:rsidRPr="000C0860">
        <w:rPr>
          <w:rFonts w:cstheme="minorHAnsi"/>
          <w:noProof/>
          <w:szCs w:val="24"/>
        </w:rPr>
        <w:drawing>
          <wp:inline distT="0" distB="0" distL="0" distR="0" wp14:anchorId="626082EF" wp14:editId="2B8BEEDB">
            <wp:extent cx="5561671" cy="909955"/>
            <wp:effectExtent l="114300" t="76200" r="115570" b="11874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6"/>
                    <a:stretch>
                      <a:fillRect/>
                    </a:stretch>
                  </pic:blipFill>
                  <pic:spPr>
                    <a:xfrm>
                      <a:off x="0" y="0"/>
                      <a:ext cx="5564246" cy="910376"/>
                    </a:xfrm>
                    <a:prstGeom prst="rect">
                      <a:avLst/>
                    </a:prstGeom>
                    <a:solidFill>
                      <a:srgbClr val="FFFFFF">
                        <a:shade val="85000"/>
                      </a:srgbClr>
                    </a:solidFill>
                    <a:ln w="12700" cap="sq">
                      <a:solidFill>
                        <a:schemeClr val="accent1"/>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03CF4E6C" w14:textId="220F4AB1" w:rsidR="001A0AA2" w:rsidRDefault="001A0AA2" w:rsidP="001A0AA2">
      <w:pPr>
        <w:pStyle w:val="ListParagraph"/>
        <w:jc w:val="both"/>
        <w:rPr>
          <w:rFonts w:cstheme="minorHAnsi"/>
          <w:szCs w:val="24"/>
        </w:rPr>
      </w:pPr>
    </w:p>
    <w:p w14:paraId="7AFC8ABE" w14:textId="09D6A3B5" w:rsidR="001A0AA2" w:rsidRPr="004778FE" w:rsidRDefault="001A0AA2" w:rsidP="001A0AA2">
      <w:pPr>
        <w:rPr>
          <w:b/>
          <w:bCs/>
          <w:color w:val="4472C4" w:themeColor="accent1"/>
          <w:szCs w:val="24"/>
        </w:rPr>
      </w:pPr>
      <w:r w:rsidRPr="004778FE">
        <w:rPr>
          <w:b/>
          <w:bCs/>
          <w:color w:val="4472C4" w:themeColor="accent1"/>
          <w:szCs w:val="24"/>
        </w:rPr>
        <w:t>Worksheet details:</w:t>
      </w:r>
    </w:p>
    <w:p w14:paraId="45639382" w14:textId="3088366A" w:rsidR="001A0AA2" w:rsidRPr="00800BB5" w:rsidRDefault="001A0AA2" w:rsidP="001C41A7">
      <w:pPr>
        <w:pStyle w:val="ListParagraph"/>
        <w:numPr>
          <w:ilvl w:val="0"/>
          <w:numId w:val="7"/>
        </w:numPr>
        <w:rPr>
          <w:rFonts w:cstheme="minorHAnsi"/>
          <w:szCs w:val="24"/>
        </w:rPr>
      </w:pPr>
      <w:r w:rsidRPr="00800BB5">
        <w:rPr>
          <w:rFonts w:cstheme="minorHAnsi"/>
          <w:szCs w:val="24"/>
        </w:rPr>
        <w:t>File name : Tawarruq Working Sheet</w:t>
      </w:r>
    </w:p>
    <w:p w14:paraId="181EBF11" w14:textId="2FE6278D" w:rsidR="001A0AA2" w:rsidRPr="00264170" w:rsidRDefault="001A0AA2" w:rsidP="001C41A7">
      <w:pPr>
        <w:pStyle w:val="ListParagraph"/>
        <w:numPr>
          <w:ilvl w:val="0"/>
          <w:numId w:val="7"/>
        </w:numPr>
        <w:rPr>
          <w:ins w:id="866" w:author="Farhan Ullah Khan" w:date="2025-02-10T15:24:00Z"/>
          <w:rFonts w:cstheme="minorHAnsi"/>
          <w:szCs w:val="24"/>
          <w:u w:val="single"/>
          <w:rPrChange w:id="867" w:author="Farhan Ullah Khan" w:date="2025-02-10T15:24:00Z">
            <w:rPr>
              <w:ins w:id="868" w:author="Farhan Ullah Khan" w:date="2025-02-10T15:24:00Z"/>
            </w:rPr>
          </w:rPrChange>
        </w:rPr>
      </w:pPr>
      <w:r>
        <w:rPr>
          <w:rFonts w:cstheme="minorHAnsi"/>
          <w:szCs w:val="24"/>
        </w:rPr>
        <w:t xml:space="preserve">Sheet name : </w:t>
      </w:r>
      <w:hyperlink w:history="1">
        <w:r w:rsidRPr="006463D7">
          <w:t>Deferment-TA</w:t>
        </w:r>
      </w:hyperlink>
    </w:p>
    <w:p w14:paraId="38885232" w14:textId="0156AC86" w:rsidR="00264170" w:rsidRPr="00264170" w:rsidRDefault="00003219" w:rsidP="00264170">
      <w:pPr>
        <w:pStyle w:val="ListParagraph"/>
        <w:numPr>
          <w:ilvl w:val="0"/>
          <w:numId w:val="7"/>
        </w:numPr>
        <w:rPr>
          <w:ins w:id="869" w:author="Farhan Ullah Khan" w:date="2025-02-10T15:24:00Z"/>
          <w:u w:val="single"/>
        </w:rPr>
      </w:pPr>
      <w:ins w:id="870" w:author="Farhan Ullah Khan" w:date="2025-02-10T15:24:00Z">
        <w:r>
          <w:rPr>
            <w:u w:val="single"/>
          </w:rPr>
          <w:t xml:space="preserve">Deferment schedule is </w:t>
        </w:r>
        <w:r w:rsidR="00264170" w:rsidRPr="00264170">
          <w:rPr>
            <w:u w:val="single"/>
          </w:rPr>
          <w:t xml:space="preserve">same as defined in </w:t>
        </w:r>
      </w:ins>
      <w:ins w:id="871" w:author="Farhan Ullah Khan" w:date="2025-02-10T15:25:00Z">
        <w:r w:rsidR="00563CB0">
          <w:rPr>
            <w:u w:val="single"/>
          </w:rPr>
          <w:t xml:space="preserve">referred </w:t>
        </w:r>
      </w:ins>
      <w:ins w:id="872" w:author="Farhan Ullah Khan" w:date="2025-02-10T15:24:00Z">
        <w:r w:rsidR="00264170" w:rsidRPr="00264170">
          <w:rPr>
            <w:u w:val="single"/>
          </w:rPr>
          <w:t>Tawarruq Working Sheet</w:t>
        </w:r>
      </w:ins>
      <w:ins w:id="873" w:author="Farhan Ullah Khan" w:date="2025-02-10T15:25:00Z">
        <w:r w:rsidR="00563CB0">
          <w:rPr>
            <w:u w:val="single"/>
          </w:rPr>
          <w:t>.</w:t>
        </w:r>
      </w:ins>
    </w:p>
    <w:p w14:paraId="2EE8EAE6" w14:textId="77777777" w:rsidR="00264170" w:rsidRPr="00F72470" w:rsidRDefault="00264170">
      <w:pPr>
        <w:pStyle w:val="ListParagraph"/>
        <w:rPr>
          <w:rFonts w:cstheme="minorHAnsi"/>
          <w:szCs w:val="24"/>
          <w:u w:val="single"/>
        </w:rPr>
        <w:pPrChange w:id="874" w:author="Farhan Ullah Khan" w:date="2025-02-10T15:24:00Z">
          <w:pPr>
            <w:pStyle w:val="ListParagraph"/>
            <w:numPr>
              <w:numId w:val="7"/>
            </w:numPr>
            <w:ind w:hanging="360"/>
          </w:pPr>
        </w:pPrChange>
      </w:pPr>
    </w:p>
    <w:p w14:paraId="577E4ED9" w14:textId="7B2A3ECD" w:rsidR="001A0AA2" w:rsidRPr="00F82636" w:rsidRDefault="001A0AA2" w:rsidP="001A0AA2">
      <w:pPr>
        <w:pStyle w:val="Heading3"/>
        <w:numPr>
          <w:ilvl w:val="2"/>
          <w:numId w:val="5"/>
        </w:numPr>
      </w:pPr>
      <w:bookmarkStart w:id="875" w:name="_Toc182414025"/>
      <w:bookmarkStart w:id="876" w:name="_Toc182493297"/>
      <w:bookmarkStart w:id="877" w:name="_Toc182493380"/>
      <w:bookmarkStart w:id="878" w:name="_Toc190103126"/>
      <w:r w:rsidRPr="00F82636">
        <w:t xml:space="preserve">Early Pay off </w:t>
      </w:r>
      <w:r>
        <w:t>(</w:t>
      </w:r>
      <w:r w:rsidRPr="008774E2">
        <w:t>WS0</w:t>
      </w:r>
      <w:r w:rsidR="007E59F2">
        <w:t>1</w:t>
      </w:r>
      <w:r w:rsidRPr="008774E2">
        <w:t>-</w:t>
      </w:r>
      <w:r w:rsidR="007E59F2">
        <w:t>IJR</w:t>
      </w:r>
      <w:r w:rsidRPr="008774E2">
        <w:t>-0</w:t>
      </w:r>
      <w:r>
        <w:t>10)</w:t>
      </w:r>
      <w:bookmarkEnd w:id="875"/>
      <w:bookmarkEnd w:id="876"/>
      <w:bookmarkEnd w:id="877"/>
      <w:bookmarkEnd w:id="878"/>
    </w:p>
    <w:p w14:paraId="5ADB3635" w14:textId="60CE2D2B" w:rsidR="001A0AA2" w:rsidRPr="000C0860" w:rsidRDefault="001A0AA2" w:rsidP="4199E1D9">
      <w:r w:rsidRPr="4199E1D9">
        <w:t xml:space="preserve">Post cooling period, if customer comes to any FI for early settlement, then Transact provides an option to exercise Payoff functionality. This can be executed from 360 overview of arrangement as mentioned below. A payoff statement is generated that contains all the financial information like, income receivable, principal receivable, any overdue item and fee etc. All such information is part of product setup sheet which is used as client/regulatory specific product requirements. </w:t>
      </w:r>
    </w:p>
    <w:p w14:paraId="26BB6AE5" w14:textId="5FAF7F32" w:rsidR="001A0AA2" w:rsidRPr="000C0860" w:rsidRDefault="001A0AA2" w:rsidP="001A0AA2">
      <w:pPr>
        <w:rPr>
          <w:rFonts w:cstheme="minorHAnsi"/>
          <w:szCs w:val="24"/>
        </w:rPr>
      </w:pPr>
      <w:r w:rsidRPr="000C0860">
        <w:rPr>
          <w:rFonts w:cstheme="minorHAnsi"/>
          <w:noProof/>
          <w:szCs w:val="24"/>
        </w:rPr>
        <w:lastRenderedPageBreak/>
        <w:drawing>
          <wp:inline distT="0" distB="0" distL="0" distR="0" wp14:anchorId="32570DD8" wp14:editId="50BAD97B">
            <wp:extent cx="5663434" cy="2613660"/>
            <wp:effectExtent l="19050" t="19050" r="13970" b="15240"/>
            <wp:docPr id="1765059457" name="Picture 1"/>
            <wp:cNvGraphicFramePr/>
            <a:graphic xmlns:a="http://schemas.openxmlformats.org/drawingml/2006/main">
              <a:graphicData uri="http://schemas.openxmlformats.org/drawingml/2006/picture">
                <pic:pic xmlns:pic="http://schemas.openxmlformats.org/drawingml/2006/picture">
                  <pic:nvPicPr>
                    <pic:cNvPr id="1765059457" name="Picture 1"/>
                    <pic:cNvPicPr/>
                  </pic:nvPicPr>
                  <pic:blipFill rotWithShape="1">
                    <a:blip r:embed="rId97"/>
                    <a:srcRect l="2036" t="10413" r="2640" b="11378"/>
                    <a:stretch/>
                  </pic:blipFill>
                  <pic:spPr bwMode="auto">
                    <a:xfrm>
                      <a:off x="0" y="0"/>
                      <a:ext cx="5665671" cy="2614692"/>
                    </a:xfrm>
                    <a:prstGeom prst="rect">
                      <a:avLst/>
                    </a:prstGeom>
                    <a:ln w="9525" cap="flat" cmpd="sng" algn="ctr">
                      <a:solidFill>
                        <a:srgbClr val="4472C4"/>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7F008C49" w14:textId="691186E7" w:rsidR="001A0AA2" w:rsidRPr="000C0860" w:rsidRDefault="001A0AA2" w:rsidP="001A0AA2">
      <w:pPr>
        <w:rPr>
          <w:rFonts w:cstheme="minorHAnsi"/>
          <w:szCs w:val="24"/>
        </w:rPr>
      </w:pPr>
      <w:r w:rsidRPr="000C0860">
        <w:rPr>
          <w:rFonts w:cstheme="minorHAnsi"/>
          <w:szCs w:val="24"/>
        </w:rPr>
        <w:t>User can perform cancellation as per below navigation.</w:t>
      </w:r>
    </w:p>
    <w:p w14:paraId="5312B618" w14:textId="674DA861" w:rsidR="001A0AA2" w:rsidRPr="000C0860" w:rsidRDefault="001A0AA2" w:rsidP="001A0AA2">
      <w:pPr>
        <w:jc w:val="both"/>
      </w:pPr>
      <w:r w:rsidRPr="000C0860">
        <w:rPr>
          <w:rFonts w:cstheme="minorHAnsi"/>
          <w:noProof/>
          <w:szCs w:val="24"/>
        </w:rPr>
        <mc:AlternateContent>
          <mc:Choice Requires="wps">
            <w:drawing>
              <wp:anchor distT="0" distB="0" distL="114300" distR="114300" simplePos="0" relativeHeight="251658265" behindDoc="0" locked="0" layoutInCell="1" allowOverlap="1" wp14:anchorId="2B361E80" wp14:editId="563CCDAB">
                <wp:simplePos x="0" y="0"/>
                <wp:positionH relativeFrom="margin">
                  <wp:posOffset>3228975</wp:posOffset>
                </wp:positionH>
                <wp:positionV relativeFrom="paragraph">
                  <wp:posOffset>84364</wp:posOffset>
                </wp:positionV>
                <wp:extent cx="233680" cy="0"/>
                <wp:effectExtent l="0" t="76200" r="13970" b="95250"/>
                <wp:wrapNone/>
                <wp:docPr id="1638704296" name="Straight Arrow Connector 1638704296"/>
                <wp:cNvGraphicFramePr/>
                <a:graphic xmlns:a="http://schemas.openxmlformats.org/drawingml/2006/main">
                  <a:graphicData uri="http://schemas.microsoft.com/office/word/2010/wordprocessingShape">
                    <wps:wsp>
                      <wps:cNvCnPr/>
                      <wps:spPr>
                        <a:xfrm>
                          <a:off x="0" y="0"/>
                          <a:ext cx="23368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w:pict>
              <v:shape w14:anchorId="7FEBF61A" id="Straight Arrow Connector 1638704296" o:spid="_x0000_s1026" type="#_x0000_t32" style="position:absolute;margin-left:254.25pt;margin-top:6.65pt;width:18.4pt;height:0;z-index:251658265;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amp;#xA;90jcwfIWJU67QAgl6YK0S0CoHGBkTxKLZGx5TGhvj5O2G0SRWNoz/78nu9wcxkFMGNg6quQqL6RA&amp;#xA;0s5Y6ir5vt9lD1JwBDIwOMJKHpHlpr69KfdHjyxSmriSfYz+USnWPY7AufNIadK6MEJMx9ApD/oD&amp;#xA;OlTrorhX2lFEilmcO2RdNtjC5xDF9pCuTyYBB5bi6bQ4syoJ3g9WQ0ymaiLzg5KdCXlKLjvcW893&amp;#xA;SUOqXwnz5DrgnHtJTxOsQfEKIT7DmDSUCaxw7Rqn8787ZsmRM9e2VmPeBN4uqYvTtW7jvijg9N/y&amp;#xA;JsXecLq0q+WD6m8AAAD//wMAUEsDBBQABgAIAAAAIQA4/SH/1gAAAJQBAAALAAAAX3JlbHMvLnJl&amp;#xA;bHOkkMFqwzAMhu+DvYPRfXGawxijTi+j0GvpHsDYimMaW0Yy2fr2M4PBMnrbUb/Q94l/f/hMi1qR&amp;#xA;JVI2sOt6UJgd+ZiDgffL8ekFlFSbvV0oo4EbChzGx4f9GRdb25HMsYhqlCwG5lrLq9biZkxWOiqY&amp;#xA;22YiTra2kYMu1l1tQD30/bPm3wwYN0x18gb45AdQl1tp5j/sFB2T0FQ7R0nTNEV3j6o9feQzro1i&amp;#xA;OWA14Fm+Q8a1a8+Bvu/d/dMb2JY5uiPbhG/ktn4cqGU/er3pcvwCAAD//wMAUEsDBBQABgAIAAAA&amp;#xA;IQBAUIJzuAEAAMoDAAAOAAAAZHJzL2Uyb0RvYy54bWysU8tu2zAQvBfoPxC815IdIAgEyzk4aS9F&amp;#xA;G/TxAQy1lAjwBXJrSX/fJWXLRVMUaJHLio+d3dnhaH8/WcNOEJP2ruXbTc0ZOOk77fqWf//2/t0d&amp;#xA;ZwmF64TxDlo+Q+L3h7dv9mNoYOcHbzqIjIq41Iyh5QNiaKoqyQGsSBsfwNGl8tEKpG3sqy6Kkapb&amp;#xA;U+3q+rYafexC9BJSotOH5ZIfSn2lQOJnpRIgMy0nblhiLPE5x+qwF00fRRi0PNMQ/8HCCu2o6Vrq&amp;#xA;QaBgP6J+UcpqGX3yCjfS28orpSWUGWiabf3bNF8HEaDMQuKksMqUXq+s/HQ6uqdIMowhNSk8xTzF&amp;#xA;pKLNX+LHpiLWvIoFEzJJh7ubm9s7klRerqorLsSEH8BblhctTxiF7gc8eufoRXzcFq3E6WNC6kzA&amp;#xA;CyA3NS5HFNo8uo7hHMg2GLVwvYH8XpSeU6or4bLC2cAC/wKK6Y4oLm2Kl+BoIjsJcoGQEhxu10qU&amp;#xA;nWFKG7MC68Lvr8BzfoZC8dm/gFdE6ewdrmCrnY9/6o7ThbJa8i8KLHNnCZ59N5enLNKQYYpWZ3Nn&amp;#xA;R/66L/DrL3j4CQAA//8DAFBLAwQUAAYACAAAACEAjcmZh90AAAAJAQAADwAAAGRycy9kb3ducmV2&amp;#xA;LnhtbEyPQU/DMAyF70j8h8hI3FjKRtFWmk4IiR1BDA7sljVeUq1xqiZrC78eIw7jZvs9PX+vXE++&amp;#xA;FQP2sQmk4HaWgUCqg2nIKvh4f75ZgohJk9FtIFTwhRHW1eVFqQsTRnrDYZus4BCKhVbgUuoKKWPt&amp;#xA;0Os4Cx0Sa4fQe5147a00vR453LdynmX30uuG+IPTHT45rI/bk1fwaj8HP6dNIw+r3ffGvpijG5NS&amp;#xA;11fT4wOIhFM6m+EXn9GhYqZ9OJGJolWQZ8ucrSwsFiDYkN/lPOz/DrIq5f8G1Q8AAAD//wMAUEsB&amp;#xA;Ai0AFAAGAAgAAAAhALaDOJL+AAAA4QEAABMAAAAAAAAAAAAAAAAAAAAAAFtDb250ZW50X1R5cGVz&amp;#xA;XS54bWxQSwECLQAUAAYACAAAACEAOP0h/9YAAACUAQAACwAAAAAAAAAAAAAAAAAvAQAAX3JlbHMv&amp;#xA;LnJlbHNQSwECLQAUAAYACAAAACEAQFCCc7gBAADKAwAADgAAAAAAAAAAAAAAAAAuAgAAZHJzL2Uy&amp;#xA;b0RvYy54bWxQSwECLQAUAAYACAAAACEAjcmZh90AAAAJAQAADwAAAAAAAAAAAAAAAAASBAAAZHJz&amp;#xA;L2Rvd25yZXYueG1sUEsFBgAAAAAEAAQA8wAAABwFAAAAAA==&amp;#xA;" strokecolor="#4472c4 [3204]" strokeweight=".5pt">
                <v:stroke endarrow="block" joinstyle="miter"/>
                <w10:wrap anchorx="margin"/>
              </v:shape>
            </w:pict>
          </mc:Fallback>
        </mc:AlternateContent>
      </w:r>
      <w:r w:rsidRPr="000C0860">
        <w:rPr>
          <w:rFonts w:cstheme="minorHAnsi"/>
          <w:noProof/>
          <w:szCs w:val="24"/>
        </w:rPr>
        <mc:AlternateContent>
          <mc:Choice Requires="wps">
            <w:drawing>
              <wp:anchor distT="0" distB="0" distL="114300" distR="114300" simplePos="0" relativeHeight="251658268" behindDoc="0" locked="0" layoutInCell="1" allowOverlap="1" wp14:anchorId="75AB09A9" wp14:editId="3D9E91DB">
                <wp:simplePos x="0" y="0"/>
                <wp:positionH relativeFrom="column">
                  <wp:posOffset>1912620</wp:posOffset>
                </wp:positionH>
                <wp:positionV relativeFrom="paragraph">
                  <wp:posOffset>98425</wp:posOffset>
                </wp:positionV>
                <wp:extent cx="233680" cy="0"/>
                <wp:effectExtent l="0" t="76200" r="13970" b="95250"/>
                <wp:wrapNone/>
                <wp:docPr id="1638704297" name="Straight Arrow Connector 1638704297"/>
                <wp:cNvGraphicFramePr/>
                <a:graphic xmlns:a="http://schemas.openxmlformats.org/drawingml/2006/main">
                  <a:graphicData uri="http://schemas.microsoft.com/office/word/2010/wordprocessingShape">
                    <wps:wsp>
                      <wps:cNvCnPr/>
                      <wps:spPr>
                        <a:xfrm>
                          <a:off x="0" y="0"/>
                          <a:ext cx="23368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dtfl="http://schemas.microsoft.com/office/word/2024/wordml/sdtformatlock">
            <w:pict>
              <v:shape w14:anchorId="0B8D2C61" id="Straight Arrow Connector 1638704297" o:spid="_x0000_s1026" type="#_x0000_t32" style="position:absolute;margin-left:150.6pt;margin-top:7.75pt;width:18.4pt;height:0;z-index:25165826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amp;#xA;90jcwfIWJU67QAgl6YK0S0CoHGBkTxKLZGx5TGhvj5O2G0SRWNoz/78nu9wcxkFMGNg6quQqL6RA&amp;#xA;0s5Y6ir5vt9lD1JwBDIwOMJKHpHlpr69KfdHjyxSmriSfYz+USnWPY7AufNIadK6MEJMx9ApD/oD&amp;#xA;OlTrorhX2lFEilmcO2RdNtjC5xDF9pCuTyYBB5bi6bQ4syoJ3g9WQ0ymaiLzg5KdCXlKLjvcW893&amp;#xA;SUOqXwnz5DrgnHtJTxOsQfEKIT7DmDSUCaxw7Rqn8787ZsmRM9e2VmPeBN4uqYvTtW7jvijg9N/y&amp;#xA;JsXecLq0q+WD6m8AAAD//wMAUEsDBBQABgAIAAAAIQA4/SH/1gAAAJQBAAALAAAAX3JlbHMvLnJl&amp;#xA;bHOkkMFqwzAMhu+DvYPRfXGawxijTi+j0GvpHsDYimMaW0Yy2fr2M4PBMnrbUb/Q94l/f/hMi1qR&amp;#xA;JVI2sOt6UJgd+ZiDgffL8ekFlFSbvV0oo4EbChzGx4f9GRdb25HMsYhqlCwG5lrLq9biZkxWOiqY&amp;#xA;22YiTra2kYMu1l1tQD30/bPm3wwYN0x18gb45AdQl1tp5j/sFB2T0FQ7R0nTNEV3j6o9feQzro1i&amp;#xA;OWA14Fm+Q8a1a8+Bvu/d/dMb2JY5uiPbhG/ktn4cqGU/er3pcvwCAAD//wMAUEsDBBQABgAIAAAA&amp;#xA;IQBAUIJzuAEAAMoDAAAOAAAAZHJzL2Uyb0RvYy54bWysU8tu2zAQvBfoPxC815IdIAgEyzk4aS9F&amp;#xA;G/TxAQy1lAjwBXJrSX/fJWXLRVMUaJHLio+d3dnhaH8/WcNOEJP2ruXbTc0ZOOk77fqWf//2/t0d&amp;#xA;ZwmF64TxDlo+Q+L3h7dv9mNoYOcHbzqIjIq41Iyh5QNiaKoqyQGsSBsfwNGl8tEKpG3sqy6Kkapb&amp;#xA;U+3q+rYafexC9BJSotOH5ZIfSn2lQOJnpRIgMy0nblhiLPE5x+qwF00fRRi0PNMQ/8HCCu2o6Vrq&amp;#xA;QaBgP6J+UcpqGX3yCjfS28orpSWUGWiabf3bNF8HEaDMQuKksMqUXq+s/HQ6uqdIMowhNSk8xTzF&amp;#xA;pKLNX+LHpiLWvIoFEzJJh7ubm9s7klRerqorLsSEH8BblhctTxiF7gc8eufoRXzcFq3E6WNC6kzA&amp;#xA;CyA3NS5HFNo8uo7hHMg2GLVwvYH8XpSeU6or4bLC2cAC/wKK6Y4oLm2Kl+BoIjsJcoGQEhxu10qU&amp;#xA;nWFKG7MC68Lvr8BzfoZC8dm/gFdE6ewdrmCrnY9/6o7ThbJa8i8KLHNnCZ59N5enLNKQYYpWZ3Nn&amp;#xA;R/66L/DrL3j4CQAA//8DAFBLAwQUAAYACAAAACEAYrTW5NwAAAAJAQAADwAAAGRycy9kb3ducmV2&amp;#xA;LnhtbEyPwU7DMBBE70j8g7VI3KjTREUlxKkQEj2CaDnAzY23dtR4HcVuEvh6FnGA4848zc5Um9l3&amp;#xA;YsQhtoEULBcZCKQmmJasgrf9080aREyajO4CoYJPjLCpLy8qXZow0SuOu2QFh1AstQKXUl9KGRuH&amp;#xA;XsdF6JHYO4bB68TnYKUZ9MThvpN5lt1Kr1viD073+OiwOe3OXsGLfR99TttWHu8+vrb22ZzclJS6&amp;#xA;vpof7kEknNMfDD/1uTrU3OkQzmSi6BQU2TJnlI3VCgQDRbHmcYdfQdaV/L+g/gYAAP//AwBQSwEC&amp;#xA;LQAUAAYACAAAACEAtoM4kv4AAADhAQAAEwAAAAAAAAAAAAAAAAAAAAAAW0NvbnRlbnRfVHlwZXNd&amp;#xA;LnhtbFBLAQItABQABgAIAAAAIQA4/SH/1gAAAJQBAAALAAAAAAAAAAAAAAAAAC8BAABfcmVscy8u&amp;#xA;cmVsc1BLAQItABQABgAIAAAAIQBAUIJzuAEAAMoDAAAOAAAAAAAAAAAAAAAAAC4CAABkcnMvZTJv&amp;#xA;RG9jLnhtbFBLAQItABQABgAIAAAAIQBitNbk3AAAAAkBAAAPAAAAAAAAAAAAAAAAABIEAABkcnMv&amp;#xA;ZG93bnJldi54bWxQSwUGAAAAAAQABADzAAAAGwUAAAAA&amp;#xA;" strokecolor="#4472c4 [3204]" strokeweight=".5pt">
                <v:stroke endarrow="block" joinstyle="miter"/>
              </v:shape>
            </w:pict>
          </mc:Fallback>
        </mc:AlternateContent>
      </w:r>
      <w:r w:rsidRPr="000C0860">
        <w:rPr>
          <w:rFonts w:cstheme="minorHAnsi"/>
          <w:noProof/>
          <w:szCs w:val="24"/>
        </w:rPr>
        <mc:AlternateContent>
          <mc:Choice Requires="wps">
            <w:drawing>
              <wp:anchor distT="0" distB="0" distL="114300" distR="114300" simplePos="0" relativeHeight="251658264" behindDoc="0" locked="0" layoutInCell="1" allowOverlap="1" wp14:anchorId="074E42F9" wp14:editId="606BF7B6">
                <wp:simplePos x="0" y="0"/>
                <wp:positionH relativeFrom="column">
                  <wp:posOffset>375920</wp:posOffset>
                </wp:positionH>
                <wp:positionV relativeFrom="paragraph">
                  <wp:posOffset>95885</wp:posOffset>
                </wp:positionV>
                <wp:extent cx="233680" cy="0"/>
                <wp:effectExtent l="0" t="76200" r="13970" b="95250"/>
                <wp:wrapNone/>
                <wp:docPr id="1638704298" name="Straight Arrow Connector 1638704298"/>
                <wp:cNvGraphicFramePr/>
                <a:graphic xmlns:a="http://schemas.openxmlformats.org/drawingml/2006/main">
                  <a:graphicData uri="http://schemas.microsoft.com/office/word/2010/wordprocessingShape">
                    <wps:wsp>
                      <wps:cNvCnPr/>
                      <wps:spPr>
                        <a:xfrm>
                          <a:off x="0" y="0"/>
                          <a:ext cx="23368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dtfl="http://schemas.microsoft.com/office/word/2024/wordml/sdtformatlock">
            <w:pict>
              <v:shape w14:anchorId="5E207DDB" id="Straight Arrow Connector 1638704298" o:spid="_x0000_s1026" type="#_x0000_t32" style="position:absolute;margin-left:29.6pt;margin-top:7.55pt;width:18.4pt;height:0;z-index:2516582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amp;#xA;90jcwfIWJU67QAgl6YK0S0CoHGBkTxKLZGx5TGhvj5O2G0SRWNoz/78nu9wcxkFMGNg6quQqL6RA&amp;#xA;0s5Y6ir5vt9lD1JwBDIwOMJKHpHlpr69KfdHjyxSmriSfYz+USnWPY7AufNIadK6MEJMx9ApD/oD&amp;#xA;OlTrorhX2lFEilmcO2RdNtjC5xDF9pCuTyYBB5bi6bQ4syoJ3g9WQ0ymaiLzg5KdCXlKLjvcW893&amp;#xA;SUOqXwnz5DrgnHtJTxOsQfEKIT7DmDSUCaxw7Rqn8787ZsmRM9e2VmPeBN4uqYvTtW7jvijg9N/y&amp;#xA;JsXecLq0q+WD6m8AAAD//wMAUEsDBBQABgAIAAAAIQA4/SH/1gAAAJQBAAALAAAAX3JlbHMvLnJl&amp;#xA;bHOkkMFqwzAMhu+DvYPRfXGawxijTi+j0GvpHsDYimMaW0Yy2fr2M4PBMnrbUb/Q94l/f/hMi1qR&amp;#xA;JVI2sOt6UJgd+ZiDgffL8ekFlFSbvV0oo4EbChzGx4f9GRdb25HMsYhqlCwG5lrLq9biZkxWOiqY&amp;#xA;22YiTra2kYMu1l1tQD30/bPm3wwYN0x18gb45AdQl1tp5j/sFB2T0FQ7R0nTNEV3j6o9feQzro1i&amp;#xA;OWA14Fm+Q8a1a8+Bvu/d/dMb2JY5uiPbhG/ktn4cqGU/er3pcvwCAAD//wMAUEsDBBQABgAIAAAA&amp;#xA;IQBAUIJzuAEAAMoDAAAOAAAAZHJzL2Uyb0RvYy54bWysU8tu2zAQvBfoPxC815IdIAgEyzk4aS9F&amp;#xA;G/TxAQy1lAjwBXJrSX/fJWXLRVMUaJHLio+d3dnhaH8/WcNOEJP2ruXbTc0ZOOk77fqWf//2/t0d&amp;#xA;ZwmF64TxDlo+Q+L3h7dv9mNoYOcHbzqIjIq41Iyh5QNiaKoqyQGsSBsfwNGl8tEKpG3sqy6Kkapb&amp;#xA;U+3q+rYafexC9BJSotOH5ZIfSn2lQOJnpRIgMy0nblhiLPE5x+qwF00fRRi0PNMQ/8HCCu2o6Vrq&amp;#xA;QaBgP6J+UcpqGX3yCjfS28orpSWUGWiabf3bNF8HEaDMQuKksMqUXq+s/HQ6uqdIMowhNSk8xTzF&amp;#xA;pKLNX+LHpiLWvIoFEzJJh7ubm9s7klRerqorLsSEH8BblhctTxiF7gc8eufoRXzcFq3E6WNC6kzA&amp;#xA;CyA3NS5HFNo8uo7hHMg2GLVwvYH8XpSeU6or4bLC2cAC/wKK6Y4oLm2Kl+BoIjsJcoGQEhxu10qU&amp;#xA;nWFKG7MC68Lvr8BzfoZC8dm/gFdE6ewdrmCrnY9/6o7ThbJa8i8KLHNnCZ59N5enLNKQYYpWZ3Nn&amp;#xA;R/66L/DrL3j4CQAA//8DAFBLAwQUAAYACAAAACEAbdLiSNoAAAAHAQAADwAAAGRycy9kb3ducmV2&amp;#xA;LnhtbEyPwU7DMBBE70j8g7WVuFGnkVqREKeqkOgRROEANzfe2lHjdRS7SeDrWcQBjrMzmn1TbWff&amp;#xA;iRGH2AZSsFpmIJCaYFqyCt5eH2/vQMSkyeguECr4xAjb+vqq0qUJE73geEhWcAnFUitwKfWllLFx&amp;#xA;6HVchh6JvVMYvE4sByvNoCcu953Ms2wjvW6JPzjd44PD5ny4eAXP9n30Oe1beSo+vvb2yZzdlJS6&amp;#xA;Wcy7exAJ5/QXhh98RoeamY7hQiaKTsG6yDnJ9/UKBPvFhqcdf7WsK/mfv/4GAAD//wMAUEsBAi0A&amp;#xA;FAAGAAgAAAAhALaDOJL+AAAA4QEAABMAAAAAAAAAAAAAAAAAAAAAAFtDb250ZW50X1R5cGVzXS54&amp;#xA;bWxQSwECLQAUAAYACAAAACEAOP0h/9YAAACUAQAACwAAAAAAAAAAAAAAAAAvAQAAX3JlbHMvLnJl&amp;#xA;bHNQSwECLQAUAAYACAAAACEAQFCCc7gBAADKAwAADgAAAAAAAAAAAAAAAAAuAgAAZHJzL2Uyb0Rv&amp;#xA;Yy54bWxQSwECLQAUAAYACAAAACEAbdLiSNoAAAAHAQAADwAAAAAAAAAAAAAAAAASBAAAZHJzL2Rv&amp;#xA;d25yZXYueG1sUEsFBgAAAAAEAAQA8wAAABkFAAAAAA==&amp;#xA;" strokecolor="#4472c4 [3204]" strokeweight=".5pt">
                <v:stroke endarrow="block" joinstyle="miter"/>
              </v:shape>
            </w:pict>
          </mc:Fallback>
        </mc:AlternateContent>
      </w:r>
      <w:r w:rsidRPr="7E14EE1E">
        <w:t xml:space="preserve">Menu </w:t>
      </w:r>
      <w:r w:rsidRPr="000C0860">
        <w:rPr>
          <w:rFonts w:cstheme="minorHAnsi"/>
          <w:szCs w:val="24"/>
        </w:rPr>
        <w:tab/>
      </w:r>
      <w:r w:rsidRPr="7E14EE1E">
        <w:t xml:space="preserve">      Islamic </w:t>
      </w:r>
      <w:r w:rsidR="006463D7" w:rsidRPr="7E14EE1E">
        <w:t xml:space="preserve">Operation </w:t>
      </w:r>
      <w:r w:rsidR="006463D7" w:rsidRPr="7E14EE1E">
        <w:tab/>
      </w:r>
      <w:r w:rsidRPr="7E14EE1E">
        <w:t xml:space="preserve">   </w:t>
      </w:r>
      <w:r>
        <w:rPr>
          <w:rFonts w:cstheme="minorHAnsi"/>
          <w:szCs w:val="24"/>
        </w:rPr>
        <w:tab/>
      </w:r>
      <w:r w:rsidRPr="7E14EE1E">
        <w:t xml:space="preserve"> Early Pay Off</w:t>
      </w:r>
      <w:r w:rsidRPr="000C0860">
        <w:rPr>
          <w:rFonts w:cstheme="minorHAnsi"/>
          <w:szCs w:val="24"/>
        </w:rPr>
        <w:tab/>
      </w:r>
      <w:r w:rsidRPr="7E14EE1E">
        <w:t xml:space="preserve">         Early Payoff Simulation</w:t>
      </w:r>
    </w:p>
    <w:p w14:paraId="34B4D405" w14:textId="61037794" w:rsidR="001A0AA2" w:rsidRPr="000C0860" w:rsidRDefault="001A0AA2" w:rsidP="001A0AA2">
      <w:pPr>
        <w:rPr>
          <w:rFonts w:cstheme="minorHAnsi"/>
          <w:szCs w:val="24"/>
        </w:rPr>
      </w:pPr>
      <w:r w:rsidRPr="000C0860">
        <w:rPr>
          <w:rFonts w:cstheme="minorHAnsi"/>
          <w:noProof/>
          <w:szCs w:val="24"/>
        </w:rPr>
        <w:drawing>
          <wp:anchor distT="0" distB="0" distL="114300" distR="114300" simplePos="0" relativeHeight="251658269" behindDoc="0" locked="0" layoutInCell="1" allowOverlap="1" wp14:anchorId="290AF63B" wp14:editId="24950B9A">
            <wp:simplePos x="914400" y="5056094"/>
            <wp:positionH relativeFrom="column">
              <wp:align>left</wp:align>
            </wp:positionH>
            <wp:positionV relativeFrom="paragraph">
              <wp:align>top</wp:align>
            </wp:positionV>
            <wp:extent cx="2876881" cy="2321336"/>
            <wp:effectExtent l="19050" t="19050" r="19050" b="22225"/>
            <wp:wrapSquare wrapText="bothSides"/>
            <wp:docPr id="606065379" name="Picture 1"/>
            <wp:cNvGraphicFramePr/>
            <a:graphic xmlns:a="http://schemas.openxmlformats.org/drawingml/2006/main">
              <a:graphicData uri="http://schemas.openxmlformats.org/drawingml/2006/picture">
                <pic:pic xmlns:pic="http://schemas.openxmlformats.org/drawingml/2006/picture">
                  <pic:nvPicPr>
                    <pic:cNvPr id="606065379" name="Picture 1"/>
                    <pic:cNvPicPr/>
                  </pic:nvPicPr>
                  <pic:blipFill rotWithShape="1">
                    <a:blip r:embed="rId98" cstate="print">
                      <a:extLst>
                        <a:ext uri="{28A0092B-C50C-407E-A947-70E740481C1C}">
                          <a14:useLocalDpi xmlns:a14="http://schemas.microsoft.com/office/drawing/2010/main" val="0"/>
                        </a:ext>
                      </a:extLst>
                    </a:blip>
                    <a:srcRect l="24816" t="16762" r="26772" b="13794"/>
                    <a:stretch/>
                  </pic:blipFill>
                  <pic:spPr bwMode="auto">
                    <a:xfrm>
                      <a:off x="0" y="0"/>
                      <a:ext cx="2876881" cy="2321336"/>
                    </a:xfrm>
                    <a:prstGeom prst="rect">
                      <a:avLst/>
                    </a:prstGeom>
                    <a:ln>
                      <a:solidFill>
                        <a:schemeClr val="accent1"/>
                      </a:solidFill>
                    </a:ln>
                    <a:extLst>
                      <a:ext uri="{53640926-AAD7-44D8-BBD7-CCE9431645EC}">
                        <a14:shadowObscured xmlns:a14="http://schemas.microsoft.com/office/drawing/2010/main"/>
                      </a:ext>
                    </a:extLst>
                  </pic:spPr>
                </pic:pic>
              </a:graphicData>
            </a:graphic>
          </wp:anchor>
        </w:drawing>
      </w:r>
      <w:r w:rsidRPr="000C0860">
        <w:rPr>
          <w:rFonts w:cstheme="minorHAnsi"/>
          <w:szCs w:val="24"/>
        </w:rPr>
        <w:br w:type="textWrapping" w:clear="all"/>
      </w:r>
    </w:p>
    <w:p w14:paraId="18368FDF" w14:textId="67F1AD8C" w:rsidR="001A0AA2" w:rsidRPr="000C0860" w:rsidRDefault="001A0AA2" w:rsidP="001A0AA2">
      <w:pPr>
        <w:rPr>
          <w:rFonts w:cstheme="minorHAnsi"/>
          <w:szCs w:val="24"/>
        </w:rPr>
      </w:pPr>
      <w:r w:rsidRPr="000C0860">
        <w:rPr>
          <w:rFonts w:cstheme="minorHAnsi"/>
          <w:szCs w:val="24"/>
        </w:rPr>
        <w:t>User will click on the new icon</w:t>
      </w:r>
    </w:p>
    <w:p w14:paraId="003A1F81" w14:textId="7E2838C0" w:rsidR="001A0AA2" w:rsidRPr="000C0860" w:rsidRDefault="001A0AA2" w:rsidP="001A0AA2">
      <w:pPr>
        <w:rPr>
          <w:rFonts w:cstheme="minorHAnsi"/>
          <w:szCs w:val="24"/>
        </w:rPr>
      </w:pPr>
      <w:r w:rsidRPr="000C0860">
        <w:rPr>
          <w:rFonts w:cstheme="minorHAnsi"/>
          <w:noProof/>
          <w:szCs w:val="24"/>
        </w:rPr>
        <w:drawing>
          <wp:inline distT="0" distB="0" distL="0" distR="0" wp14:anchorId="04EAE871" wp14:editId="42E3F431">
            <wp:extent cx="5621057" cy="304427"/>
            <wp:effectExtent l="19050" t="19050" r="17780" b="19685"/>
            <wp:docPr id="677766956" name="Picture 1" descr="A screenshot of a computer&amp;#xA;&amp;#xA;Description automatically generated"/>
            <wp:cNvGraphicFramePr/>
            <a:graphic xmlns:a="http://schemas.openxmlformats.org/drawingml/2006/main">
              <a:graphicData uri="http://schemas.openxmlformats.org/drawingml/2006/picture">
                <pic:pic xmlns:pic="http://schemas.openxmlformats.org/drawingml/2006/picture">
                  <pic:nvPicPr>
                    <pic:cNvPr id="677766956" name="Picture 1" descr="A screenshot of a computer&amp;#xA;&amp;#xA;Description automatically generated"/>
                    <pic:cNvPicPr/>
                  </pic:nvPicPr>
                  <pic:blipFill rotWithShape="1">
                    <a:blip r:embed="rId56"/>
                    <a:srcRect l="2642" t="21905" r="2714" b="44285"/>
                    <a:stretch/>
                  </pic:blipFill>
                  <pic:spPr bwMode="auto">
                    <a:xfrm>
                      <a:off x="0" y="0"/>
                      <a:ext cx="5625237" cy="304653"/>
                    </a:xfrm>
                    <a:prstGeom prst="rect">
                      <a:avLst/>
                    </a:prstGeom>
                    <a:ln>
                      <a:solidFill>
                        <a:schemeClr val="accent1"/>
                      </a:solidFill>
                    </a:ln>
                    <a:extLst>
                      <a:ext uri="{53640926-AAD7-44D8-BBD7-CCE9431645EC}">
                        <a14:shadowObscured xmlns:a14="http://schemas.microsoft.com/office/drawing/2010/main"/>
                      </a:ext>
                    </a:extLst>
                  </pic:spPr>
                </pic:pic>
              </a:graphicData>
            </a:graphic>
          </wp:inline>
        </w:drawing>
      </w:r>
    </w:p>
    <w:p w14:paraId="50D741E6" w14:textId="334E6DFA" w:rsidR="001A0AA2" w:rsidRPr="000C0860" w:rsidRDefault="001A0AA2" w:rsidP="001A0AA2">
      <w:pPr>
        <w:rPr>
          <w:rFonts w:cstheme="minorHAnsi"/>
          <w:szCs w:val="24"/>
        </w:rPr>
      </w:pPr>
      <w:r w:rsidRPr="000C0860">
        <w:rPr>
          <w:rFonts w:cstheme="minorHAnsi"/>
          <w:szCs w:val="24"/>
        </w:rPr>
        <w:t>User will put the arrangement reference and click on the validate icon</w:t>
      </w:r>
    </w:p>
    <w:p w14:paraId="6D07EA92" w14:textId="78DD74E3" w:rsidR="001A0AA2" w:rsidRPr="000C0860" w:rsidRDefault="001A0AA2" w:rsidP="001A0AA2">
      <w:r w:rsidRPr="000C0860">
        <w:rPr>
          <w:rFonts w:cstheme="minorHAnsi"/>
          <w:noProof/>
          <w:szCs w:val="24"/>
        </w:rPr>
        <w:drawing>
          <wp:inline distT="0" distB="0" distL="0" distR="0" wp14:anchorId="3E1BDE08" wp14:editId="4E21B7C4">
            <wp:extent cx="5620212" cy="954592"/>
            <wp:effectExtent l="19050" t="19050" r="19050" b="17145"/>
            <wp:docPr id="251547337" name="Picture 1" descr="A screenshot of a computer&amp;#xA;&amp;#xA;Description automatically generated"/>
            <wp:cNvGraphicFramePr/>
            <a:graphic xmlns:a="http://schemas.openxmlformats.org/drawingml/2006/main">
              <a:graphicData uri="http://schemas.openxmlformats.org/drawingml/2006/picture">
                <pic:pic xmlns:pic="http://schemas.openxmlformats.org/drawingml/2006/picture">
                  <pic:nvPicPr>
                    <pic:cNvPr id="251547337" name="Picture 1" descr="A screenshot of a computer&amp;#xA;&amp;#xA;Description automatically generated"/>
                    <pic:cNvPicPr/>
                  </pic:nvPicPr>
                  <pic:blipFill rotWithShape="1">
                    <a:blip r:embed="rId99"/>
                    <a:srcRect l="2942" t="10727" r="2488" b="60717"/>
                    <a:stretch/>
                  </pic:blipFill>
                  <pic:spPr bwMode="auto">
                    <a:xfrm>
                      <a:off x="0" y="0"/>
                      <a:ext cx="5620850" cy="954700"/>
                    </a:xfrm>
                    <a:prstGeom prst="rect">
                      <a:avLst/>
                    </a:prstGeom>
                    <a:ln>
                      <a:solidFill>
                        <a:schemeClr val="accent1"/>
                      </a:solidFill>
                    </a:ln>
                    <a:extLst>
                      <a:ext uri="{53640926-AAD7-44D8-BBD7-CCE9431645EC}">
                        <a14:shadowObscured xmlns:a14="http://schemas.microsoft.com/office/drawing/2010/main"/>
                      </a:ext>
                    </a:extLst>
                  </pic:spPr>
                </pic:pic>
              </a:graphicData>
            </a:graphic>
          </wp:inline>
        </w:drawing>
      </w:r>
    </w:p>
    <w:p w14:paraId="3041060A" w14:textId="2293E89D" w:rsidR="00DE5218" w:rsidRDefault="00DE5218">
      <w:r w:rsidRPr="7E14EE1E">
        <w:br w:type="page"/>
      </w:r>
    </w:p>
    <w:p w14:paraId="63BEDF58" w14:textId="5D0F551C" w:rsidR="001A0AA2" w:rsidRPr="000C0860" w:rsidRDefault="001A0AA2" w:rsidP="001A0AA2">
      <w:pPr>
        <w:rPr>
          <w:rFonts w:cstheme="minorHAnsi"/>
          <w:szCs w:val="24"/>
        </w:rPr>
      </w:pPr>
      <w:r w:rsidRPr="000C0860">
        <w:rPr>
          <w:rFonts w:cstheme="minorHAnsi"/>
          <w:szCs w:val="24"/>
        </w:rPr>
        <w:lastRenderedPageBreak/>
        <w:t>User will validate and commit the below window</w:t>
      </w:r>
    </w:p>
    <w:p w14:paraId="2C8B19FF" w14:textId="62963340" w:rsidR="001A0AA2" w:rsidRPr="000C0860" w:rsidRDefault="001A0AA2" w:rsidP="001A0AA2">
      <w:pPr>
        <w:rPr>
          <w:rFonts w:cstheme="minorHAnsi"/>
          <w:szCs w:val="24"/>
        </w:rPr>
      </w:pPr>
      <w:r w:rsidRPr="000C0860">
        <w:rPr>
          <w:rFonts w:cstheme="minorHAnsi"/>
          <w:noProof/>
          <w:szCs w:val="24"/>
        </w:rPr>
        <w:drawing>
          <wp:inline distT="0" distB="0" distL="0" distR="0" wp14:anchorId="7E93B264" wp14:editId="032F9E84">
            <wp:extent cx="5616249" cy="2823808"/>
            <wp:effectExtent l="19050" t="19050" r="22860" b="15240"/>
            <wp:docPr id="1232687414" name="Picture 1" descr="A screenshot of a computer&amp;#xA;&amp;#xA;Description automatically generated"/>
            <wp:cNvGraphicFramePr/>
            <a:graphic xmlns:a="http://schemas.openxmlformats.org/drawingml/2006/main">
              <a:graphicData uri="http://schemas.openxmlformats.org/drawingml/2006/picture">
                <pic:pic xmlns:pic="http://schemas.openxmlformats.org/drawingml/2006/picture">
                  <pic:nvPicPr>
                    <pic:cNvPr id="1232687414" name="Picture 1" descr="A screenshot of a computer&amp;#xA;&amp;#xA;Description automatically generated"/>
                    <pic:cNvPicPr/>
                  </pic:nvPicPr>
                  <pic:blipFill rotWithShape="1">
                    <a:blip r:embed="rId100"/>
                    <a:srcRect l="3093" t="6972" r="2412" b="8563"/>
                    <a:stretch/>
                  </pic:blipFill>
                  <pic:spPr bwMode="auto">
                    <a:xfrm>
                      <a:off x="0" y="0"/>
                      <a:ext cx="5616385" cy="2823876"/>
                    </a:xfrm>
                    <a:prstGeom prst="rect">
                      <a:avLst/>
                    </a:prstGeom>
                    <a:ln>
                      <a:solidFill>
                        <a:schemeClr val="accent1"/>
                      </a:solidFill>
                    </a:ln>
                    <a:extLst>
                      <a:ext uri="{53640926-AAD7-44D8-BBD7-CCE9431645EC}">
                        <a14:shadowObscured xmlns:a14="http://schemas.microsoft.com/office/drawing/2010/main"/>
                      </a:ext>
                    </a:extLst>
                  </pic:spPr>
                </pic:pic>
              </a:graphicData>
            </a:graphic>
          </wp:inline>
        </w:drawing>
      </w:r>
    </w:p>
    <w:p w14:paraId="6F711C1B" w14:textId="2446C5D7" w:rsidR="001A0AA2" w:rsidRPr="000C0860" w:rsidRDefault="001A0AA2" w:rsidP="001A0AA2">
      <w:pPr>
        <w:rPr>
          <w:rFonts w:cstheme="minorHAnsi"/>
          <w:szCs w:val="24"/>
        </w:rPr>
      </w:pPr>
      <w:r w:rsidRPr="000C0860">
        <w:rPr>
          <w:rFonts w:cstheme="minorHAnsi"/>
          <w:szCs w:val="24"/>
        </w:rPr>
        <w:t xml:space="preserve">After that Simulation will start processing </w:t>
      </w:r>
    </w:p>
    <w:p w14:paraId="61503B28" w14:textId="04DF7337" w:rsidR="001A0AA2" w:rsidRPr="000C0860" w:rsidRDefault="001A0AA2" w:rsidP="001A0AA2">
      <w:pPr>
        <w:rPr>
          <w:rFonts w:cstheme="minorHAnsi"/>
          <w:szCs w:val="24"/>
        </w:rPr>
      </w:pPr>
      <w:r w:rsidRPr="000C0860">
        <w:rPr>
          <w:rFonts w:cstheme="minorHAnsi"/>
          <w:noProof/>
          <w:szCs w:val="24"/>
        </w:rPr>
        <w:drawing>
          <wp:inline distT="0" distB="0" distL="0" distR="0" wp14:anchorId="54E0EEEA" wp14:editId="543A735B">
            <wp:extent cx="5567476" cy="757517"/>
            <wp:effectExtent l="19050" t="19050" r="14605" b="24130"/>
            <wp:docPr id="471231681" name="Picture 1" descr="A screenshot of a computer&amp;#xA;&amp;#xA;Description automatically generated"/>
            <wp:cNvGraphicFramePr/>
            <a:graphic xmlns:a="http://schemas.openxmlformats.org/drawingml/2006/main">
              <a:graphicData uri="http://schemas.openxmlformats.org/drawingml/2006/picture">
                <pic:pic xmlns:pic="http://schemas.openxmlformats.org/drawingml/2006/picture">
                  <pic:nvPicPr>
                    <pic:cNvPr id="471231681" name="Picture 1" descr="A screenshot of a computer&amp;#xA;&amp;#xA;Description automatically generated"/>
                    <pic:cNvPicPr/>
                  </pic:nvPicPr>
                  <pic:blipFill rotWithShape="1">
                    <a:blip r:embed="rId101"/>
                    <a:srcRect l="3394" t="7910" r="2866" b="69416"/>
                    <a:stretch/>
                  </pic:blipFill>
                  <pic:spPr bwMode="auto">
                    <a:xfrm>
                      <a:off x="0" y="0"/>
                      <a:ext cx="5571459" cy="758059"/>
                    </a:xfrm>
                    <a:prstGeom prst="rect">
                      <a:avLst/>
                    </a:prstGeom>
                    <a:ln>
                      <a:solidFill>
                        <a:schemeClr val="accent1"/>
                      </a:solidFill>
                    </a:ln>
                    <a:extLst>
                      <a:ext uri="{53640926-AAD7-44D8-BBD7-CCE9431645EC}">
                        <a14:shadowObscured xmlns:a14="http://schemas.microsoft.com/office/drawing/2010/main"/>
                      </a:ext>
                    </a:extLst>
                  </pic:spPr>
                </pic:pic>
              </a:graphicData>
            </a:graphic>
          </wp:inline>
        </w:drawing>
      </w:r>
    </w:p>
    <w:p w14:paraId="5DFA5767" w14:textId="233D502E" w:rsidR="001A0AA2" w:rsidRPr="000C0860" w:rsidRDefault="001A0AA2" w:rsidP="001A0AA2">
      <w:pPr>
        <w:rPr>
          <w:rFonts w:cstheme="minorHAnsi"/>
          <w:szCs w:val="24"/>
        </w:rPr>
      </w:pPr>
      <w:r w:rsidRPr="000C0860">
        <w:rPr>
          <w:rFonts w:cstheme="minorHAnsi"/>
          <w:szCs w:val="24"/>
        </w:rPr>
        <w:t>Once the simulation is successful, user will click on the view icon</w:t>
      </w:r>
    </w:p>
    <w:p w14:paraId="67F7FD81" w14:textId="564C7022" w:rsidR="001A0AA2" w:rsidRPr="000C0860" w:rsidRDefault="001A0AA2" w:rsidP="001A0AA2">
      <w:pPr>
        <w:rPr>
          <w:rFonts w:cstheme="minorHAnsi"/>
          <w:szCs w:val="24"/>
        </w:rPr>
      </w:pPr>
      <w:r w:rsidRPr="000C0860">
        <w:rPr>
          <w:rFonts w:cstheme="minorHAnsi"/>
          <w:noProof/>
          <w:szCs w:val="24"/>
        </w:rPr>
        <w:drawing>
          <wp:inline distT="0" distB="0" distL="0" distR="0" wp14:anchorId="61684D90" wp14:editId="79746F8A">
            <wp:extent cx="5601874" cy="757331"/>
            <wp:effectExtent l="19050" t="19050" r="18415" b="24130"/>
            <wp:docPr id="599954578" name="Picture 1" descr="A screenshot of a computer&amp;#xA;&amp;#xA;Description automatically generated"/>
            <wp:cNvGraphicFramePr/>
            <a:graphic xmlns:a="http://schemas.openxmlformats.org/drawingml/2006/main">
              <a:graphicData uri="http://schemas.openxmlformats.org/drawingml/2006/picture">
                <pic:pic xmlns:pic="http://schemas.openxmlformats.org/drawingml/2006/picture">
                  <pic:nvPicPr>
                    <pic:cNvPr id="599954578" name="Picture 1" descr="A screenshot of a computer&amp;#xA;&amp;#xA;Description automatically generated"/>
                    <pic:cNvPicPr/>
                  </pic:nvPicPr>
                  <pic:blipFill rotWithShape="1">
                    <a:blip r:embed="rId102"/>
                    <a:srcRect l="3093" t="15665" r="2640" b="37901"/>
                    <a:stretch/>
                  </pic:blipFill>
                  <pic:spPr bwMode="auto">
                    <a:xfrm>
                      <a:off x="0" y="0"/>
                      <a:ext cx="5602908" cy="757471"/>
                    </a:xfrm>
                    <a:prstGeom prst="rect">
                      <a:avLst/>
                    </a:prstGeom>
                    <a:ln>
                      <a:solidFill>
                        <a:schemeClr val="accent1"/>
                      </a:solidFill>
                    </a:ln>
                    <a:extLst>
                      <a:ext uri="{53640926-AAD7-44D8-BBD7-CCE9431645EC}">
                        <a14:shadowObscured xmlns:a14="http://schemas.microsoft.com/office/drawing/2010/main"/>
                      </a:ext>
                    </a:extLst>
                  </pic:spPr>
                </pic:pic>
              </a:graphicData>
            </a:graphic>
          </wp:inline>
        </w:drawing>
      </w:r>
    </w:p>
    <w:p w14:paraId="2FC53E11" w14:textId="5D556B28" w:rsidR="001A0AA2" w:rsidRPr="000C0860" w:rsidRDefault="001A0AA2" w:rsidP="001A0AA2">
      <w:pPr>
        <w:rPr>
          <w:rFonts w:cstheme="minorHAnsi"/>
          <w:szCs w:val="24"/>
        </w:rPr>
      </w:pPr>
      <w:r w:rsidRPr="000C0860">
        <w:rPr>
          <w:rFonts w:cstheme="minorHAnsi"/>
          <w:szCs w:val="24"/>
        </w:rPr>
        <w:t>Simulation result is attached below</w:t>
      </w:r>
    </w:p>
    <w:p w14:paraId="3CEAE3D9" w14:textId="52E5AC03" w:rsidR="001A0AA2" w:rsidRPr="000C0860" w:rsidRDefault="001A0AA2" w:rsidP="001A0AA2">
      <w:r w:rsidRPr="000C0860">
        <w:rPr>
          <w:rFonts w:cstheme="minorHAnsi"/>
          <w:noProof/>
          <w:szCs w:val="24"/>
        </w:rPr>
        <w:drawing>
          <wp:inline distT="0" distB="0" distL="0" distR="0" wp14:anchorId="02E8065C" wp14:editId="1A48A967">
            <wp:extent cx="4249377" cy="1967230"/>
            <wp:effectExtent l="19050" t="19050" r="18415" b="13970"/>
            <wp:docPr id="35071763" name="Picture 1" descr="A computer screen with a computer screen&amp;#xA;&amp;#xA;Description automatically generated"/>
            <wp:cNvGraphicFramePr/>
            <a:graphic xmlns:a="http://schemas.openxmlformats.org/drawingml/2006/main">
              <a:graphicData uri="http://schemas.openxmlformats.org/drawingml/2006/picture">
                <pic:pic xmlns:pic="http://schemas.openxmlformats.org/drawingml/2006/picture">
                  <pic:nvPicPr>
                    <pic:cNvPr id="35071763" name="Picture 1" descr="A computer screen with a computer screen&amp;#xA;&amp;#xA;Description automatically generated"/>
                    <pic:cNvPicPr/>
                  </pic:nvPicPr>
                  <pic:blipFill rotWithShape="1">
                    <a:blip r:embed="rId103"/>
                    <a:srcRect l="26300" t="5756" r="2187" b="35477"/>
                    <a:stretch/>
                  </pic:blipFill>
                  <pic:spPr bwMode="auto">
                    <a:xfrm>
                      <a:off x="0" y="0"/>
                      <a:ext cx="4250464" cy="1967733"/>
                    </a:xfrm>
                    <a:prstGeom prst="rect">
                      <a:avLst/>
                    </a:prstGeom>
                    <a:ln w="9525" cap="flat" cmpd="sng" algn="ctr">
                      <a:solidFill>
                        <a:srgbClr val="4472C4"/>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6BE502B5" w14:textId="4AB1AC26" w:rsidR="00DE5218" w:rsidRDefault="00DE5218">
      <w:r w:rsidRPr="7E14EE1E">
        <w:br w:type="page"/>
      </w:r>
    </w:p>
    <w:p w14:paraId="1A33D539" w14:textId="49917291" w:rsidR="001A0AA2" w:rsidRPr="000C0860" w:rsidRDefault="001A0AA2" w:rsidP="001A0AA2">
      <w:pPr>
        <w:rPr>
          <w:rFonts w:cstheme="minorHAnsi"/>
          <w:szCs w:val="24"/>
        </w:rPr>
      </w:pPr>
      <w:r w:rsidRPr="000C0860">
        <w:rPr>
          <w:rFonts w:cstheme="minorHAnsi"/>
          <w:szCs w:val="24"/>
        </w:rPr>
        <w:lastRenderedPageBreak/>
        <w:t>After that user will go for bill generation by following the below navigation</w:t>
      </w:r>
    </w:p>
    <w:p w14:paraId="5187B9EE" w14:textId="28F18C6B" w:rsidR="001A0AA2" w:rsidRPr="000C0860" w:rsidRDefault="001A0AA2" w:rsidP="001A0AA2">
      <w:pPr>
        <w:jc w:val="both"/>
        <w:rPr>
          <w:rFonts w:cstheme="minorHAnsi"/>
          <w:szCs w:val="24"/>
        </w:rPr>
      </w:pPr>
      <w:r w:rsidRPr="000C0860">
        <w:rPr>
          <w:rFonts w:cstheme="minorHAnsi"/>
          <w:noProof/>
          <w:szCs w:val="24"/>
        </w:rPr>
        <mc:AlternateContent>
          <mc:Choice Requires="wps">
            <w:drawing>
              <wp:anchor distT="0" distB="0" distL="114300" distR="114300" simplePos="0" relativeHeight="251658270" behindDoc="0" locked="0" layoutInCell="1" allowOverlap="1" wp14:anchorId="70978DD0" wp14:editId="01285AA7">
                <wp:simplePos x="0" y="0"/>
                <wp:positionH relativeFrom="column">
                  <wp:posOffset>1754778</wp:posOffset>
                </wp:positionH>
                <wp:positionV relativeFrom="paragraph">
                  <wp:posOffset>93345</wp:posOffset>
                </wp:positionV>
                <wp:extent cx="233680" cy="0"/>
                <wp:effectExtent l="0" t="76200" r="13970" b="95250"/>
                <wp:wrapNone/>
                <wp:docPr id="1034823643" name="Straight Arrow Connector 1034823643"/>
                <wp:cNvGraphicFramePr/>
                <a:graphic xmlns:a="http://schemas.openxmlformats.org/drawingml/2006/main">
                  <a:graphicData uri="http://schemas.microsoft.com/office/word/2010/wordprocessingShape">
                    <wps:wsp>
                      <wps:cNvCnPr/>
                      <wps:spPr>
                        <a:xfrm>
                          <a:off x="0" y="0"/>
                          <a:ext cx="23368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dtfl="http://schemas.microsoft.com/office/word/2024/wordml/sdtformatlock">
            <w:pict>
              <v:shape w14:anchorId="7C82DEA9" id="Straight Arrow Connector 1034823643" o:spid="_x0000_s1026" type="#_x0000_t32" style="position:absolute;margin-left:138.15pt;margin-top:7.35pt;width:18.4pt;height:0;z-index:25165827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amp;#xA;90jcwfIWJU67QAgl6YK0S0CoHGBkTxKLZGx5TGhvj5O2G0SRWNoz/78nu9wcxkFMGNg6quQqL6RA&amp;#xA;0s5Y6ir5vt9lD1JwBDIwOMJKHpHlpr69KfdHjyxSmriSfYz+USnWPY7AufNIadK6MEJMx9ApD/oD&amp;#xA;OlTrorhX2lFEilmcO2RdNtjC5xDF9pCuTyYBB5bi6bQ4syoJ3g9WQ0ymaiLzg5KdCXlKLjvcW893&amp;#xA;SUOqXwnz5DrgnHtJTxOsQfEKIT7DmDSUCaxw7Rqn8787ZsmRM9e2VmPeBN4uqYvTtW7jvijg9N/y&amp;#xA;JsXecLq0q+WD6m8AAAD//wMAUEsDBBQABgAIAAAAIQA4/SH/1gAAAJQBAAALAAAAX3JlbHMvLnJl&amp;#xA;bHOkkMFqwzAMhu+DvYPRfXGawxijTi+j0GvpHsDYimMaW0Yy2fr2M4PBMnrbUb/Q94l/f/hMi1qR&amp;#xA;JVI2sOt6UJgd+ZiDgffL8ekFlFSbvV0oo4EbChzGx4f9GRdb25HMsYhqlCwG5lrLq9biZkxWOiqY&amp;#xA;22YiTra2kYMu1l1tQD30/bPm3wwYN0x18gb45AdQl1tp5j/sFB2T0FQ7R0nTNEV3j6o9feQzro1i&amp;#xA;OWA14Fm+Q8a1a8+Bvu/d/dMb2JY5uiPbhG/ktn4cqGU/er3pcvwCAAD//wMAUEsDBBQABgAIAAAA&amp;#xA;IQBAUIJzuAEAAMoDAAAOAAAAZHJzL2Uyb0RvYy54bWysU8tu2zAQvBfoPxC815IdIAgEyzk4aS9F&amp;#xA;G/TxAQy1lAjwBXJrSX/fJWXLRVMUaJHLio+d3dnhaH8/WcNOEJP2ruXbTc0ZOOk77fqWf//2/t0d&amp;#xA;ZwmF64TxDlo+Q+L3h7dv9mNoYOcHbzqIjIq41Iyh5QNiaKoqyQGsSBsfwNGl8tEKpG3sqy6Kkapb&amp;#xA;U+3q+rYafexC9BJSotOH5ZIfSn2lQOJnpRIgMy0nblhiLPE5x+qwF00fRRi0PNMQ/8HCCu2o6Vrq&amp;#xA;QaBgP6J+UcpqGX3yCjfS28orpSWUGWiabf3bNF8HEaDMQuKksMqUXq+s/HQ6uqdIMowhNSk8xTzF&amp;#xA;pKLNX+LHpiLWvIoFEzJJh7ubm9s7klRerqorLsSEH8BblhctTxiF7gc8eufoRXzcFq3E6WNC6kzA&amp;#xA;CyA3NS5HFNo8uo7hHMg2GLVwvYH8XpSeU6or4bLC2cAC/wKK6Y4oLm2Kl+BoIjsJcoGQEhxu10qU&amp;#xA;nWFKG7MC68Lvr8BzfoZC8dm/gFdE6ewdrmCrnY9/6o7ThbJa8i8KLHNnCZ59N5enLNKQYYpWZ3Nn&amp;#xA;R/66L/DrL3j4CQAA//8DAFBLAwQUAAYACAAAACEAvlXLGN0AAAAJAQAADwAAAGRycy9kb3ducmV2&amp;#xA;LnhtbEyPTU/DMAyG70j8h8hI3Fj6gTZWmk4IiR1BDA7sljVeU61xqiZrC78eIw5wtN9Hrx+Xm9l1&amp;#xA;YsQhtJ4UpIsEBFLtTUuNgve3p5s7ECFqMrrzhAo+McCmurwodWH8RK847mIjuIRCoRXYGPtCylBb&amp;#xA;dDosfI/E2dEPTkceh0aaQU9c7jqZJclSOt0SX7C6x0eL9Wl3dgpemo/RZbRt5XG9/9o2z+Zkp6jU&amp;#xA;9dX8cA8i4hz/YPjRZ3Wo2Ongz2SC6BRkq2XOKAe3KxAM5Gmegjj8LmRVyv8fVN8AAAD//wMAUEsB&amp;#xA;Ai0AFAAGAAgAAAAhALaDOJL+AAAA4QEAABMAAAAAAAAAAAAAAAAAAAAAAFtDb250ZW50X1R5cGVz&amp;#xA;XS54bWxQSwECLQAUAAYACAAAACEAOP0h/9YAAACUAQAACwAAAAAAAAAAAAAAAAAvAQAAX3JlbHMv&amp;#xA;LnJlbHNQSwECLQAUAAYACAAAACEAQFCCc7gBAADKAwAADgAAAAAAAAAAAAAAAAAuAgAAZHJzL2Uy&amp;#xA;b0RvYy54bWxQSwECLQAUAAYACAAAACEAvlXLGN0AAAAJAQAADwAAAAAAAAAAAAAAAAASBAAAZHJz&amp;#xA;L2Rvd25yZXYueG1sUEsFBgAAAAAEAAQA8wAAABwFAAAAAA==&amp;#xA;" strokecolor="#4472c4 [3204]" strokeweight=".5pt">
                <v:stroke endarrow="block" joinstyle="miter"/>
              </v:shape>
            </w:pict>
          </mc:Fallback>
        </mc:AlternateContent>
      </w:r>
      <w:r w:rsidRPr="000C0860">
        <w:rPr>
          <w:rFonts w:cstheme="minorHAnsi"/>
          <w:noProof/>
          <w:szCs w:val="24"/>
        </w:rPr>
        <mc:AlternateContent>
          <mc:Choice Requires="wps">
            <w:drawing>
              <wp:anchor distT="0" distB="0" distL="114300" distR="114300" simplePos="0" relativeHeight="251658267" behindDoc="0" locked="0" layoutInCell="1" allowOverlap="1" wp14:anchorId="042A7657" wp14:editId="6C0A8786">
                <wp:simplePos x="0" y="0"/>
                <wp:positionH relativeFrom="column">
                  <wp:posOffset>3101159</wp:posOffset>
                </wp:positionH>
                <wp:positionV relativeFrom="paragraph">
                  <wp:posOffset>117022</wp:posOffset>
                </wp:positionV>
                <wp:extent cx="233680" cy="0"/>
                <wp:effectExtent l="0" t="76200" r="13970" b="95250"/>
                <wp:wrapNone/>
                <wp:docPr id="1638704299" name="Straight Arrow Connector 1638704299"/>
                <wp:cNvGraphicFramePr/>
                <a:graphic xmlns:a="http://schemas.openxmlformats.org/drawingml/2006/main">
                  <a:graphicData uri="http://schemas.microsoft.com/office/word/2010/wordprocessingShape">
                    <wps:wsp>
                      <wps:cNvCnPr/>
                      <wps:spPr>
                        <a:xfrm>
                          <a:off x="0" y="0"/>
                          <a:ext cx="23368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dtfl="http://schemas.microsoft.com/office/word/2024/wordml/sdtformatlock">
            <w:pict>
              <v:shape w14:anchorId="4D3BBB3C" id="Straight Arrow Connector 1638704299" o:spid="_x0000_s1026" type="#_x0000_t32" style="position:absolute;margin-left:244.2pt;margin-top:9.2pt;width:18.4pt;height:0;z-index:251658267;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amp;#xA;90jcwfIWJU67QAgl6YK0S0CoHGBkTxKLZGx5TGhvj5O2G0SRWNoz/78nu9wcxkFMGNg6quQqL6RA&amp;#xA;0s5Y6ir5vt9lD1JwBDIwOMJKHpHlpr69KfdHjyxSmriSfYz+USnWPY7AufNIadK6MEJMx9ApD/oD&amp;#xA;OlTrorhX2lFEilmcO2RdNtjC5xDF9pCuTyYBB5bi6bQ4syoJ3g9WQ0ymaiLzg5KdCXlKLjvcW893&amp;#xA;SUOqXwnz5DrgnHtJTxOsQfEKIT7DmDSUCaxw7Rqn8787ZsmRM9e2VmPeBN4uqYvTtW7jvijg9N/y&amp;#xA;JsXecLq0q+WD6m8AAAD//wMAUEsDBBQABgAIAAAAIQA4/SH/1gAAAJQBAAALAAAAX3JlbHMvLnJl&amp;#xA;bHOkkMFqwzAMhu+DvYPRfXGawxijTi+j0GvpHsDYimMaW0Yy2fr2M4PBMnrbUb/Q94l/f/hMi1qR&amp;#xA;JVI2sOt6UJgd+ZiDgffL8ekFlFSbvV0oo4EbChzGx4f9GRdb25HMsYhqlCwG5lrLq9biZkxWOiqY&amp;#xA;22YiTra2kYMu1l1tQD30/bPm3wwYN0x18gb45AdQl1tp5j/sFB2T0FQ7R0nTNEV3j6o9feQzro1i&amp;#xA;OWA14Fm+Q8a1a8+Bvu/d/dMb2JY5uiPbhG/ktn4cqGU/er3pcvwCAAD//wMAUEsDBBQABgAIAAAA&amp;#xA;IQBAUIJzuAEAAMoDAAAOAAAAZHJzL2Uyb0RvYy54bWysU8tu2zAQvBfoPxC815IdIAgEyzk4aS9F&amp;#xA;G/TxAQy1lAjwBXJrSX/fJWXLRVMUaJHLio+d3dnhaH8/WcNOEJP2ruXbTc0ZOOk77fqWf//2/t0d&amp;#xA;ZwmF64TxDlo+Q+L3h7dv9mNoYOcHbzqIjIq41Iyh5QNiaKoqyQGsSBsfwNGl8tEKpG3sqy6Kkapb&amp;#xA;U+3q+rYafexC9BJSotOH5ZIfSn2lQOJnpRIgMy0nblhiLPE5x+qwF00fRRi0PNMQ/8HCCu2o6Vrq&amp;#xA;QaBgP6J+UcpqGX3yCjfS28orpSWUGWiabf3bNF8HEaDMQuKksMqUXq+s/HQ6uqdIMowhNSk8xTzF&amp;#xA;pKLNX+LHpiLWvIoFEzJJh7ubm9s7klRerqorLsSEH8BblhctTxiF7gc8eufoRXzcFq3E6WNC6kzA&amp;#xA;CyA3NS5HFNo8uo7hHMg2GLVwvYH8XpSeU6or4bLC2cAC/wKK6Y4oLm2Kl+BoIjsJcoGQEhxu10qU&amp;#xA;nWFKG7MC68Lvr8BzfoZC8dm/gFdE6ewdrmCrnY9/6o7ThbJa8i8KLHNnCZ59N5enLNKQYYpWZ3Nn&amp;#xA;R/66L/DrL3j4CQAA//8DAFBLAwQUAAYACAAAACEADECw0dwAAAAJAQAADwAAAGRycy9kb3ducmV2&amp;#xA;LnhtbEyPQU/DMAyF70j8h8hI3FhKtaFSmk4IiR1BbBzgljVeUq1xqiZrC78eTxzgZNnv6fl71Xr2&amp;#xA;nRhxiG0gBbeLDARSE0xLVsH77vmmABGTJqO7QKjgCyOs68uLSpcmTPSG4zZZwSEUS63ApdSXUsbG&amp;#xA;oddxEXok1g5h8DrxOlhpBj1xuO9knmV30uuW+IPTPT45bI7bk1fwaj9Gn9OmlYf7z++NfTFHNyWl&amp;#xA;rq/mxwcQCef0Z4YzPqNDzUz7cCITRadgWRRLtrJwnmxY5ascxP73IOtK/m9Q/wAAAP//AwBQSwEC&amp;#xA;LQAUAAYACAAAACEAtoM4kv4AAADhAQAAEwAAAAAAAAAAAAAAAAAAAAAAW0NvbnRlbnRfVHlwZXNd&amp;#xA;LnhtbFBLAQItABQABgAIAAAAIQA4/SH/1gAAAJQBAAALAAAAAAAAAAAAAAAAAC8BAABfcmVscy8u&amp;#xA;cmVsc1BLAQItABQABgAIAAAAIQBAUIJzuAEAAMoDAAAOAAAAAAAAAAAAAAAAAC4CAABkcnMvZTJv&amp;#xA;RG9jLnhtbFBLAQItABQABgAIAAAAIQAMQLDR3AAAAAkBAAAPAAAAAAAAAAAAAAAAABIEAABkcnMv&amp;#xA;ZG93bnJldi54bWxQSwUGAAAAAAQABADzAAAAGwUAAAAA&amp;#xA;" strokecolor="#4472c4 [3204]" strokeweight=".5pt">
                <v:stroke endarrow="block" joinstyle="miter"/>
              </v:shape>
            </w:pict>
          </mc:Fallback>
        </mc:AlternateContent>
      </w:r>
      <w:r w:rsidRPr="000C0860">
        <w:rPr>
          <w:rFonts w:cstheme="minorHAnsi"/>
          <w:noProof/>
          <w:szCs w:val="24"/>
        </w:rPr>
        <mc:AlternateContent>
          <mc:Choice Requires="wps">
            <w:drawing>
              <wp:anchor distT="0" distB="0" distL="114300" distR="114300" simplePos="0" relativeHeight="251658266" behindDoc="0" locked="0" layoutInCell="1" allowOverlap="1" wp14:anchorId="6AFE138D" wp14:editId="3040EA28">
                <wp:simplePos x="0" y="0"/>
                <wp:positionH relativeFrom="column">
                  <wp:posOffset>375920</wp:posOffset>
                </wp:positionH>
                <wp:positionV relativeFrom="paragraph">
                  <wp:posOffset>95885</wp:posOffset>
                </wp:positionV>
                <wp:extent cx="233680" cy="0"/>
                <wp:effectExtent l="0" t="76200" r="13970" b="95250"/>
                <wp:wrapNone/>
                <wp:docPr id="1638704300" name="Straight Arrow Connector 1638704300"/>
                <wp:cNvGraphicFramePr/>
                <a:graphic xmlns:a="http://schemas.openxmlformats.org/drawingml/2006/main">
                  <a:graphicData uri="http://schemas.microsoft.com/office/word/2010/wordprocessingShape">
                    <wps:wsp>
                      <wps:cNvCnPr/>
                      <wps:spPr>
                        <a:xfrm>
                          <a:off x="0" y="0"/>
                          <a:ext cx="23368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dtfl="http://schemas.microsoft.com/office/word/2024/wordml/sdtformatlock">
            <w:pict>
              <v:shape w14:anchorId="263F6CA5" id="Straight Arrow Connector 1638704300" o:spid="_x0000_s1026" type="#_x0000_t32" style="position:absolute;margin-left:29.6pt;margin-top:7.55pt;width:18.4pt;height:0;z-index:25165826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amp;#xA;90jcwfIWJU67QAgl6YK0S0CoHGBkTxKLZGx5TGhvj5O2G0SRWNoz/78nu9wcxkFMGNg6quQqL6RA&amp;#xA;0s5Y6ir5vt9lD1JwBDIwOMJKHpHlpr69KfdHjyxSmriSfYz+USnWPY7AufNIadK6MEJMx9ApD/oD&amp;#xA;OlTrorhX2lFEilmcO2RdNtjC5xDF9pCuTyYBB5bi6bQ4syoJ3g9WQ0ymaiLzg5KdCXlKLjvcW893&amp;#xA;SUOqXwnz5DrgnHtJTxOsQfEKIT7DmDSUCaxw7Rqn8787ZsmRM9e2VmPeBN4uqYvTtW7jvijg9N/y&amp;#xA;JsXecLq0q+WD6m8AAAD//wMAUEsDBBQABgAIAAAAIQA4/SH/1gAAAJQBAAALAAAAX3JlbHMvLnJl&amp;#xA;bHOkkMFqwzAMhu+DvYPRfXGawxijTi+j0GvpHsDYimMaW0Yy2fr2M4PBMnrbUb/Q94l/f/hMi1qR&amp;#xA;JVI2sOt6UJgd+ZiDgffL8ekFlFSbvV0oo4EbChzGx4f9GRdb25HMsYhqlCwG5lrLq9biZkxWOiqY&amp;#xA;22YiTra2kYMu1l1tQD30/bPm3wwYN0x18gb45AdQl1tp5j/sFB2T0FQ7R0nTNEV3j6o9feQzro1i&amp;#xA;OWA14Fm+Q8a1a8+Bvu/d/dMb2JY5uiPbhG/ktn4cqGU/er3pcvwCAAD//wMAUEsDBBQABgAIAAAA&amp;#xA;IQBAUIJzuAEAAMoDAAAOAAAAZHJzL2Uyb0RvYy54bWysU8tu2zAQvBfoPxC815IdIAgEyzk4aS9F&amp;#xA;G/TxAQy1lAjwBXJrSX/fJWXLRVMUaJHLio+d3dnhaH8/WcNOEJP2ruXbTc0ZOOk77fqWf//2/t0d&amp;#xA;ZwmF64TxDlo+Q+L3h7dv9mNoYOcHbzqIjIq41Iyh5QNiaKoqyQGsSBsfwNGl8tEKpG3sqy6Kkapb&amp;#xA;U+3q+rYafexC9BJSotOH5ZIfSn2lQOJnpRIgMy0nblhiLPE5x+qwF00fRRi0PNMQ/8HCCu2o6Vrq&amp;#xA;QaBgP6J+UcpqGX3yCjfS28orpSWUGWiabf3bNF8HEaDMQuKksMqUXq+s/HQ6uqdIMowhNSk8xTzF&amp;#xA;pKLNX+LHpiLWvIoFEzJJh7ubm9s7klRerqorLsSEH8BblhctTxiF7gc8eufoRXzcFq3E6WNC6kzA&amp;#xA;CyA3NS5HFNo8uo7hHMg2GLVwvYH8XpSeU6or4bLC2cAC/wKK6Y4oLm2Kl+BoIjsJcoGQEhxu10qU&amp;#xA;nWFKG7MC68Lvr8BzfoZC8dm/gFdE6ewdrmCrnY9/6o7ThbJa8i8KLHNnCZ59N5enLNKQYYpWZ3Nn&amp;#xA;R/66L/DrL3j4CQAA//8DAFBLAwQUAAYACAAAACEAbdLiSNoAAAAHAQAADwAAAGRycy9kb3ducmV2&amp;#xA;LnhtbEyPwU7DMBBE70j8g7WVuFGnkVqREKeqkOgRROEANzfe2lHjdRS7SeDrWcQBjrMzmn1TbWff&amp;#xA;iRGH2AZSsFpmIJCaYFqyCt5eH2/vQMSkyeguECr4xAjb+vqq0qUJE73geEhWcAnFUitwKfWllLFx&amp;#xA;6HVchh6JvVMYvE4sByvNoCcu953Ms2wjvW6JPzjd44PD5ny4eAXP9n30Oe1beSo+vvb2yZzdlJS6&amp;#xA;Wcy7exAJ5/QXhh98RoeamY7hQiaKTsG6yDnJ9/UKBPvFhqcdf7WsK/mfv/4GAAD//wMAUEsBAi0A&amp;#xA;FAAGAAgAAAAhALaDOJL+AAAA4QEAABMAAAAAAAAAAAAAAAAAAAAAAFtDb250ZW50X1R5cGVzXS54&amp;#xA;bWxQSwECLQAUAAYACAAAACEAOP0h/9YAAACUAQAACwAAAAAAAAAAAAAAAAAvAQAAX3JlbHMvLnJl&amp;#xA;bHNQSwECLQAUAAYACAAAACEAQFCCc7gBAADKAwAADgAAAAAAAAAAAAAAAAAuAgAAZHJzL2Uyb0Rv&amp;#xA;Yy54bWxQSwECLQAUAAYACAAAACEAbdLiSNoAAAAHAQAADwAAAAAAAAAAAAAAAAASBAAAZHJzL2Rv&amp;#xA;d25yZXYueG1sUEsFBgAAAAAEAAQA8wAAABkFAAAAAA==&amp;#xA;" strokecolor="#4472c4 [3204]" strokeweight=".5pt">
                <v:stroke endarrow="block" joinstyle="miter"/>
              </v:shape>
            </w:pict>
          </mc:Fallback>
        </mc:AlternateContent>
      </w:r>
      <w:r w:rsidRPr="000C0860">
        <w:rPr>
          <w:rFonts w:cstheme="minorHAnsi"/>
          <w:szCs w:val="24"/>
        </w:rPr>
        <w:t xml:space="preserve">Menu </w:t>
      </w:r>
      <w:r w:rsidRPr="000C0860">
        <w:rPr>
          <w:rFonts w:cstheme="minorHAnsi"/>
          <w:szCs w:val="24"/>
        </w:rPr>
        <w:tab/>
        <w:t xml:space="preserve">      Islamic Operation</w:t>
      </w:r>
      <w:r w:rsidRPr="000C0860">
        <w:rPr>
          <w:rFonts w:cstheme="minorHAnsi"/>
          <w:szCs w:val="24"/>
        </w:rPr>
        <w:tab/>
        <w:t xml:space="preserve">    Early Pay Off</w:t>
      </w:r>
      <w:r w:rsidRPr="000C0860">
        <w:rPr>
          <w:rFonts w:cstheme="minorHAnsi"/>
          <w:szCs w:val="24"/>
        </w:rPr>
        <w:tab/>
        <w:t xml:space="preserve">         </w:t>
      </w:r>
      <w:commentRangeStart w:id="879"/>
      <w:r w:rsidRPr="000C0860">
        <w:rPr>
          <w:rFonts w:cstheme="minorHAnsi"/>
          <w:szCs w:val="24"/>
        </w:rPr>
        <w:t>Early Payoff Bill Generation</w:t>
      </w:r>
      <w:commentRangeEnd w:id="879"/>
      <w:r w:rsidR="005F1EA2">
        <w:rPr>
          <w:rStyle w:val="CommentReference"/>
        </w:rPr>
        <w:commentReference w:id="879"/>
      </w:r>
    </w:p>
    <w:p w14:paraId="5EF4D193" w14:textId="4572C0CD" w:rsidR="001A0AA2" w:rsidRPr="000C0860" w:rsidRDefault="001A0AA2" w:rsidP="001A0AA2">
      <w:pPr>
        <w:jc w:val="both"/>
        <w:rPr>
          <w:rFonts w:cstheme="minorHAnsi"/>
          <w:szCs w:val="24"/>
        </w:rPr>
      </w:pPr>
      <w:r w:rsidRPr="000C0860">
        <w:rPr>
          <w:rFonts w:cstheme="minorHAnsi"/>
          <w:noProof/>
          <w:szCs w:val="24"/>
        </w:rPr>
        <w:drawing>
          <wp:inline distT="0" distB="0" distL="0" distR="0" wp14:anchorId="4563C398" wp14:editId="1F536780">
            <wp:extent cx="2801471" cy="2343375"/>
            <wp:effectExtent l="19050" t="19050" r="18415" b="19050"/>
            <wp:docPr id="1781880633" name="Picture 1"/>
            <wp:cNvGraphicFramePr/>
            <a:graphic xmlns:a="http://schemas.openxmlformats.org/drawingml/2006/main">
              <a:graphicData uri="http://schemas.openxmlformats.org/drawingml/2006/picture">
                <pic:pic xmlns:pic="http://schemas.openxmlformats.org/drawingml/2006/picture">
                  <pic:nvPicPr>
                    <pic:cNvPr id="1781880633" name="Picture 1"/>
                    <pic:cNvPicPr/>
                  </pic:nvPicPr>
                  <pic:blipFill rotWithShape="1">
                    <a:blip r:embed="rId104"/>
                    <a:srcRect l="24815" t="15856" r="28034" b="13880"/>
                    <a:stretch/>
                  </pic:blipFill>
                  <pic:spPr bwMode="auto">
                    <a:xfrm>
                      <a:off x="0" y="0"/>
                      <a:ext cx="2802443" cy="2344188"/>
                    </a:xfrm>
                    <a:prstGeom prst="rect">
                      <a:avLst/>
                    </a:prstGeom>
                    <a:ln>
                      <a:solidFill>
                        <a:schemeClr val="accent1"/>
                      </a:solidFill>
                    </a:ln>
                    <a:extLst>
                      <a:ext uri="{53640926-AAD7-44D8-BBD7-CCE9431645EC}">
                        <a14:shadowObscured xmlns:a14="http://schemas.microsoft.com/office/drawing/2010/main"/>
                      </a:ext>
                    </a:extLst>
                  </pic:spPr>
                </pic:pic>
              </a:graphicData>
            </a:graphic>
          </wp:inline>
        </w:drawing>
      </w:r>
    </w:p>
    <w:p w14:paraId="7118E6BE" w14:textId="6FE4BF12" w:rsidR="001A0AA2" w:rsidRPr="000C0860" w:rsidRDefault="001A0AA2" w:rsidP="001A0AA2">
      <w:pPr>
        <w:jc w:val="both"/>
        <w:rPr>
          <w:rFonts w:cstheme="minorHAnsi"/>
          <w:szCs w:val="24"/>
        </w:rPr>
      </w:pPr>
      <w:r w:rsidRPr="000C0860">
        <w:rPr>
          <w:rFonts w:cstheme="minorHAnsi"/>
          <w:szCs w:val="24"/>
        </w:rPr>
        <w:t>User will click on the new icon</w:t>
      </w:r>
    </w:p>
    <w:p w14:paraId="6358E7E7" w14:textId="0A3C0A3C" w:rsidR="001A0AA2" w:rsidRPr="000C0860" w:rsidRDefault="001A0AA2" w:rsidP="001A0AA2">
      <w:pPr>
        <w:jc w:val="both"/>
        <w:rPr>
          <w:rFonts w:cstheme="minorHAnsi"/>
          <w:szCs w:val="24"/>
        </w:rPr>
      </w:pPr>
      <w:r w:rsidRPr="000C0860">
        <w:rPr>
          <w:rFonts w:cstheme="minorHAnsi"/>
          <w:noProof/>
          <w:szCs w:val="24"/>
        </w:rPr>
        <w:drawing>
          <wp:inline distT="0" distB="0" distL="0" distR="0" wp14:anchorId="5DB665B3" wp14:editId="396879D1">
            <wp:extent cx="5619938" cy="246455"/>
            <wp:effectExtent l="19050" t="19050" r="19050" b="20320"/>
            <wp:docPr id="1062052590" name="Picture 1"/>
            <wp:cNvGraphicFramePr/>
            <a:graphic xmlns:a="http://schemas.openxmlformats.org/drawingml/2006/main">
              <a:graphicData uri="http://schemas.openxmlformats.org/drawingml/2006/picture">
                <pic:pic xmlns:pic="http://schemas.openxmlformats.org/drawingml/2006/picture">
                  <pic:nvPicPr>
                    <pic:cNvPr id="1062052590" name="Picture 1"/>
                    <pic:cNvPicPr/>
                  </pic:nvPicPr>
                  <pic:blipFill rotWithShape="1">
                    <a:blip r:embed="rId105"/>
                    <a:srcRect l="3018" t="19825" r="2412" b="57930"/>
                    <a:stretch/>
                  </pic:blipFill>
                  <pic:spPr bwMode="auto">
                    <a:xfrm>
                      <a:off x="0" y="0"/>
                      <a:ext cx="5620842" cy="246495"/>
                    </a:xfrm>
                    <a:prstGeom prst="rect">
                      <a:avLst/>
                    </a:prstGeom>
                    <a:ln>
                      <a:solidFill>
                        <a:schemeClr val="accent1"/>
                      </a:solidFill>
                    </a:ln>
                    <a:extLst>
                      <a:ext uri="{53640926-AAD7-44D8-BBD7-CCE9431645EC}">
                        <a14:shadowObscured xmlns:a14="http://schemas.microsoft.com/office/drawing/2010/main"/>
                      </a:ext>
                    </a:extLst>
                  </pic:spPr>
                </pic:pic>
              </a:graphicData>
            </a:graphic>
          </wp:inline>
        </w:drawing>
      </w:r>
    </w:p>
    <w:p w14:paraId="64C583E0" w14:textId="7D8DAD0C" w:rsidR="001A0AA2" w:rsidRPr="000C0860" w:rsidRDefault="001A0AA2" w:rsidP="001A0AA2">
      <w:pPr>
        <w:jc w:val="both"/>
        <w:rPr>
          <w:rFonts w:cstheme="minorHAnsi"/>
          <w:szCs w:val="24"/>
        </w:rPr>
      </w:pPr>
      <w:r w:rsidRPr="000C0860">
        <w:rPr>
          <w:rFonts w:cstheme="minorHAnsi"/>
          <w:szCs w:val="24"/>
        </w:rPr>
        <w:t>User will put the application ID and mention the source of income then validate and hold the record.</w:t>
      </w:r>
    </w:p>
    <w:p w14:paraId="086104FD" w14:textId="5B53E519" w:rsidR="001A0AA2" w:rsidRPr="000C0860" w:rsidRDefault="001A0AA2" w:rsidP="001A0AA2">
      <w:pPr>
        <w:jc w:val="both"/>
        <w:rPr>
          <w:rFonts w:cstheme="minorHAnsi"/>
          <w:szCs w:val="24"/>
        </w:rPr>
      </w:pPr>
      <w:r w:rsidRPr="000C0860">
        <w:rPr>
          <w:rFonts w:cstheme="minorHAnsi"/>
          <w:noProof/>
          <w:szCs w:val="24"/>
        </w:rPr>
        <w:drawing>
          <wp:inline distT="0" distB="0" distL="0" distR="0" wp14:anchorId="78160F14" wp14:editId="014D6F66">
            <wp:extent cx="5647503" cy="1981200"/>
            <wp:effectExtent l="19050" t="19050" r="10795" b="19050"/>
            <wp:docPr id="562252653" name="Picture 1"/>
            <wp:cNvGraphicFramePr/>
            <a:graphic xmlns:a="http://schemas.openxmlformats.org/drawingml/2006/main">
              <a:graphicData uri="http://schemas.openxmlformats.org/drawingml/2006/picture">
                <pic:pic xmlns:pic="http://schemas.openxmlformats.org/drawingml/2006/picture">
                  <pic:nvPicPr>
                    <pic:cNvPr id="562252653" name="Picture 1"/>
                    <pic:cNvPicPr/>
                  </pic:nvPicPr>
                  <pic:blipFill rotWithShape="1">
                    <a:blip r:embed="rId106"/>
                    <a:srcRect l="2942" t="11396" r="2035" b="29342"/>
                    <a:stretch/>
                  </pic:blipFill>
                  <pic:spPr bwMode="auto">
                    <a:xfrm>
                      <a:off x="0" y="0"/>
                      <a:ext cx="5647756" cy="1981289"/>
                    </a:xfrm>
                    <a:prstGeom prst="rect">
                      <a:avLst/>
                    </a:prstGeom>
                    <a:ln>
                      <a:solidFill>
                        <a:schemeClr val="accent1"/>
                      </a:solidFill>
                    </a:ln>
                    <a:extLst>
                      <a:ext uri="{53640926-AAD7-44D8-BBD7-CCE9431645EC}">
                        <a14:shadowObscured xmlns:a14="http://schemas.microsoft.com/office/drawing/2010/main"/>
                      </a:ext>
                    </a:extLst>
                  </pic:spPr>
                </pic:pic>
              </a:graphicData>
            </a:graphic>
          </wp:inline>
        </w:drawing>
      </w:r>
    </w:p>
    <w:p w14:paraId="0D0924DF" w14:textId="40D57F64" w:rsidR="001A0AA2" w:rsidRPr="000C0860" w:rsidRDefault="001A0AA2" w:rsidP="001A0AA2">
      <w:pPr>
        <w:jc w:val="both"/>
        <w:rPr>
          <w:rFonts w:cstheme="minorHAnsi"/>
          <w:szCs w:val="24"/>
        </w:rPr>
      </w:pPr>
      <w:r w:rsidRPr="000C0860">
        <w:rPr>
          <w:rFonts w:cstheme="minorHAnsi"/>
          <w:szCs w:val="24"/>
        </w:rPr>
        <w:t>After that bill process is completed</w:t>
      </w:r>
    </w:p>
    <w:p w14:paraId="32D83303" w14:textId="335937FF" w:rsidR="001A0AA2" w:rsidRPr="000C0860" w:rsidRDefault="001A0AA2" w:rsidP="001A0AA2">
      <w:pPr>
        <w:jc w:val="both"/>
      </w:pPr>
      <w:r w:rsidRPr="000C0860">
        <w:rPr>
          <w:rFonts w:cstheme="minorHAnsi"/>
          <w:noProof/>
          <w:szCs w:val="24"/>
        </w:rPr>
        <w:drawing>
          <wp:inline distT="0" distB="0" distL="0" distR="0" wp14:anchorId="12B75CB9" wp14:editId="1F6CCF52">
            <wp:extent cx="5604532" cy="739103"/>
            <wp:effectExtent l="19050" t="19050" r="15240" b="23495"/>
            <wp:docPr id="1382448361" name="Picture 1" descr="A screenshot of a computer&amp;#xA;&amp;#xA;Description automatically generated"/>
            <wp:cNvGraphicFramePr/>
            <a:graphic xmlns:a="http://schemas.openxmlformats.org/drawingml/2006/main">
              <a:graphicData uri="http://schemas.openxmlformats.org/drawingml/2006/picture">
                <pic:pic xmlns:pic="http://schemas.openxmlformats.org/drawingml/2006/picture">
                  <pic:nvPicPr>
                    <pic:cNvPr id="1382448361" name="Picture 1" descr="A screenshot of a computer&amp;#xA;&amp;#xA;Description automatically generated"/>
                    <pic:cNvPicPr/>
                  </pic:nvPicPr>
                  <pic:blipFill rotWithShape="1">
                    <a:blip r:embed="rId107"/>
                    <a:srcRect l="3245" t="15095" r="2413" b="37041"/>
                    <a:stretch/>
                  </pic:blipFill>
                  <pic:spPr bwMode="auto">
                    <a:xfrm>
                      <a:off x="0" y="0"/>
                      <a:ext cx="5607328" cy="739472"/>
                    </a:xfrm>
                    <a:prstGeom prst="rect">
                      <a:avLst/>
                    </a:prstGeom>
                    <a:ln>
                      <a:solidFill>
                        <a:schemeClr val="accent1"/>
                      </a:solidFill>
                    </a:ln>
                    <a:extLst>
                      <a:ext uri="{53640926-AAD7-44D8-BBD7-CCE9431645EC}">
                        <a14:shadowObscured xmlns:a14="http://schemas.microsoft.com/office/drawing/2010/main"/>
                      </a:ext>
                    </a:extLst>
                  </pic:spPr>
                </pic:pic>
              </a:graphicData>
            </a:graphic>
          </wp:inline>
        </w:drawing>
      </w:r>
    </w:p>
    <w:p w14:paraId="346B008B" w14:textId="06364152" w:rsidR="00DE5218" w:rsidRDefault="00DE5218">
      <w:r w:rsidRPr="7E14EE1E">
        <w:br w:type="page"/>
      </w:r>
    </w:p>
    <w:p w14:paraId="2B29D62E" w14:textId="4BA5D862" w:rsidR="001A0AA2" w:rsidRPr="000C0860" w:rsidRDefault="001A0AA2" w:rsidP="001A0AA2">
      <w:pPr>
        <w:jc w:val="both"/>
        <w:rPr>
          <w:rFonts w:cstheme="minorHAnsi"/>
          <w:szCs w:val="24"/>
        </w:rPr>
      </w:pPr>
      <w:r w:rsidRPr="000C0860">
        <w:rPr>
          <w:rFonts w:cstheme="minorHAnsi"/>
          <w:szCs w:val="24"/>
        </w:rPr>
        <w:lastRenderedPageBreak/>
        <w:t>User can view the bill through below navigation</w:t>
      </w:r>
    </w:p>
    <w:p w14:paraId="7F0A5F40" w14:textId="0AF82107" w:rsidR="001A0AA2" w:rsidRPr="000C0860" w:rsidRDefault="006463D7" w:rsidP="001A0AA2">
      <w:pPr>
        <w:jc w:val="both"/>
        <w:rPr>
          <w:rFonts w:cstheme="minorHAnsi"/>
          <w:szCs w:val="24"/>
        </w:rPr>
      </w:pPr>
      <w:r w:rsidRPr="000C0860">
        <w:rPr>
          <w:rFonts w:cstheme="minorHAnsi"/>
          <w:noProof/>
          <w:szCs w:val="24"/>
        </w:rPr>
        <mc:AlternateContent>
          <mc:Choice Requires="wps">
            <w:drawing>
              <wp:anchor distT="0" distB="0" distL="114300" distR="114300" simplePos="0" relativeHeight="251658272" behindDoc="0" locked="0" layoutInCell="1" allowOverlap="1" wp14:anchorId="4BC883E4" wp14:editId="350A6388">
                <wp:simplePos x="0" y="0"/>
                <wp:positionH relativeFrom="margin">
                  <wp:posOffset>2975610</wp:posOffset>
                </wp:positionH>
                <wp:positionV relativeFrom="paragraph">
                  <wp:posOffset>111125</wp:posOffset>
                </wp:positionV>
                <wp:extent cx="233680" cy="0"/>
                <wp:effectExtent l="0" t="76200" r="13970" b="95250"/>
                <wp:wrapNone/>
                <wp:docPr id="1034823645" name="Straight Arrow Connector 1034823645"/>
                <wp:cNvGraphicFramePr/>
                <a:graphic xmlns:a="http://schemas.openxmlformats.org/drawingml/2006/main">
                  <a:graphicData uri="http://schemas.microsoft.com/office/word/2010/wordprocessingShape">
                    <wps:wsp>
                      <wps:cNvCnPr/>
                      <wps:spPr>
                        <a:xfrm>
                          <a:off x="0" y="0"/>
                          <a:ext cx="23368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dtfl="http://schemas.microsoft.com/office/word/2024/wordml/sdtformatlock">
            <w:pict>
              <v:shape w14:anchorId="60F4543B" id="Straight Arrow Connector 1034823645" o:spid="_x0000_s1026" type="#_x0000_t32" style="position:absolute;margin-left:234.3pt;margin-top:8.75pt;width:18.4pt;height:0;z-index:251658272;visibility:visible;mso-wrap-style:square;mso-wrap-distance-left:9pt;mso-wrap-distance-top:0;mso-wrap-distance-right:9pt;mso-wrap-distance-bottom:0;mso-position-horizontal:absolute;mso-position-horizontal-relative:margin;mso-position-vertical:absolute;mso-position-vertical-relative:text" o:gfxdata="UEsDBBQABgAIAAAAIQC2gziS/gAAAOEBAAATAAAAW0NvbnRlbnRfVHlwZXNdLnhtbJSRQU7DMBBF&amp;#xA;90jcwfIWJU67QAgl6YK0S0CoHGBkTxKLZGx5TGhvj5O2G0SRWNoz/78nu9wcxkFMGNg6quQqL6RA&amp;#xA;0s5Y6ir5vt9lD1JwBDIwOMJKHpHlpr69KfdHjyxSmriSfYz+USnWPY7AufNIadK6MEJMx9ApD/oD&amp;#xA;OlTrorhX2lFEilmcO2RdNtjC5xDF9pCuTyYBB5bi6bQ4syoJ3g9WQ0ymaiLzg5KdCXlKLjvcW893&amp;#xA;SUOqXwnz5DrgnHtJTxOsQfEKIT7DmDSUCaxw7Rqn8787ZsmRM9e2VmPeBN4uqYvTtW7jvijg9N/y&amp;#xA;JsXecLq0q+WD6m8AAAD//wMAUEsDBBQABgAIAAAAIQA4/SH/1gAAAJQBAAALAAAAX3JlbHMvLnJl&amp;#xA;bHOkkMFqwzAMhu+DvYPRfXGawxijTi+j0GvpHsDYimMaW0Yy2fr2M4PBMnrbUb/Q94l/f/hMi1qR&amp;#xA;JVI2sOt6UJgd+ZiDgffL8ekFlFSbvV0oo4EbChzGx4f9GRdb25HMsYhqlCwG5lrLq9biZkxWOiqY&amp;#xA;22YiTra2kYMu1l1tQD30/bPm3wwYN0x18gb45AdQl1tp5j/sFB2T0FQ7R0nTNEV3j6o9feQzro1i&amp;#xA;OWA14Fm+Q8a1a8+Bvu/d/dMb2JY5uiPbhG/ktn4cqGU/er3pcvwCAAD//wMAUEsDBBQABgAIAAAA&amp;#xA;IQBAUIJzuAEAAMoDAAAOAAAAZHJzL2Uyb0RvYy54bWysU8tu2zAQvBfoPxC815IdIAgEyzk4aS9F&amp;#xA;G/TxAQy1lAjwBXJrSX/fJWXLRVMUaJHLio+d3dnhaH8/WcNOEJP2ruXbTc0ZOOk77fqWf//2/t0d&amp;#xA;ZwmF64TxDlo+Q+L3h7dv9mNoYOcHbzqIjIq41Iyh5QNiaKoqyQGsSBsfwNGl8tEKpG3sqy6Kkapb&amp;#xA;U+3q+rYafexC9BJSotOH5ZIfSn2lQOJnpRIgMy0nblhiLPE5x+qwF00fRRi0PNMQ/8HCCu2o6Vrq&amp;#xA;QaBgP6J+UcpqGX3yCjfS28orpSWUGWiabf3bNF8HEaDMQuKksMqUXq+s/HQ6uqdIMowhNSk8xTzF&amp;#xA;pKLNX+LHpiLWvIoFEzJJh7ubm9s7klRerqorLsSEH8BblhctTxiF7gc8eufoRXzcFq3E6WNC6kzA&amp;#xA;CyA3NS5HFNo8uo7hHMg2GLVwvYH8XpSeU6or4bLC2cAC/wKK6Y4oLm2Kl+BoIjsJcoGQEhxu10qU&amp;#xA;nWFKG7MC68Lvr8BzfoZC8dm/gFdE6ewdrmCrnY9/6o7ThbJa8i8KLHNnCZ59N5enLNKQYYpWZ3Nn&amp;#xA;R/66L/DrL3j4CQAA//8DAFBLAwQUAAYACAAAACEAO7BFutwAAAAJAQAADwAAAGRycy9kb3ducmV2&amp;#xA;LnhtbEyPwU7DMAyG70i8Q2QkbixlWssoTSeExI4gBge4ZY2XVGucqsnawtNjxAGO9v/p9+dqM/tO&amp;#xA;jDjENpCC60UGAqkJpiWr4O318WoNIiZNRneBUMEnRtjU52eVLk2Y6AXHXbKCSyiWWoFLqS+ljI1D&amp;#xA;r+Mi9EicHcLgdeJxsNIMeuJy38lllhXS65b4gtM9PjhsjruTV/Bs30e/pG0rD7cfX1v7ZI5uSkpd&amp;#xA;Xsz3dyASzukPhh99VoeanfbhRCaKTsGqWBeMcnCTg2Agz/IViP3vQtaV/P9B/Q0AAP//AwBQSwEC&amp;#xA;LQAUAAYACAAAACEAtoM4kv4AAADhAQAAEwAAAAAAAAAAAAAAAAAAAAAAW0NvbnRlbnRfVHlwZXNd&amp;#xA;LnhtbFBLAQItABQABgAIAAAAIQA4/SH/1gAAAJQBAAALAAAAAAAAAAAAAAAAAC8BAABfcmVscy8u&amp;#xA;cmVsc1BLAQItABQABgAIAAAAIQBAUIJzuAEAAMoDAAAOAAAAAAAAAAAAAAAAAC4CAABkcnMvZTJv&amp;#xA;RG9jLnhtbFBLAQItABQABgAIAAAAIQA7sEW63AAAAAkBAAAPAAAAAAAAAAAAAAAAABIEAABkcnMv&amp;#xA;ZG93bnJldi54bWxQSwUGAAAAAAQABADzAAAAGwUAAAAA&amp;#xA;" strokecolor="#4472c4 [3204]" strokeweight=".5pt">
                <v:stroke endarrow="block" joinstyle="miter"/>
                <w10:wrap anchorx="margin"/>
              </v:shape>
            </w:pict>
          </mc:Fallback>
        </mc:AlternateContent>
      </w:r>
      <w:r w:rsidR="001A0AA2" w:rsidRPr="000C0860">
        <w:rPr>
          <w:rFonts w:cstheme="minorHAnsi"/>
          <w:noProof/>
          <w:szCs w:val="24"/>
        </w:rPr>
        <mc:AlternateContent>
          <mc:Choice Requires="wps">
            <w:drawing>
              <wp:anchor distT="0" distB="0" distL="114300" distR="114300" simplePos="0" relativeHeight="251658273" behindDoc="0" locked="0" layoutInCell="1" allowOverlap="1" wp14:anchorId="2C5A3EEA" wp14:editId="23B5389B">
                <wp:simplePos x="0" y="0"/>
                <wp:positionH relativeFrom="column">
                  <wp:posOffset>1743529</wp:posOffset>
                </wp:positionH>
                <wp:positionV relativeFrom="paragraph">
                  <wp:posOffset>93345</wp:posOffset>
                </wp:positionV>
                <wp:extent cx="233680" cy="0"/>
                <wp:effectExtent l="0" t="76200" r="13970" b="95250"/>
                <wp:wrapNone/>
                <wp:docPr id="1034823646" name="Straight Arrow Connector 1034823646"/>
                <wp:cNvGraphicFramePr/>
                <a:graphic xmlns:a="http://schemas.openxmlformats.org/drawingml/2006/main">
                  <a:graphicData uri="http://schemas.microsoft.com/office/word/2010/wordprocessingShape">
                    <wps:wsp>
                      <wps:cNvCnPr/>
                      <wps:spPr>
                        <a:xfrm>
                          <a:off x="0" y="0"/>
                          <a:ext cx="23368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dtfl="http://schemas.microsoft.com/office/word/2024/wordml/sdtformatlock">
            <w:pict>
              <v:shape w14:anchorId="199C1E00" id="Straight Arrow Connector 1034823646" o:spid="_x0000_s1026" type="#_x0000_t32" style="position:absolute;margin-left:137.3pt;margin-top:7.35pt;width:18.4pt;height:0;z-index:251658273;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amp;#xA;90jcwfIWJU67QAgl6YK0S0CoHGBkTxKLZGx5TGhvj5O2G0SRWNoz/78nu9wcxkFMGNg6quQqL6RA&amp;#xA;0s5Y6ir5vt9lD1JwBDIwOMJKHpHlpr69KfdHjyxSmriSfYz+USnWPY7AufNIadK6MEJMx9ApD/oD&amp;#xA;OlTrorhX2lFEilmcO2RdNtjC5xDF9pCuTyYBB5bi6bQ4syoJ3g9WQ0ymaiLzg5KdCXlKLjvcW893&amp;#xA;SUOqXwnz5DrgnHtJTxOsQfEKIT7DmDSUCaxw7Rqn8787ZsmRM9e2VmPeBN4uqYvTtW7jvijg9N/y&amp;#xA;JsXecLq0q+WD6m8AAAD//wMAUEsDBBQABgAIAAAAIQA4/SH/1gAAAJQBAAALAAAAX3JlbHMvLnJl&amp;#xA;bHOkkMFqwzAMhu+DvYPRfXGawxijTi+j0GvpHsDYimMaW0Yy2fr2M4PBMnrbUb/Q94l/f/hMi1qR&amp;#xA;JVI2sOt6UJgd+ZiDgffL8ekFlFSbvV0oo4EbChzGx4f9GRdb25HMsYhqlCwG5lrLq9biZkxWOiqY&amp;#xA;22YiTra2kYMu1l1tQD30/bPm3wwYN0x18gb45AdQl1tp5j/sFB2T0FQ7R0nTNEV3j6o9feQzro1i&amp;#xA;OWA14Fm+Q8a1a8+Bvu/d/dMb2JY5uiPbhG/ktn4cqGU/er3pcvwCAAD//wMAUEsDBBQABgAIAAAA&amp;#xA;IQBAUIJzuAEAAMoDAAAOAAAAZHJzL2Uyb0RvYy54bWysU8tu2zAQvBfoPxC815IdIAgEyzk4aS9F&amp;#xA;G/TxAQy1lAjwBXJrSX/fJWXLRVMUaJHLio+d3dnhaH8/WcNOEJP2ruXbTc0ZOOk77fqWf//2/t0d&amp;#xA;ZwmF64TxDlo+Q+L3h7dv9mNoYOcHbzqIjIq41Iyh5QNiaKoqyQGsSBsfwNGl8tEKpG3sqy6Kkapb&amp;#xA;U+3q+rYafexC9BJSotOH5ZIfSn2lQOJnpRIgMy0nblhiLPE5x+qwF00fRRi0PNMQ/8HCCu2o6Vrq&amp;#xA;QaBgP6J+UcpqGX3yCjfS28orpSWUGWiabf3bNF8HEaDMQuKksMqUXq+s/HQ6uqdIMowhNSk8xTzF&amp;#xA;pKLNX+LHpiLWvIoFEzJJh7ubm9s7klRerqorLsSEH8BblhctTxiF7gc8eufoRXzcFq3E6WNC6kzA&amp;#xA;CyA3NS5HFNo8uo7hHMg2GLVwvYH8XpSeU6or4bLC2cAC/wKK6Y4oLm2Kl+BoIjsJcoGQEhxu10qU&amp;#xA;nWFKG7MC68Lvr8BzfoZC8dm/gFdE6ewdrmCrnY9/6o7ThbJa8i8KLHNnCZ59N5enLNKQYYpWZ3Nn&amp;#xA;R/66L/DrL3j4CQAA//8DAFBLAwQUAAYACAAAACEAs1C4Ct0AAAAJAQAADwAAAGRycy9kb3ducmV2&amp;#xA;LnhtbEyPwU7DMAyG70i8Q2QkbixtqTZWmk4IiR1BDA7sljVeU61xqiZrC0+PEQc42v+n35/Lzew6&amp;#xA;MeIQWk8K0kUCAqn2pqVGwfvb080diBA1Gd15QgWfGGBTXV6UujB+olccd7ERXEKh0ApsjH0hZagt&amp;#xA;Oh0Wvkfi7OgHpyOPQyPNoCcud53MkmQpnW6JL1jd46PF+rQ7OwUvzcfoMtq28rjef22bZ3OyU1Tq&amp;#xA;+mp+uAcRcY5/MPzoszpU7HTwZzJBdAqyVb5klIN8BYKB2zTNQRx+F7Iq5f8Pqm8AAAD//wMAUEsB&amp;#xA;Ai0AFAAGAAgAAAAhALaDOJL+AAAA4QEAABMAAAAAAAAAAAAAAAAAAAAAAFtDb250ZW50X1R5cGVz&amp;#xA;XS54bWxQSwECLQAUAAYACAAAACEAOP0h/9YAAACUAQAACwAAAAAAAAAAAAAAAAAvAQAAX3JlbHMv&amp;#xA;LnJlbHNQSwECLQAUAAYACAAAACEAQFCCc7gBAADKAwAADgAAAAAAAAAAAAAAAAAuAgAAZHJzL2Uy&amp;#xA;b0RvYy54bWxQSwECLQAUAAYACAAAACEAs1C4Ct0AAAAJAQAADwAAAAAAAAAAAAAAAAASBAAAZHJz&amp;#xA;L2Rvd25yZXYueG1sUEsFBgAAAAAEAAQA8wAAABwFAAAAAA==&amp;#xA;" strokecolor="#4472c4 [3204]" strokeweight=".5pt">
                <v:stroke endarrow="block" joinstyle="miter"/>
              </v:shape>
            </w:pict>
          </mc:Fallback>
        </mc:AlternateContent>
      </w:r>
      <w:r w:rsidR="001A0AA2" w:rsidRPr="000C0860">
        <w:rPr>
          <w:rFonts w:cstheme="minorHAnsi"/>
          <w:noProof/>
          <w:szCs w:val="24"/>
        </w:rPr>
        <mc:AlternateContent>
          <mc:Choice Requires="wps">
            <w:drawing>
              <wp:anchor distT="0" distB="0" distL="114300" distR="114300" simplePos="0" relativeHeight="251658271" behindDoc="0" locked="0" layoutInCell="1" allowOverlap="1" wp14:anchorId="39B58AD1" wp14:editId="049B3C3C">
                <wp:simplePos x="0" y="0"/>
                <wp:positionH relativeFrom="column">
                  <wp:posOffset>375920</wp:posOffset>
                </wp:positionH>
                <wp:positionV relativeFrom="paragraph">
                  <wp:posOffset>95885</wp:posOffset>
                </wp:positionV>
                <wp:extent cx="233680" cy="0"/>
                <wp:effectExtent l="0" t="76200" r="13970" b="95250"/>
                <wp:wrapNone/>
                <wp:docPr id="1034823647" name="Straight Arrow Connector 1034823647"/>
                <wp:cNvGraphicFramePr/>
                <a:graphic xmlns:a="http://schemas.openxmlformats.org/drawingml/2006/main">
                  <a:graphicData uri="http://schemas.microsoft.com/office/word/2010/wordprocessingShape">
                    <wps:wsp>
                      <wps:cNvCnPr/>
                      <wps:spPr>
                        <a:xfrm>
                          <a:off x="0" y="0"/>
                          <a:ext cx="23368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dtfl="http://schemas.microsoft.com/office/word/2024/wordml/sdtformatlock">
            <w:pict>
              <v:shape w14:anchorId="6F8DBF18" id="Straight Arrow Connector 1034823647" o:spid="_x0000_s1026" type="#_x0000_t32" style="position:absolute;margin-left:29.6pt;margin-top:7.55pt;width:18.4pt;height:0;z-index:251658271;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amp;#xA;90jcwfIWJU67QAgl6YK0S0CoHGBkTxKLZGx5TGhvj5O2G0SRWNoz/78nu9wcxkFMGNg6quQqL6RA&amp;#xA;0s5Y6ir5vt9lD1JwBDIwOMJKHpHlpr69KfdHjyxSmriSfYz+USnWPY7AufNIadK6MEJMx9ApD/oD&amp;#xA;OlTrorhX2lFEilmcO2RdNtjC5xDF9pCuTyYBB5bi6bQ4syoJ3g9WQ0ymaiLzg5KdCXlKLjvcW893&amp;#xA;SUOqXwnz5DrgnHtJTxOsQfEKIT7DmDSUCaxw7Rqn8787ZsmRM9e2VmPeBN4uqYvTtW7jvijg9N/y&amp;#xA;JsXecLq0q+WD6m8AAAD//wMAUEsDBBQABgAIAAAAIQA4/SH/1gAAAJQBAAALAAAAX3JlbHMvLnJl&amp;#xA;bHOkkMFqwzAMhu+DvYPRfXGawxijTi+j0GvpHsDYimMaW0Yy2fr2M4PBMnrbUb/Q94l/f/hMi1qR&amp;#xA;JVI2sOt6UJgd+ZiDgffL8ekFlFSbvV0oo4EbChzGx4f9GRdb25HMsYhqlCwG5lrLq9biZkxWOiqY&amp;#xA;22YiTra2kYMu1l1tQD30/bPm3wwYN0x18gb45AdQl1tp5j/sFB2T0FQ7R0nTNEV3j6o9feQzro1i&amp;#xA;OWA14Fm+Q8a1a8+Bvu/d/dMb2JY5uiPbhG/ktn4cqGU/er3pcvwCAAD//wMAUEsDBBQABgAIAAAA&amp;#xA;IQBAUIJzuAEAAMoDAAAOAAAAZHJzL2Uyb0RvYy54bWysU8tu2zAQvBfoPxC815IdIAgEyzk4aS9F&amp;#xA;G/TxAQy1lAjwBXJrSX/fJWXLRVMUaJHLio+d3dnhaH8/WcNOEJP2ruXbTc0ZOOk77fqWf//2/t0d&amp;#xA;ZwmF64TxDlo+Q+L3h7dv9mNoYOcHbzqIjIq41Iyh5QNiaKoqyQGsSBsfwNGl8tEKpG3sqy6Kkapb&amp;#xA;U+3q+rYafexC9BJSotOH5ZIfSn2lQOJnpRIgMy0nblhiLPE5x+qwF00fRRi0PNMQ/8HCCu2o6Vrq&amp;#xA;QaBgP6J+UcpqGX3yCjfS28orpSWUGWiabf3bNF8HEaDMQuKksMqUXq+s/HQ6uqdIMowhNSk8xTzF&amp;#xA;pKLNX+LHpiLWvIoFEzJJh7ubm9s7klRerqorLsSEH8BblhctTxiF7gc8eufoRXzcFq3E6WNC6kzA&amp;#xA;CyA3NS5HFNo8uo7hHMg2GLVwvYH8XpSeU6or4bLC2cAC/wKK6Y4oLm2Kl+BoIjsJcoGQEhxu10qU&amp;#xA;nWFKG7MC68Lvr8BzfoZC8dm/gFdE6ewdrmCrnY9/6o7ThbJa8i8KLHNnCZ59N5enLNKQYYpWZ3Nn&amp;#xA;R/66L/DrL3j4CQAA//8DAFBLAwQUAAYACAAAACEAbdLiSNoAAAAHAQAADwAAAGRycy9kb3ducmV2&amp;#xA;LnhtbEyPwU7DMBBE70j8g7WVuFGnkVqREKeqkOgRROEANzfe2lHjdRS7SeDrWcQBjrMzmn1TbWff&amp;#xA;iRGH2AZSsFpmIJCaYFqyCt5eH2/vQMSkyeguECr4xAjb+vqq0qUJE73geEhWcAnFUitwKfWllLFx&amp;#xA;6HVchh6JvVMYvE4sByvNoCcu953Ms2wjvW6JPzjd44PD5ny4eAXP9n30Oe1beSo+vvb2yZzdlJS6&amp;#xA;Wcy7exAJ5/QXhh98RoeamY7hQiaKTsG6yDnJ9/UKBPvFhqcdf7WsK/mfv/4GAAD//wMAUEsBAi0A&amp;#xA;FAAGAAgAAAAhALaDOJL+AAAA4QEAABMAAAAAAAAAAAAAAAAAAAAAAFtDb250ZW50X1R5cGVzXS54&amp;#xA;bWxQSwECLQAUAAYACAAAACEAOP0h/9YAAACUAQAACwAAAAAAAAAAAAAAAAAvAQAAX3JlbHMvLnJl&amp;#xA;bHNQSwECLQAUAAYACAAAACEAQFCCc7gBAADKAwAADgAAAAAAAAAAAAAAAAAuAgAAZHJzL2Uyb0Rv&amp;#xA;Yy54bWxQSwECLQAUAAYACAAAACEAbdLiSNoAAAAHAQAADwAAAAAAAAAAAAAAAAASBAAAZHJzL2Rv&amp;#xA;d25yZXYueG1sUEsFBgAAAAAEAAQA8wAAABkFAAAAAA==&amp;#xA;" strokecolor="#4472c4 [3204]" strokeweight=".5pt">
                <v:stroke endarrow="block" joinstyle="miter"/>
              </v:shape>
            </w:pict>
          </mc:Fallback>
        </mc:AlternateContent>
      </w:r>
      <w:r w:rsidR="001A0AA2" w:rsidRPr="000C0860">
        <w:rPr>
          <w:rFonts w:cstheme="minorHAnsi"/>
          <w:szCs w:val="24"/>
        </w:rPr>
        <w:t xml:space="preserve">Menu </w:t>
      </w:r>
      <w:r w:rsidR="001A0AA2" w:rsidRPr="000C0860">
        <w:rPr>
          <w:rFonts w:cstheme="minorHAnsi"/>
          <w:szCs w:val="24"/>
        </w:rPr>
        <w:tab/>
        <w:t xml:space="preserve">      Islamic Operation</w:t>
      </w:r>
      <w:r w:rsidR="001A0AA2" w:rsidRPr="000C0860">
        <w:rPr>
          <w:rFonts w:cstheme="minorHAnsi"/>
          <w:szCs w:val="24"/>
        </w:rPr>
        <w:tab/>
        <w:t xml:space="preserve">    Early Pay Off</w:t>
      </w:r>
      <w:r w:rsidR="001A0AA2" w:rsidRPr="000C0860">
        <w:rPr>
          <w:rFonts w:cstheme="minorHAnsi"/>
          <w:szCs w:val="24"/>
        </w:rPr>
        <w:tab/>
        <w:t xml:space="preserve">         Early Payoff Bill Generated bills</w:t>
      </w:r>
    </w:p>
    <w:p w14:paraId="4BF51176" w14:textId="652336C9" w:rsidR="001A0AA2" w:rsidRPr="000C0860" w:rsidRDefault="001A0AA2" w:rsidP="001A0AA2">
      <w:pPr>
        <w:jc w:val="both"/>
        <w:rPr>
          <w:rFonts w:cstheme="minorHAnsi"/>
          <w:szCs w:val="24"/>
        </w:rPr>
      </w:pPr>
      <w:r w:rsidRPr="000C0860">
        <w:rPr>
          <w:rFonts w:cstheme="minorHAnsi"/>
          <w:szCs w:val="24"/>
        </w:rPr>
        <w:t xml:space="preserve"> </w:t>
      </w:r>
      <w:r w:rsidRPr="000C0860">
        <w:rPr>
          <w:rFonts w:cstheme="minorHAnsi"/>
          <w:noProof/>
          <w:szCs w:val="24"/>
        </w:rPr>
        <w:drawing>
          <wp:inline distT="0" distB="0" distL="0" distR="0" wp14:anchorId="52628823" wp14:editId="290D855A">
            <wp:extent cx="2845696" cy="2325946"/>
            <wp:effectExtent l="19050" t="19050" r="12065" b="17780"/>
            <wp:docPr id="675068667" name="Picture 1" descr="A screenshot of a computer&amp;#xA;&amp;#xA;Description automatically generated"/>
            <wp:cNvGraphicFramePr/>
            <a:graphic xmlns:a="http://schemas.openxmlformats.org/drawingml/2006/main">
              <a:graphicData uri="http://schemas.openxmlformats.org/drawingml/2006/picture">
                <pic:pic xmlns:pic="http://schemas.openxmlformats.org/drawingml/2006/picture">
                  <pic:nvPicPr>
                    <pic:cNvPr id="675068667" name="Picture 1" descr="A screenshot of a computer&amp;#xA;&amp;#xA;Description automatically generated"/>
                    <pic:cNvPicPr/>
                  </pic:nvPicPr>
                  <pic:blipFill rotWithShape="1">
                    <a:blip r:embed="rId108"/>
                    <a:srcRect l="25117" t="16091" r="26999" b="14329"/>
                    <a:stretch/>
                  </pic:blipFill>
                  <pic:spPr bwMode="auto">
                    <a:xfrm>
                      <a:off x="0" y="0"/>
                      <a:ext cx="2846088" cy="2326267"/>
                    </a:xfrm>
                    <a:prstGeom prst="rect">
                      <a:avLst/>
                    </a:prstGeom>
                    <a:ln>
                      <a:solidFill>
                        <a:schemeClr val="accent1"/>
                      </a:solidFill>
                    </a:ln>
                    <a:extLst>
                      <a:ext uri="{53640926-AAD7-44D8-BBD7-CCE9431645EC}">
                        <a14:shadowObscured xmlns:a14="http://schemas.microsoft.com/office/drawing/2010/main"/>
                      </a:ext>
                    </a:extLst>
                  </pic:spPr>
                </pic:pic>
              </a:graphicData>
            </a:graphic>
          </wp:inline>
        </w:drawing>
      </w:r>
      <w:r w:rsidRPr="000C0860">
        <w:rPr>
          <w:rFonts w:cstheme="minorHAnsi"/>
          <w:szCs w:val="24"/>
        </w:rPr>
        <w:br w:type="textWrapping" w:clear="all"/>
      </w:r>
    </w:p>
    <w:p w14:paraId="13ABB569" w14:textId="0F78C0EE" w:rsidR="001A0AA2" w:rsidRPr="000C0860" w:rsidRDefault="001A0AA2" w:rsidP="001A0AA2">
      <w:pPr>
        <w:jc w:val="both"/>
        <w:rPr>
          <w:rFonts w:cstheme="minorHAnsi"/>
          <w:szCs w:val="24"/>
        </w:rPr>
      </w:pPr>
      <w:r w:rsidRPr="000C0860">
        <w:rPr>
          <w:rFonts w:cstheme="minorHAnsi"/>
          <w:szCs w:val="24"/>
        </w:rPr>
        <w:t>User will put the application ID and then click on the find icon</w:t>
      </w:r>
    </w:p>
    <w:p w14:paraId="3D5B32F2" w14:textId="424DF1EA" w:rsidR="001A0AA2" w:rsidRPr="000C0860" w:rsidRDefault="001A0AA2" w:rsidP="001A0AA2">
      <w:pPr>
        <w:jc w:val="both"/>
        <w:rPr>
          <w:rFonts w:cstheme="minorHAnsi"/>
          <w:szCs w:val="24"/>
        </w:rPr>
      </w:pPr>
      <w:r w:rsidRPr="000C0860">
        <w:rPr>
          <w:rFonts w:cstheme="minorHAnsi"/>
          <w:noProof/>
          <w:szCs w:val="24"/>
        </w:rPr>
        <w:drawing>
          <wp:inline distT="0" distB="0" distL="0" distR="0" wp14:anchorId="06C190FC" wp14:editId="4AE3CB5E">
            <wp:extent cx="5587672" cy="940920"/>
            <wp:effectExtent l="19050" t="19050" r="13335" b="12065"/>
            <wp:docPr id="843224844" name="Picture 1" descr="A screenshot of a computer&amp;#xA;&amp;#xA;Description automatically generated"/>
            <wp:cNvGraphicFramePr/>
            <a:graphic xmlns:a="http://schemas.openxmlformats.org/drawingml/2006/main">
              <a:graphicData uri="http://schemas.openxmlformats.org/drawingml/2006/picture">
                <pic:pic xmlns:pic="http://schemas.openxmlformats.org/drawingml/2006/picture">
                  <pic:nvPicPr>
                    <pic:cNvPr id="843224844" name="Picture 1" descr="A screenshot of a computer&amp;#xA;&amp;#xA;Description automatically generated"/>
                    <pic:cNvPicPr/>
                  </pic:nvPicPr>
                  <pic:blipFill rotWithShape="1">
                    <a:blip r:embed="rId109"/>
                    <a:srcRect l="3319" t="15176" r="2640" b="26902"/>
                    <a:stretch/>
                  </pic:blipFill>
                  <pic:spPr bwMode="auto">
                    <a:xfrm>
                      <a:off x="0" y="0"/>
                      <a:ext cx="5589432" cy="941216"/>
                    </a:xfrm>
                    <a:prstGeom prst="rect">
                      <a:avLst/>
                    </a:prstGeom>
                    <a:ln>
                      <a:solidFill>
                        <a:schemeClr val="accent1"/>
                      </a:solidFill>
                    </a:ln>
                    <a:extLst>
                      <a:ext uri="{53640926-AAD7-44D8-BBD7-CCE9431645EC}">
                        <a14:shadowObscured xmlns:a14="http://schemas.microsoft.com/office/drawing/2010/main"/>
                      </a:ext>
                    </a:extLst>
                  </pic:spPr>
                </pic:pic>
              </a:graphicData>
            </a:graphic>
          </wp:inline>
        </w:drawing>
      </w:r>
    </w:p>
    <w:p w14:paraId="6EBE316C" w14:textId="7F48AA55" w:rsidR="001A0AA2" w:rsidRPr="000C0860" w:rsidRDefault="001A0AA2" w:rsidP="001A0AA2">
      <w:pPr>
        <w:rPr>
          <w:rFonts w:cstheme="minorHAnsi"/>
          <w:szCs w:val="24"/>
        </w:rPr>
      </w:pPr>
      <w:r w:rsidRPr="000C0860">
        <w:rPr>
          <w:rFonts w:cstheme="minorHAnsi"/>
          <w:szCs w:val="24"/>
        </w:rPr>
        <w:t>User will click on the view icon</w:t>
      </w:r>
    </w:p>
    <w:p w14:paraId="117AEF54" w14:textId="628E3EFB" w:rsidR="001A0AA2" w:rsidRPr="000C0860" w:rsidRDefault="001A0AA2" w:rsidP="001A0AA2">
      <w:pPr>
        <w:rPr>
          <w:rFonts w:cstheme="minorHAnsi"/>
          <w:szCs w:val="24"/>
        </w:rPr>
      </w:pPr>
      <w:r w:rsidRPr="000C0860">
        <w:rPr>
          <w:rFonts w:cstheme="minorHAnsi"/>
          <w:noProof/>
          <w:szCs w:val="24"/>
        </w:rPr>
        <w:drawing>
          <wp:inline distT="0" distB="0" distL="0" distR="0" wp14:anchorId="1FFDBB5A" wp14:editId="64093C3E">
            <wp:extent cx="5548229" cy="385371"/>
            <wp:effectExtent l="19050" t="19050" r="14605" b="15240"/>
            <wp:docPr id="1715837852" name="Picture 1" descr="A screenshot of a computer&amp;#xA;&amp;#xA;Description automatically generated"/>
            <wp:cNvGraphicFramePr/>
            <a:graphic xmlns:a="http://schemas.openxmlformats.org/drawingml/2006/main">
              <a:graphicData uri="http://schemas.openxmlformats.org/drawingml/2006/picture">
                <pic:pic xmlns:pic="http://schemas.openxmlformats.org/drawingml/2006/picture">
                  <pic:nvPicPr>
                    <pic:cNvPr id="1715837852" name="Picture 1" descr="A screenshot of a computer&amp;#xA;&amp;#xA;Description automatically generated"/>
                    <pic:cNvPicPr/>
                  </pic:nvPicPr>
                  <pic:blipFill rotWithShape="1">
                    <a:blip r:embed="rId110"/>
                    <a:srcRect l="3696" t="27035" r="2941" b="39760"/>
                    <a:stretch/>
                  </pic:blipFill>
                  <pic:spPr bwMode="auto">
                    <a:xfrm>
                      <a:off x="0" y="0"/>
                      <a:ext cx="5549118" cy="385433"/>
                    </a:xfrm>
                    <a:prstGeom prst="rect">
                      <a:avLst/>
                    </a:prstGeom>
                    <a:ln>
                      <a:solidFill>
                        <a:schemeClr val="accent1"/>
                      </a:solidFill>
                    </a:ln>
                    <a:extLst>
                      <a:ext uri="{53640926-AAD7-44D8-BBD7-CCE9431645EC}">
                        <a14:shadowObscured xmlns:a14="http://schemas.microsoft.com/office/drawing/2010/main"/>
                      </a:ext>
                    </a:extLst>
                  </pic:spPr>
                </pic:pic>
              </a:graphicData>
            </a:graphic>
          </wp:inline>
        </w:drawing>
      </w:r>
    </w:p>
    <w:p w14:paraId="343C1CFE" w14:textId="4EFE1682" w:rsidR="001A0AA2" w:rsidRPr="000C0860" w:rsidRDefault="001A0AA2" w:rsidP="4199E1D9">
      <w:r w:rsidRPr="4199E1D9">
        <w:t xml:space="preserve">Below is the generated bill . this bill can be used for SADDAD bill to inform customer. </w:t>
      </w:r>
    </w:p>
    <w:p w14:paraId="01310DF3" w14:textId="789F27C0" w:rsidR="001A0AA2" w:rsidRDefault="001A0AA2" w:rsidP="001A0AA2">
      <w:pPr>
        <w:jc w:val="both"/>
        <w:rPr>
          <w:rFonts w:cstheme="minorHAnsi"/>
          <w:szCs w:val="24"/>
        </w:rPr>
      </w:pPr>
      <w:r w:rsidRPr="000C0860">
        <w:rPr>
          <w:rFonts w:cstheme="minorHAnsi"/>
          <w:noProof/>
          <w:szCs w:val="24"/>
        </w:rPr>
        <w:drawing>
          <wp:inline distT="0" distB="0" distL="0" distR="0" wp14:anchorId="5158FA7A" wp14:editId="5D8DFFFF">
            <wp:extent cx="5571341" cy="2832728"/>
            <wp:effectExtent l="19050" t="19050" r="10795" b="25400"/>
            <wp:docPr id="815586066" name="Picture 1" descr="A screenshot of a computer&amp;#xA;&amp;#xA;Description automatically generated"/>
            <wp:cNvGraphicFramePr/>
            <a:graphic xmlns:a="http://schemas.openxmlformats.org/drawingml/2006/main">
              <a:graphicData uri="http://schemas.openxmlformats.org/drawingml/2006/picture">
                <pic:pic xmlns:pic="http://schemas.openxmlformats.org/drawingml/2006/picture">
                  <pic:nvPicPr>
                    <pic:cNvPr id="815586066" name="Picture 1" descr="A screenshot of a computer&amp;#xA;&amp;#xA;Description automatically generated"/>
                    <pic:cNvPicPr/>
                  </pic:nvPicPr>
                  <pic:blipFill rotWithShape="1">
                    <a:blip r:embed="rId111"/>
                    <a:srcRect l="2866" t="6704" r="3393" b="8564"/>
                    <a:stretch/>
                  </pic:blipFill>
                  <pic:spPr bwMode="auto">
                    <a:xfrm>
                      <a:off x="0" y="0"/>
                      <a:ext cx="5571558" cy="2832839"/>
                    </a:xfrm>
                    <a:prstGeom prst="rect">
                      <a:avLst/>
                    </a:prstGeom>
                    <a:ln>
                      <a:solidFill>
                        <a:schemeClr val="accent1"/>
                      </a:solidFill>
                    </a:ln>
                    <a:extLst>
                      <a:ext uri="{53640926-AAD7-44D8-BBD7-CCE9431645EC}">
                        <a14:shadowObscured xmlns:a14="http://schemas.microsoft.com/office/drawing/2010/main"/>
                      </a:ext>
                    </a:extLst>
                  </pic:spPr>
                </pic:pic>
              </a:graphicData>
            </a:graphic>
          </wp:inline>
        </w:drawing>
      </w:r>
    </w:p>
    <w:p w14:paraId="51F0D64E" w14:textId="583E86FD" w:rsidR="001A0AA2" w:rsidRPr="00F82636" w:rsidRDefault="001A0AA2" w:rsidP="00C876C9">
      <w:pPr>
        <w:pStyle w:val="Heading4"/>
        <w:numPr>
          <w:ilvl w:val="3"/>
          <w:numId w:val="5"/>
        </w:numPr>
        <w:rPr>
          <w:szCs w:val="24"/>
        </w:rPr>
      </w:pPr>
      <w:r w:rsidRPr="00F82636">
        <w:rPr>
          <w:szCs w:val="24"/>
        </w:rPr>
        <w:lastRenderedPageBreak/>
        <w:t>SADDAD bill generation and upload rules.</w:t>
      </w:r>
    </w:p>
    <w:p w14:paraId="1F5A3C91" w14:textId="1D83D916" w:rsidR="001A0AA2" w:rsidRPr="008A1CA0" w:rsidRDefault="001A0AA2" w:rsidP="001A0AA2">
      <w:r>
        <w:t>This rule has been developed in order to manage both monthly instalment invoice and early settlement invoice that can be requested at any time.</w:t>
      </w:r>
    </w:p>
    <w:p w14:paraId="63D23787" w14:textId="184E6FFC" w:rsidR="001A0AA2" w:rsidRDefault="00111CD2" w:rsidP="00111CD2">
      <w:pPr>
        <w:jc w:val="both"/>
      </w:pPr>
      <w:r>
        <w:t>I</w:t>
      </w:r>
      <w:r w:rsidR="22E10869">
        <w:t>f the payoff invoice is issued between 29</w:t>
      </w:r>
      <w:r w:rsidR="22E10869" w:rsidRPr="3F73A1A6">
        <w:rPr>
          <w:vertAlign w:val="superscript"/>
        </w:rPr>
        <w:t>th</w:t>
      </w:r>
      <w:r w:rsidR="22E10869">
        <w:t xml:space="preserve"> of the current month till 27</w:t>
      </w:r>
      <w:r w:rsidR="22E10869" w:rsidRPr="3F73A1A6">
        <w:rPr>
          <w:vertAlign w:val="superscript"/>
        </w:rPr>
        <w:t xml:space="preserve">th </w:t>
      </w:r>
      <w:r w:rsidR="22E10869">
        <w:t>SOD of the following month (considering 28</w:t>
      </w:r>
      <w:r w:rsidR="22E10869" w:rsidRPr="3F73A1A6">
        <w:rPr>
          <w:vertAlign w:val="superscript"/>
        </w:rPr>
        <w:t>th</w:t>
      </w:r>
      <w:r w:rsidR="22E10869">
        <w:t xml:space="preserve"> is cycle date of product) then expiry of the same invoice will be 27</w:t>
      </w:r>
      <w:r w:rsidR="22E10869" w:rsidRPr="3F73A1A6">
        <w:rPr>
          <w:vertAlign w:val="superscript"/>
        </w:rPr>
        <w:t>th</w:t>
      </w:r>
      <w:r w:rsidR="22E10869">
        <w:t xml:space="preserve"> EOD of the following month this is because monthly invoice can be generated on 27</w:t>
      </w:r>
      <w:r w:rsidR="22E10869" w:rsidRPr="3F73A1A6">
        <w:rPr>
          <w:vertAlign w:val="superscript"/>
        </w:rPr>
        <w:t>th</w:t>
      </w:r>
      <w:r w:rsidR="22E10869">
        <w:t xml:space="preserve"> EOD. The early settlement charge will be 3 months starting from </w:t>
      </w:r>
      <w:r w:rsidR="12A202D2">
        <w:t>next</w:t>
      </w:r>
      <w:r w:rsidR="22E10869">
        <w:t xml:space="preserve"> month.</w:t>
      </w:r>
    </w:p>
    <w:p w14:paraId="7D4B8651" w14:textId="7FB7AC88" w:rsidR="001A0AA2" w:rsidRPr="00F82636" w:rsidRDefault="001A0AA2" w:rsidP="00602313">
      <w:pPr>
        <w:jc w:val="both"/>
      </w:pPr>
      <w:r>
        <w:t>If the invoice is generated on 28</w:t>
      </w:r>
      <w:r w:rsidRPr="001817F7">
        <w:rPr>
          <w:vertAlign w:val="superscript"/>
        </w:rPr>
        <w:t>th</w:t>
      </w:r>
      <w:r>
        <w:t xml:space="preserve"> there is no extra accrual and only 3 months early settlement charge starting from the next month will be collected expiry of this invoice will be 28</w:t>
      </w:r>
      <w:r w:rsidRPr="001817F7">
        <w:rPr>
          <w:vertAlign w:val="superscript"/>
        </w:rPr>
        <w:t>th</w:t>
      </w:r>
      <w:r>
        <w:t xml:space="preserve"> EOD.</w:t>
      </w:r>
    </w:p>
    <w:p w14:paraId="556CDF44" w14:textId="5BF21AC2" w:rsidR="001A0AA2" w:rsidRDefault="22E10869" w:rsidP="4199E1D9">
      <w:pPr>
        <w:jc w:val="both"/>
      </w:pPr>
      <w:r>
        <w:t xml:space="preserve">Once customer will </w:t>
      </w:r>
      <w:r w:rsidR="00111CD2">
        <w:t xml:space="preserve">pay the </w:t>
      </w:r>
      <w:r w:rsidR="00DB53E9">
        <w:t xml:space="preserve">Sadad bill then </w:t>
      </w:r>
      <w:r>
        <w:t xml:space="preserve">d funds are transferred to customer’s repayment account which is maintained by Transact, then an automated process will be run to settle customer’s loan account and balances. Below is the manual process of the same. There is </w:t>
      </w:r>
      <w:r w:rsidR="1E9C6230">
        <w:t>another</w:t>
      </w:r>
      <w:r>
        <w:t xml:space="preserve"> process of bulk file upload of FT, for which a format has been designed. Please see sheet name as “DayN-File Upload” in excel file.</w:t>
      </w:r>
      <w:r w:rsidR="007D0D4D">
        <w:t xml:space="preserve"> This is an automated process however user can also manually </w:t>
      </w:r>
      <w:r w:rsidR="00FB03B0">
        <w:t>make FT if required.</w:t>
      </w:r>
    </w:p>
    <w:p w14:paraId="313A2942" w14:textId="5C355588" w:rsidR="001A0AA2" w:rsidRDefault="22E10869" w:rsidP="00FD7716">
      <w:pPr>
        <w:jc w:val="both"/>
      </w:pPr>
      <w:r w:rsidRPr="3F73A1A6">
        <w:t xml:space="preserve">Once the required amount is credited to </w:t>
      </w:r>
      <w:r w:rsidR="73ACA7E3" w:rsidRPr="3F73A1A6">
        <w:t>the customer’s</w:t>
      </w:r>
      <w:r w:rsidRPr="3F73A1A6">
        <w:t xml:space="preserve"> account a service will </w:t>
      </w:r>
      <w:r w:rsidR="733C5855" w:rsidRPr="3F73A1A6">
        <w:t>be executed</w:t>
      </w:r>
      <w:r w:rsidRPr="3F73A1A6">
        <w:t xml:space="preserve"> to settle </w:t>
      </w:r>
      <w:r w:rsidR="48AEAE91" w:rsidRPr="3F73A1A6">
        <w:t>the loan</w:t>
      </w:r>
      <w:r w:rsidRPr="3F73A1A6">
        <w:t xml:space="preserve"> account. Below is manual process as well.</w:t>
      </w:r>
    </w:p>
    <w:p w14:paraId="1F4D8A8B" w14:textId="106EAD6C" w:rsidR="001A0AA2" w:rsidRPr="000C0860" w:rsidRDefault="001A0AA2" w:rsidP="001A0AA2">
      <w:pPr>
        <w:rPr>
          <w:rFonts w:cstheme="minorHAnsi"/>
          <w:szCs w:val="24"/>
        </w:rPr>
      </w:pPr>
      <w:r w:rsidRPr="000C0860">
        <w:rPr>
          <w:rFonts w:cstheme="minorHAnsi"/>
          <w:szCs w:val="24"/>
        </w:rPr>
        <w:t>User will initiate cancellation by using following navigation</w:t>
      </w:r>
    </w:p>
    <w:p w14:paraId="7CC8A77F" w14:textId="24FF9FFF" w:rsidR="001A0AA2" w:rsidRPr="000C0860" w:rsidRDefault="001A0AA2" w:rsidP="001A0AA2">
      <w:pPr>
        <w:jc w:val="both"/>
        <w:rPr>
          <w:rFonts w:cstheme="minorHAnsi"/>
          <w:szCs w:val="24"/>
        </w:rPr>
      </w:pPr>
      <w:r w:rsidRPr="000C0860">
        <w:rPr>
          <w:rFonts w:cstheme="minorHAnsi"/>
          <w:noProof/>
          <w:szCs w:val="24"/>
        </w:rPr>
        <mc:AlternateContent>
          <mc:Choice Requires="wps">
            <w:drawing>
              <wp:anchor distT="0" distB="0" distL="114300" distR="114300" simplePos="0" relativeHeight="251658275" behindDoc="0" locked="0" layoutInCell="1" allowOverlap="1" wp14:anchorId="2BA2C622" wp14:editId="104278ED">
                <wp:simplePos x="0" y="0"/>
                <wp:positionH relativeFrom="margin">
                  <wp:posOffset>2894330</wp:posOffset>
                </wp:positionH>
                <wp:positionV relativeFrom="paragraph">
                  <wp:posOffset>103390</wp:posOffset>
                </wp:positionV>
                <wp:extent cx="233680" cy="0"/>
                <wp:effectExtent l="0" t="76200" r="13970" b="95250"/>
                <wp:wrapNone/>
                <wp:docPr id="1034823648" name="Straight Arrow Connector 1034823648"/>
                <wp:cNvGraphicFramePr/>
                <a:graphic xmlns:a="http://schemas.openxmlformats.org/drawingml/2006/main">
                  <a:graphicData uri="http://schemas.microsoft.com/office/word/2010/wordprocessingShape">
                    <wps:wsp>
                      <wps:cNvCnPr/>
                      <wps:spPr>
                        <a:xfrm>
                          <a:off x="0" y="0"/>
                          <a:ext cx="23368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dtfl="http://schemas.microsoft.com/office/word/2024/wordml/sdtformatlock">
            <w:pict>
              <v:shape w14:anchorId="0C03EEA5" id="Straight Arrow Connector 1034823648" o:spid="_x0000_s1026" type="#_x0000_t32" style="position:absolute;margin-left:227.9pt;margin-top:8.15pt;width:18.4pt;height:0;z-index:251658275;visibility:visible;mso-wrap-style:square;mso-wrap-distance-left:9pt;mso-wrap-distance-top:0;mso-wrap-distance-right:9pt;mso-wrap-distance-bottom:0;mso-position-horizontal:absolute;mso-position-horizontal-relative:margin;mso-position-vertical:absolute;mso-position-vertical-relative:text" o:gfxdata="UEsDBBQABgAIAAAAIQC2gziS/gAAAOEBAAATAAAAW0NvbnRlbnRfVHlwZXNdLnhtbJSRQU7DMBBF&amp;#xA;90jcwfIWJU67QAgl6YK0S0CoHGBkTxKLZGx5TGhvj5O2G0SRWNoz/78nu9wcxkFMGNg6quQqL6RA&amp;#xA;0s5Y6ir5vt9lD1JwBDIwOMJKHpHlpr69KfdHjyxSmriSfYz+USnWPY7AufNIadK6MEJMx9ApD/oD&amp;#xA;OlTrorhX2lFEilmcO2RdNtjC5xDF9pCuTyYBB5bi6bQ4syoJ3g9WQ0ymaiLzg5KdCXlKLjvcW893&amp;#xA;SUOqXwnz5DrgnHtJTxOsQfEKIT7DmDSUCaxw7Rqn8787ZsmRM9e2VmPeBN4uqYvTtW7jvijg9N/y&amp;#xA;JsXecLq0q+WD6m8AAAD//wMAUEsDBBQABgAIAAAAIQA4/SH/1gAAAJQBAAALAAAAX3JlbHMvLnJl&amp;#xA;bHOkkMFqwzAMhu+DvYPRfXGawxijTi+j0GvpHsDYimMaW0Yy2fr2M4PBMnrbUb/Q94l/f/hMi1qR&amp;#xA;JVI2sOt6UJgd+ZiDgffL8ekFlFSbvV0oo4EbChzGx4f9GRdb25HMsYhqlCwG5lrLq9biZkxWOiqY&amp;#xA;22YiTra2kYMu1l1tQD30/bPm3wwYN0x18gb45AdQl1tp5j/sFB2T0FQ7R0nTNEV3j6o9feQzro1i&amp;#xA;OWA14Fm+Q8a1a8+Bvu/d/dMb2JY5uiPbhG/ktn4cqGU/er3pcvwCAAD//wMAUEsDBBQABgAIAAAA&amp;#xA;IQBAUIJzuAEAAMoDAAAOAAAAZHJzL2Uyb0RvYy54bWysU8tu2zAQvBfoPxC815IdIAgEyzk4aS9F&amp;#xA;G/TxAQy1lAjwBXJrSX/fJWXLRVMUaJHLio+d3dnhaH8/WcNOEJP2ruXbTc0ZOOk77fqWf//2/t0d&amp;#xA;ZwmF64TxDlo+Q+L3h7dv9mNoYOcHbzqIjIq41Iyh5QNiaKoqyQGsSBsfwNGl8tEKpG3sqy6Kkapb&amp;#xA;U+3q+rYafexC9BJSotOH5ZIfSn2lQOJnpRIgMy0nblhiLPE5x+qwF00fRRi0PNMQ/8HCCu2o6Vrq&amp;#xA;QaBgP6J+UcpqGX3yCjfS28orpSWUGWiabf3bNF8HEaDMQuKksMqUXq+s/HQ6uqdIMowhNSk8xTzF&amp;#xA;pKLNX+LHpiLWvIoFEzJJh7ubm9s7klRerqorLsSEH8BblhctTxiF7gc8eufoRXzcFq3E6WNC6kzA&amp;#xA;CyA3NS5HFNo8uo7hHMg2GLVwvYH8XpSeU6or4bLC2cAC/wKK6Y4oLm2Kl+BoIjsJcoGQEhxu10qU&amp;#xA;nWFKG7MC68Lvr8BzfoZC8dm/gFdE6ewdrmCrnY9/6o7ThbJa8i8KLHNnCZ59N5enLNKQYYpWZ3Nn&amp;#xA;R/66L/DrL3j4CQAA//8DAFBLAwQUAAYACAAAACEAYnBFid0AAAAJAQAADwAAAGRycy9kb3ducmV2&amp;#xA;LnhtbEyPwU7DMBBE70j8g7VI3KhDaCMa4lQIiR5BFA5wc+OtHTVeR7GbBL6eRRzgODujmbfVZvad&amp;#xA;GHGIbSAF14sMBFITTEtWwdvr49UtiJg0Gd0FQgWfGGFTn59VujRhohccd8kKLqFYagUupb6UMjYO&amp;#xA;vY6L0COxdwiD14nlYKUZ9MTlvpN5lhXS65Z4wekeHxw2x93JK3i276PPadvKw/rja2ufzNFNSanL&amp;#xA;i/n+DkTCOf2F4Qef0aFmpn04kYmiU7BcrRg9sVHcgODAcp0XIPa/B1lX8v8H9TcAAAD//wMAUEsB&amp;#xA;Ai0AFAAGAAgAAAAhALaDOJL+AAAA4QEAABMAAAAAAAAAAAAAAAAAAAAAAFtDb250ZW50X1R5cGVz&amp;#xA;XS54bWxQSwECLQAUAAYACAAAACEAOP0h/9YAAACUAQAACwAAAAAAAAAAAAAAAAAvAQAAX3JlbHMv&amp;#xA;LnJlbHNQSwECLQAUAAYACAAAACEAQFCCc7gBAADKAwAADgAAAAAAAAAAAAAAAAAuAgAAZHJzL2Uy&amp;#xA;b0RvYy54bWxQSwECLQAUAAYACAAAACEAYnBFid0AAAAJAQAADwAAAAAAAAAAAAAAAAASBAAAZHJz&amp;#xA;L2Rvd25yZXYueG1sUEsFBgAAAAAEAAQA8wAAABwFAAAAAA==&amp;#xA;" strokecolor="#4472c4 [3204]" strokeweight=".5pt">
                <v:stroke endarrow="block" joinstyle="miter"/>
                <w10:wrap anchorx="margin"/>
              </v:shape>
            </w:pict>
          </mc:Fallback>
        </mc:AlternateContent>
      </w:r>
      <w:r w:rsidRPr="000C0860">
        <w:rPr>
          <w:rFonts w:cstheme="minorHAnsi"/>
          <w:noProof/>
          <w:szCs w:val="24"/>
        </w:rPr>
        <mc:AlternateContent>
          <mc:Choice Requires="wps">
            <w:drawing>
              <wp:anchor distT="0" distB="0" distL="114300" distR="114300" simplePos="0" relativeHeight="251658276" behindDoc="0" locked="0" layoutInCell="1" allowOverlap="1" wp14:anchorId="43978870" wp14:editId="275A0F79">
                <wp:simplePos x="0" y="0"/>
                <wp:positionH relativeFrom="column">
                  <wp:posOffset>1684057</wp:posOffset>
                </wp:positionH>
                <wp:positionV relativeFrom="paragraph">
                  <wp:posOffset>93345</wp:posOffset>
                </wp:positionV>
                <wp:extent cx="233680" cy="0"/>
                <wp:effectExtent l="0" t="76200" r="13970" b="95250"/>
                <wp:wrapNone/>
                <wp:docPr id="1034823649" name="Straight Arrow Connector 1034823649"/>
                <wp:cNvGraphicFramePr/>
                <a:graphic xmlns:a="http://schemas.openxmlformats.org/drawingml/2006/main">
                  <a:graphicData uri="http://schemas.microsoft.com/office/word/2010/wordprocessingShape">
                    <wps:wsp>
                      <wps:cNvCnPr/>
                      <wps:spPr>
                        <a:xfrm>
                          <a:off x="0" y="0"/>
                          <a:ext cx="23368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dtfl="http://schemas.microsoft.com/office/word/2024/wordml/sdtformatlock">
            <w:pict>
              <v:shape w14:anchorId="1EA75A33" id="Straight Arrow Connector 1034823649" o:spid="_x0000_s1026" type="#_x0000_t32" style="position:absolute;margin-left:132.6pt;margin-top:7.35pt;width:18.4pt;height:0;z-index:2516582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amp;#xA;90jcwfIWJU67QAgl6YK0S0CoHGBkTxKLZGx5TGhvj5O2G0SRWNoz/78nu9wcxkFMGNg6quQqL6RA&amp;#xA;0s5Y6ir5vt9lD1JwBDIwOMJKHpHlpr69KfdHjyxSmriSfYz+USnWPY7AufNIadK6MEJMx9ApD/oD&amp;#xA;OlTrorhX2lFEilmcO2RdNtjC5xDF9pCuTyYBB5bi6bQ4syoJ3g9WQ0ymaiLzg5KdCXlKLjvcW893&amp;#xA;SUOqXwnz5DrgnHtJTxOsQfEKIT7DmDSUCaxw7Rqn8787ZsmRM9e2VmPeBN4uqYvTtW7jvijg9N/y&amp;#xA;JsXecLq0q+WD6m8AAAD//wMAUEsDBBQABgAIAAAAIQA4/SH/1gAAAJQBAAALAAAAX3JlbHMvLnJl&amp;#xA;bHOkkMFqwzAMhu+DvYPRfXGawxijTi+j0GvpHsDYimMaW0Yy2fr2M4PBMnrbUb/Q94l/f/hMi1qR&amp;#xA;JVI2sOt6UJgd+ZiDgffL8ekFlFSbvV0oo4EbChzGx4f9GRdb25HMsYhqlCwG5lrLq9biZkxWOiqY&amp;#xA;22YiTra2kYMu1l1tQD30/bPm3wwYN0x18gb45AdQl1tp5j/sFB2T0FQ7R0nTNEV3j6o9feQzro1i&amp;#xA;OWA14Fm+Q8a1a8+Bvu/d/dMb2JY5uiPbhG/ktn4cqGU/er3pcvwCAAD//wMAUEsDBBQABgAIAAAA&amp;#xA;IQBAUIJzuAEAAMoDAAAOAAAAZHJzL2Uyb0RvYy54bWysU8tu2zAQvBfoPxC815IdIAgEyzk4aS9F&amp;#xA;G/TxAQy1lAjwBXJrSX/fJWXLRVMUaJHLio+d3dnhaH8/WcNOEJP2ruXbTc0ZOOk77fqWf//2/t0d&amp;#xA;ZwmF64TxDlo+Q+L3h7dv9mNoYOcHbzqIjIq41Iyh5QNiaKoqyQGsSBsfwNGl8tEKpG3sqy6Kkapb&amp;#xA;U+3q+rYafexC9BJSotOH5ZIfSn2lQOJnpRIgMy0nblhiLPE5x+qwF00fRRi0PNMQ/8HCCu2o6Vrq&amp;#xA;QaBgP6J+UcpqGX3yCjfS28orpSWUGWiabf3bNF8HEaDMQuKksMqUXq+s/HQ6uqdIMowhNSk8xTzF&amp;#xA;pKLNX+LHpiLWvIoFEzJJh7ubm9s7klRerqorLsSEH8BblhctTxiF7gc8eufoRXzcFq3E6WNC6kzA&amp;#xA;CyA3NS5HFNo8uo7hHMg2GLVwvYH8XpSeU6or4bLC2cAC/wKK6Y4oLm2Kl+BoIjsJcoGQEhxu10qU&amp;#xA;nWFKG7MC68Lvr8BzfoZC8dm/gFdE6ewdrmCrnY9/6o7ThbJa8i8KLHNnCZ59N5enLNKQYYpWZ3Nn&amp;#xA;R/66L/DrL3j4CQAA//8DAFBLAwQUAAYACAAAACEAorffftwAAAAJAQAADwAAAGRycy9kb3ducmV2&amp;#xA;LnhtbEyPwU7DMBBE70j8g7VI3KiDgQIhToWQ6BFE4QA3N97aUeN1FLtJ4OtZxAGOO/M0O1Ot5tCJ&amp;#xA;EYfURtJwvihAIDXRtuQ0vL0+nt2ASNmQNV0k1PCJCVb18VFlShsnesFxk53gEEql0eBz7kspU+Mx&amp;#xA;mLSIPRJ7uzgEk/kcnLSDmTg8dFIVxVIG0xJ/8KbHB4/NfnMIGp7d+xgUrVu5u/34Wrsnu/dT1vr0&amp;#xA;ZL6/A5Fxzn8w/NTn6lBzp208kE2i06CWV4pRNi6vQTBwUSget/0VZF3J/wvqbwAAAP//AwBQSwEC&amp;#xA;LQAUAAYACAAAACEAtoM4kv4AAADhAQAAEwAAAAAAAAAAAAAAAAAAAAAAW0NvbnRlbnRfVHlwZXNd&amp;#xA;LnhtbFBLAQItABQABgAIAAAAIQA4/SH/1gAAAJQBAAALAAAAAAAAAAAAAAAAAC8BAABfcmVscy8u&amp;#xA;cmVsc1BLAQItABQABgAIAAAAIQBAUIJzuAEAAMoDAAAOAAAAAAAAAAAAAAAAAC4CAABkcnMvZTJv&amp;#xA;RG9jLnhtbFBLAQItABQABgAIAAAAIQCit99+3AAAAAkBAAAPAAAAAAAAAAAAAAAAABIEAABkcnMv&amp;#xA;ZG93bnJldi54bWxQSwUGAAAAAAQABADzAAAAGwUAAAAA&amp;#xA;" strokecolor="#4472c4 [3204]" strokeweight=".5pt">
                <v:stroke endarrow="block" joinstyle="miter"/>
              </v:shape>
            </w:pict>
          </mc:Fallback>
        </mc:AlternateContent>
      </w:r>
      <w:r w:rsidRPr="000C0860">
        <w:rPr>
          <w:rFonts w:cstheme="minorHAnsi"/>
          <w:noProof/>
          <w:szCs w:val="24"/>
        </w:rPr>
        <mc:AlternateContent>
          <mc:Choice Requires="wps">
            <w:drawing>
              <wp:anchor distT="0" distB="0" distL="114300" distR="114300" simplePos="0" relativeHeight="251658274" behindDoc="0" locked="0" layoutInCell="1" allowOverlap="1" wp14:anchorId="4510662E" wp14:editId="212CC8A8">
                <wp:simplePos x="0" y="0"/>
                <wp:positionH relativeFrom="column">
                  <wp:posOffset>375920</wp:posOffset>
                </wp:positionH>
                <wp:positionV relativeFrom="paragraph">
                  <wp:posOffset>95885</wp:posOffset>
                </wp:positionV>
                <wp:extent cx="233680" cy="0"/>
                <wp:effectExtent l="0" t="76200" r="13970" b="95250"/>
                <wp:wrapNone/>
                <wp:docPr id="1034823650" name="Straight Arrow Connector 1034823650"/>
                <wp:cNvGraphicFramePr/>
                <a:graphic xmlns:a="http://schemas.openxmlformats.org/drawingml/2006/main">
                  <a:graphicData uri="http://schemas.microsoft.com/office/word/2010/wordprocessingShape">
                    <wps:wsp>
                      <wps:cNvCnPr/>
                      <wps:spPr>
                        <a:xfrm>
                          <a:off x="0" y="0"/>
                          <a:ext cx="23368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dtfl="http://schemas.microsoft.com/office/word/2024/wordml/sdtformatlock">
            <w:pict>
              <v:shape w14:anchorId="6249B920" id="Straight Arrow Connector 1034823650" o:spid="_x0000_s1026" type="#_x0000_t32" style="position:absolute;margin-left:29.6pt;margin-top:7.55pt;width:18.4pt;height:0;z-index:25165827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amp;#xA;90jcwfIWJU67QAgl6YK0S0CoHGBkTxKLZGx5TGhvj5O2G0SRWNoz/78nu9wcxkFMGNg6quQqL6RA&amp;#xA;0s5Y6ir5vt9lD1JwBDIwOMJKHpHlpr69KfdHjyxSmriSfYz+USnWPY7AufNIadK6MEJMx9ApD/oD&amp;#xA;OlTrorhX2lFEilmcO2RdNtjC5xDF9pCuTyYBB5bi6bQ4syoJ3g9WQ0ymaiLzg5KdCXlKLjvcW893&amp;#xA;SUOqXwnz5DrgnHtJTxOsQfEKIT7DmDSUCaxw7Rqn8787ZsmRM9e2VmPeBN4uqYvTtW7jvijg9N/y&amp;#xA;JsXecLq0q+WD6m8AAAD//wMAUEsDBBQABgAIAAAAIQA4/SH/1gAAAJQBAAALAAAAX3JlbHMvLnJl&amp;#xA;bHOkkMFqwzAMhu+DvYPRfXGawxijTi+j0GvpHsDYimMaW0Yy2fr2M4PBMnrbUb/Q94l/f/hMi1qR&amp;#xA;JVI2sOt6UJgd+ZiDgffL8ekFlFSbvV0oo4EbChzGx4f9GRdb25HMsYhqlCwG5lrLq9biZkxWOiqY&amp;#xA;22YiTra2kYMu1l1tQD30/bPm3wwYN0x18gb45AdQl1tp5j/sFB2T0FQ7R0nTNEV3j6o9feQzro1i&amp;#xA;OWA14Fm+Q8a1a8+Bvu/d/dMb2JY5uiPbhG/ktn4cqGU/er3pcvwCAAD//wMAUEsDBBQABgAIAAAA&amp;#xA;IQBAUIJzuAEAAMoDAAAOAAAAZHJzL2Uyb0RvYy54bWysU8tu2zAQvBfoPxC815IdIAgEyzk4aS9F&amp;#xA;G/TxAQy1lAjwBXJrSX/fJWXLRVMUaJHLio+d3dnhaH8/WcNOEJP2ruXbTc0ZOOk77fqWf//2/t0d&amp;#xA;ZwmF64TxDlo+Q+L3h7dv9mNoYOcHbzqIjIq41Iyh5QNiaKoqyQGsSBsfwNGl8tEKpG3sqy6Kkapb&amp;#xA;U+3q+rYafexC9BJSotOH5ZIfSn2lQOJnpRIgMy0nblhiLPE5x+qwF00fRRi0PNMQ/8HCCu2o6Vrq&amp;#xA;QaBgP6J+UcpqGX3yCjfS28orpSWUGWiabf3bNF8HEaDMQuKksMqUXq+s/HQ6uqdIMowhNSk8xTzF&amp;#xA;pKLNX+LHpiLWvIoFEzJJh7ubm9s7klRerqorLsSEH8BblhctTxiF7gc8eufoRXzcFq3E6WNC6kzA&amp;#xA;CyA3NS5HFNo8uo7hHMg2GLVwvYH8XpSeU6or4bLC2cAC/wKK6Y4oLm2Kl+BoIjsJcoGQEhxu10qU&amp;#xA;nWFKG7MC68Lvr8BzfoZC8dm/gFdE6ewdrmCrnY9/6o7ThbJa8i8KLHNnCZ59N5enLNKQYYpWZ3Nn&amp;#xA;R/66L/DrL3j4CQAA//8DAFBLAwQUAAYACAAAACEAbdLiSNoAAAAHAQAADwAAAGRycy9kb3ducmV2&amp;#xA;LnhtbEyPwU7DMBBE70j8g7WVuFGnkVqREKeqkOgRROEANzfe2lHjdRS7SeDrWcQBjrMzmn1TbWff&amp;#xA;iRGH2AZSsFpmIJCaYFqyCt5eH2/vQMSkyeguECr4xAjb+vqq0qUJE73geEhWcAnFUitwKfWllLFx&amp;#xA;6HVchh6JvVMYvE4sByvNoCcu953Ms2wjvW6JPzjd44PD5ny4eAXP9n30Oe1beSo+vvb2yZzdlJS6&amp;#xA;Wcy7exAJ5/QXhh98RoeamY7hQiaKTsG6yDnJ9/UKBPvFhqcdf7WsK/mfv/4GAAD//wMAUEsBAi0A&amp;#xA;FAAGAAgAAAAhALaDOJL+AAAA4QEAABMAAAAAAAAAAAAAAAAAAAAAAFtDb250ZW50X1R5cGVzXS54&amp;#xA;bWxQSwECLQAUAAYACAAAACEAOP0h/9YAAACUAQAACwAAAAAAAAAAAAAAAAAvAQAAX3JlbHMvLnJl&amp;#xA;bHNQSwECLQAUAAYACAAAACEAQFCCc7gBAADKAwAADgAAAAAAAAAAAAAAAAAuAgAAZHJzL2Uyb0Rv&amp;#xA;Yy54bWxQSwECLQAUAAYACAAAACEAbdLiSNoAAAAHAQAADwAAAAAAAAAAAAAAAAASBAAAZHJzL2Rv&amp;#xA;d25yZXYueG1sUEsFBgAAAAAEAAQA8wAAABkFAAAAAA==&amp;#xA;" strokecolor="#4472c4 [3204]" strokeweight=".5pt">
                <v:stroke endarrow="block" joinstyle="miter"/>
              </v:shape>
            </w:pict>
          </mc:Fallback>
        </mc:AlternateContent>
      </w:r>
      <w:r w:rsidRPr="000C0860">
        <w:rPr>
          <w:rFonts w:cstheme="minorHAnsi"/>
          <w:szCs w:val="24"/>
        </w:rPr>
        <w:t xml:space="preserve">Menu </w:t>
      </w:r>
      <w:r w:rsidRPr="000C0860">
        <w:rPr>
          <w:rFonts w:cstheme="minorHAnsi"/>
          <w:szCs w:val="24"/>
        </w:rPr>
        <w:tab/>
        <w:t xml:space="preserve">      Islamic Operation</w:t>
      </w:r>
      <w:r w:rsidRPr="000C0860">
        <w:rPr>
          <w:rFonts w:cstheme="minorHAnsi"/>
          <w:szCs w:val="24"/>
        </w:rPr>
        <w:tab/>
        <w:t xml:space="preserve">    Early Pay Off</w:t>
      </w:r>
      <w:r w:rsidRPr="000C0860">
        <w:rPr>
          <w:rFonts w:cstheme="minorHAnsi"/>
          <w:szCs w:val="24"/>
        </w:rPr>
        <w:tab/>
        <w:t xml:space="preserve"> Early Payoff Bill Initiate</w:t>
      </w:r>
    </w:p>
    <w:p w14:paraId="38CEAB66" w14:textId="65FF7878" w:rsidR="001A0AA2" w:rsidRPr="000C0860" w:rsidRDefault="001A0AA2" w:rsidP="001A0AA2">
      <w:pPr>
        <w:jc w:val="both"/>
        <w:rPr>
          <w:rFonts w:cstheme="minorHAnsi"/>
          <w:szCs w:val="24"/>
        </w:rPr>
      </w:pPr>
      <w:r w:rsidRPr="000C0860">
        <w:rPr>
          <w:rFonts w:cstheme="minorHAnsi"/>
          <w:noProof/>
          <w:szCs w:val="24"/>
        </w:rPr>
        <w:drawing>
          <wp:inline distT="0" distB="0" distL="0" distR="0" wp14:anchorId="4E1A959E" wp14:editId="6CEABE44">
            <wp:extent cx="2886635" cy="2362200"/>
            <wp:effectExtent l="19050" t="19050" r="28575" b="19050"/>
            <wp:docPr id="2047557879" name="Picture 1" descr="A screenshot of a computer&amp;#xA;&amp;#xA;Description automatically generated"/>
            <wp:cNvGraphicFramePr/>
            <a:graphic xmlns:a="http://schemas.openxmlformats.org/drawingml/2006/main">
              <a:graphicData uri="http://schemas.openxmlformats.org/drawingml/2006/picture">
                <pic:pic xmlns:pic="http://schemas.openxmlformats.org/drawingml/2006/picture">
                  <pic:nvPicPr>
                    <pic:cNvPr id="2047557879" name="Picture 1" descr="A screenshot of a computer&amp;#xA;&amp;#xA;Description automatically generated"/>
                    <pic:cNvPicPr/>
                  </pic:nvPicPr>
                  <pic:blipFill rotWithShape="1">
                    <a:blip r:embed="rId112"/>
                    <a:srcRect l="24510" t="15906" r="26923" b="13653"/>
                    <a:stretch/>
                  </pic:blipFill>
                  <pic:spPr bwMode="auto">
                    <a:xfrm>
                      <a:off x="0" y="0"/>
                      <a:ext cx="2886635" cy="2362200"/>
                    </a:xfrm>
                    <a:prstGeom prst="rect">
                      <a:avLst/>
                    </a:prstGeom>
                    <a:ln>
                      <a:solidFill>
                        <a:schemeClr val="accent1"/>
                      </a:solidFill>
                    </a:ln>
                    <a:extLst>
                      <a:ext uri="{53640926-AAD7-44D8-BBD7-CCE9431645EC}">
                        <a14:shadowObscured xmlns:a14="http://schemas.microsoft.com/office/drawing/2010/main"/>
                      </a:ext>
                    </a:extLst>
                  </pic:spPr>
                </pic:pic>
              </a:graphicData>
            </a:graphic>
          </wp:inline>
        </w:drawing>
      </w:r>
    </w:p>
    <w:p w14:paraId="6B92300F" w14:textId="427808DC" w:rsidR="001A0AA2" w:rsidRPr="000C0860" w:rsidRDefault="001A0AA2" w:rsidP="001A0AA2">
      <w:pPr>
        <w:jc w:val="both"/>
        <w:rPr>
          <w:rFonts w:cstheme="minorHAnsi"/>
          <w:szCs w:val="24"/>
        </w:rPr>
      </w:pPr>
      <w:r w:rsidRPr="000C0860">
        <w:rPr>
          <w:rFonts w:cstheme="minorHAnsi"/>
          <w:szCs w:val="24"/>
        </w:rPr>
        <w:t>User will put the application ID and icon on the edit icon</w:t>
      </w:r>
    </w:p>
    <w:p w14:paraId="624A9EA4" w14:textId="4C7FED07" w:rsidR="001A0AA2" w:rsidRPr="000C0860" w:rsidRDefault="001A0AA2" w:rsidP="001A0AA2">
      <w:pPr>
        <w:jc w:val="both"/>
        <w:rPr>
          <w:rFonts w:cstheme="minorHAnsi"/>
          <w:szCs w:val="24"/>
        </w:rPr>
      </w:pPr>
      <w:r w:rsidRPr="000C0860">
        <w:rPr>
          <w:rFonts w:cstheme="minorHAnsi"/>
          <w:noProof/>
          <w:szCs w:val="24"/>
        </w:rPr>
        <w:drawing>
          <wp:inline distT="0" distB="0" distL="0" distR="0" wp14:anchorId="049217D0" wp14:editId="73A8499F">
            <wp:extent cx="5612078" cy="273050"/>
            <wp:effectExtent l="19050" t="19050" r="27305" b="12700"/>
            <wp:docPr id="722185374" name="Picture 1" descr="A screenshot of a phone&amp;#xA;&amp;#xA;Description automatically generated"/>
            <wp:cNvGraphicFramePr/>
            <a:graphic xmlns:a="http://schemas.openxmlformats.org/drawingml/2006/main">
              <a:graphicData uri="http://schemas.openxmlformats.org/drawingml/2006/picture">
                <pic:pic xmlns:pic="http://schemas.openxmlformats.org/drawingml/2006/picture">
                  <pic:nvPicPr>
                    <pic:cNvPr id="722185374" name="Picture 1" descr="A screenshot of a phone&amp;#xA;&amp;#xA;Description automatically generated"/>
                    <pic:cNvPicPr/>
                  </pic:nvPicPr>
                  <pic:blipFill rotWithShape="1">
                    <a:blip r:embed="rId113"/>
                    <a:srcRect l="2867" t="26012" r="2641" b="42918"/>
                    <a:stretch/>
                  </pic:blipFill>
                  <pic:spPr bwMode="auto">
                    <a:xfrm>
                      <a:off x="0" y="0"/>
                      <a:ext cx="5616262" cy="273254"/>
                    </a:xfrm>
                    <a:prstGeom prst="rect">
                      <a:avLst/>
                    </a:prstGeom>
                    <a:ln>
                      <a:solidFill>
                        <a:schemeClr val="accent1"/>
                      </a:solidFill>
                    </a:ln>
                    <a:extLst>
                      <a:ext uri="{53640926-AAD7-44D8-BBD7-CCE9431645EC}">
                        <a14:shadowObscured xmlns:a14="http://schemas.microsoft.com/office/drawing/2010/main"/>
                      </a:ext>
                    </a:extLst>
                  </pic:spPr>
                </pic:pic>
              </a:graphicData>
            </a:graphic>
          </wp:inline>
        </w:drawing>
      </w:r>
    </w:p>
    <w:p w14:paraId="63B4E8B2" w14:textId="015FD9EE" w:rsidR="001A0AA2" w:rsidRPr="000C0860" w:rsidRDefault="22E10869" w:rsidP="4199E1D9">
      <w:r>
        <w:t xml:space="preserve">Then user will </w:t>
      </w:r>
      <w:r w:rsidR="594C9F40">
        <w:t>mention</w:t>
      </w:r>
      <w:r>
        <w:t xml:space="preserve"> bill reference no, then validate and commit the record</w:t>
      </w:r>
    </w:p>
    <w:p w14:paraId="2E4FDCD1" w14:textId="6F20668F" w:rsidR="001A0AA2" w:rsidRPr="000C0860" w:rsidRDefault="001A0AA2" w:rsidP="001A0AA2">
      <w:pPr>
        <w:rPr>
          <w:rFonts w:cstheme="minorHAnsi"/>
          <w:szCs w:val="24"/>
        </w:rPr>
      </w:pPr>
      <w:r w:rsidRPr="000C0860">
        <w:rPr>
          <w:rFonts w:cstheme="minorHAnsi"/>
          <w:noProof/>
          <w:szCs w:val="24"/>
        </w:rPr>
        <w:lastRenderedPageBreak/>
        <w:drawing>
          <wp:inline distT="0" distB="0" distL="0" distR="0" wp14:anchorId="1A1D4868" wp14:editId="706F8A21">
            <wp:extent cx="5674360" cy="1514946"/>
            <wp:effectExtent l="19050" t="19050" r="21590" b="28575"/>
            <wp:docPr id="1436491278" name="Picture 1"/>
            <wp:cNvGraphicFramePr/>
            <a:graphic xmlns:a="http://schemas.openxmlformats.org/drawingml/2006/main">
              <a:graphicData uri="http://schemas.openxmlformats.org/drawingml/2006/picture">
                <pic:pic xmlns:pic="http://schemas.openxmlformats.org/drawingml/2006/picture">
                  <pic:nvPicPr>
                    <pic:cNvPr id="1436491278" name="Picture 1"/>
                    <pic:cNvPicPr/>
                  </pic:nvPicPr>
                  <pic:blipFill rotWithShape="1">
                    <a:blip r:embed="rId114"/>
                    <a:srcRect l="2564" t="10542" r="1961" b="22231"/>
                    <a:stretch/>
                  </pic:blipFill>
                  <pic:spPr bwMode="auto">
                    <a:xfrm>
                      <a:off x="0" y="0"/>
                      <a:ext cx="5674651" cy="1515024"/>
                    </a:xfrm>
                    <a:prstGeom prst="rect">
                      <a:avLst/>
                    </a:prstGeom>
                    <a:ln>
                      <a:solidFill>
                        <a:schemeClr val="accent1"/>
                      </a:solidFill>
                    </a:ln>
                    <a:extLst>
                      <a:ext uri="{53640926-AAD7-44D8-BBD7-CCE9431645EC}">
                        <a14:shadowObscured xmlns:a14="http://schemas.microsoft.com/office/drawing/2010/main"/>
                      </a:ext>
                    </a:extLst>
                  </pic:spPr>
                </pic:pic>
              </a:graphicData>
            </a:graphic>
          </wp:inline>
        </w:drawing>
      </w:r>
    </w:p>
    <w:p w14:paraId="48D703D5" w14:textId="5FA893EF" w:rsidR="001A0AA2" w:rsidRPr="000C0860" w:rsidRDefault="16FD0B75" w:rsidP="3F73A1A6">
      <w:r w:rsidRPr="3F73A1A6">
        <w:t>The process</w:t>
      </w:r>
      <w:r w:rsidR="22E10869" w:rsidRPr="3F73A1A6">
        <w:t xml:space="preserve"> has been initiated.</w:t>
      </w:r>
    </w:p>
    <w:p w14:paraId="7BBAEE46" w14:textId="61F79BE3" w:rsidR="001A0AA2" w:rsidRPr="000C0860" w:rsidRDefault="001A0AA2" w:rsidP="001A0AA2">
      <w:pPr>
        <w:rPr>
          <w:rFonts w:cstheme="minorHAnsi"/>
          <w:szCs w:val="24"/>
        </w:rPr>
      </w:pPr>
      <w:r w:rsidRPr="000C0860">
        <w:rPr>
          <w:rFonts w:cstheme="minorHAnsi"/>
          <w:noProof/>
          <w:szCs w:val="24"/>
        </w:rPr>
        <w:drawing>
          <wp:inline distT="0" distB="0" distL="0" distR="0" wp14:anchorId="021317B7" wp14:editId="3181878C">
            <wp:extent cx="5607209" cy="739551"/>
            <wp:effectExtent l="19050" t="19050" r="12700" b="22860"/>
            <wp:docPr id="1612340555" name="Picture 1" descr="A screenshot of a computer&amp;#xA;&amp;#xA;Description automatically generated"/>
            <wp:cNvGraphicFramePr/>
            <a:graphic xmlns:a="http://schemas.openxmlformats.org/drawingml/2006/main">
              <a:graphicData uri="http://schemas.openxmlformats.org/drawingml/2006/picture">
                <pic:pic xmlns:pic="http://schemas.openxmlformats.org/drawingml/2006/picture">
                  <pic:nvPicPr>
                    <pic:cNvPr id="1612340555" name="Picture 1" descr="A screenshot of a computer&amp;#xA;&amp;#xA;Description automatically generated"/>
                    <pic:cNvPicPr/>
                  </pic:nvPicPr>
                  <pic:blipFill rotWithShape="1">
                    <a:blip r:embed="rId115"/>
                    <a:srcRect l="3092" t="24066" r="2564" b="6276"/>
                    <a:stretch/>
                  </pic:blipFill>
                  <pic:spPr bwMode="auto">
                    <a:xfrm>
                      <a:off x="0" y="0"/>
                      <a:ext cx="5607417" cy="739578"/>
                    </a:xfrm>
                    <a:prstGeom prst="rect">
                      <a:avLst/>
                    </a:prstGeom>
                    <a:ln>
                      <a:solidFill>
                        <a:schemeClr val="accent1"/>
                      </a:solidFill>
                    </a:ln>
                    <a:extLst>
                      <a:ext uri="{53640926-AAD7-44D8-BBD7-CCE9431645EC}">
                        <a14:shadowObscured xmlns:a14="http://schemas.microsoft.com/office/drawing/2010/main"/>
                      </a:ext>
                    </a:extLst>
                  </pic:spPr>
                </pic:pic>
              </a:graphicData>
            </a:graphic>
          </wp:inline>
        </w:drawing>
      </w:r>
    </w:p>
    <w:p w14:paraId="4D53E2D9" w14:textId="4ED0D0A9" w:rsidR="001A0AA2" w:rsidRPr="000C0860" w:rsidRDefault="001A0AA2" w:rsidP="001A0AA2">
      <w:pPr>
        <w:rPr>
          <w:rFonts w:cstheme="minorHAnsi"/>
          <w:szCs w:val="24"/>
        </w:rPr>
      </w:pPr>
      <w:r w:rsidRPr="000C0860">
        <w:rPr>
          <w:rFonts w:cstheme="minorHAnsi"/>
          <w:szCs w:val="24"/>
        </w:rPr>
        <w:t>User will check the transaction on Hold stage by using below navigation</w:t>
      </w:r>
    </w:p>
    <w:p w14:paraId="26327C92" w14:textId="494A0558" w:rsidR="001A0AA2" w:rsidRPr="000C0860" w:rsidRDefault="001A0AA2" w:rsidP="001A0AA2">
      <w:pPr>
        <w:jc w:val="both"/>
        <w:rPr>
          <w:rFonts w:cstheme="minorHAnsi"/>
          <w:szCs w:val="24"/>
        </w:rPr>
      </w:pPr>
      <w:r w:rsidRPr="000C0860">
        <w:rPr>
          <w:rFonts w:cstheme="minorHAnsi"/>
          <w:noProof/>
          <w:szCs w:val="24"/>
        </w:rPr>
        <mc:AlternateContent>
          <mc:Choice Requires="wps">
            <w:drawing>
              <wp:anchor distT="0" distB="0" distL="114300" distR="114300" simplePos="0" relativeHeight="251658278" behindDoc="0" locked="0" layoutInCell="1" allowOverlap="1" wp14:anchorId="5139C4F3" wp14:editId="374FD004">
                <wp:simplePos x="0" y="0"/>
                <wp:positionH relativeFrom="margin">
                  <wp:posOffset>3005166</wp:posOffset>
                </wp:positionH>
                <wp:positionV relativeFrom="paragraph">
                  <wp:posOffset>87283</wp:posOffset>
                </wp:positionV>
                <wp:extent cx="233680" cy="0"/>
                <wp:effectExtent l="0" t="76200" r="13970" b="95250"/>
                <wp:wrapNone/>
                <wp:docPr id="1034823652" name="Straight Arrow Connector 1034823652"/>
                <wp:cNvGraphicFramePr/>
                <a:graphic xmlns:a="http://schemas.openxmlformats.org/drawingml/2006/main">
                  <a:graphicData uri="http://schemas.microsoft.com/office/word/2010/wordprocessingShape">
                    <wps:wsp>
                      <wps:cNvCnPr/>
                      <wps:spPr>
                        <a:xfrm>
                          <a:off x="0" y="0"/>
                          <a:ext cx="23368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dtfl="http://schemas.microsoft.com/office/word/2024/wordml/sdtformatlock">
            <w:pict>
              <v:shape w14:anchorId="15B8B246" id="Straight Arrow Connector 1034823652" o:spid="_x0000_s1026" type="#_x0000_t32" style="position:absolute;margin-left:236.65pt;margin-top:6.85pt;width:18.4pt;height:0;z-index:251658278;visibility:visible;mso-wrap-style:square;mso-wrap-distance-left:9pt;mso-wrap-distance-top:0;mso-wrap-distance-right:9pt;mso-wrap-distance-bottom:0;mso-position-horizontal:absolute;mso-position-horizontal-relative:margin;mso-position-vertical:absolute;mso-position-vertical-relative:text" o:gfxdata="UEsDBBQABgAIAAAAIQC2gziS/gAAAOEBAAATAAAAW0NvbnRlbnRfVHlwZXNdLnhtbJSRQU7DMBBF&amp;#xA;90jcwfIWJU67QAgl6YK0S0CoHGBkTxKLZGx5TGhvj5O2G0SRWNoz/78nu9wcxkFMGNg6quQqL6RA&amp;#xA;0s5Y6ir5vt9lD1JwBDIwOMJKHpHlpr69KfdHjyxSmriSfYz+USnWPY7AufNIadK6MEJMx9ApD/oD&amp;#xA;OlTrorhX2lFEilmcO2RdNtjC5xDF9pCuTyYBB5bi6bQ4syoJ3g9WQ0ymaiLzg5KdCXlKLjvcW893&amp;#xA;SUOqXwnz5DrgnHtJTxOsQfEKIT7DmDSUCaxw7Rqn8787ZsmRM9e2VmPeBN4uqYvTtW7jvijg9N/y&amp;#xA;JsXecLq0q+WD6m8AAAD//wMAUEsDBBQABgAIAAAAIQA4/SH/1gAAAJQBAAALAAAAX3JlbHMvLnJl&amp;#xA;bHOkkMFqwzAMhu+DvYPRfXGawxijTi+j0GvpHsDYimMaW0Yy2fr2M4PBMnrbUb/Q94l/f/hMi1qR&amp;#xA;JVI2sOt6UJgd+ZiDgffL8ekFlFSbvV0oo4EbChzGx4f9GRdb25HMsYhqlCwG5lrLq9biZkxWOiqY&amp;#xA;22YiTra2kYMu1l1tQD30/bPm3wwYN0x18gb45AdQl1tp5j/sFB2T0FQ7R0nTNEV3j6o9feQzro1i&amp;#xA;OWA14Fm+Q8a1a8+Bvu/d/dMb2JY5uiPbhG/ktn4cqGU/er3pcvwCAAD//wMAUEsDBBQABgAIAAAA&amp;#xA;IQBAUIJzuAEAAMoDAAAOAAAAZHJzL2Uyb0RvYy54bWysU8tu2zAQvBfoPxC815IdIAgEyzk4aS9F&amp;#xA;G/TxAQy1lAjwBXJrSX/fJWXLRVMUaJHLio+d3dnhaH8/WcNOEJP2ruXbTc0ZOOk77fqWf//2/t0d&amp;#xA;ZwmF64TxDlo+Q+L3h7dv9mNoYOcHbzqIjIq41Iyh5QNiaKoqyQGsSBsfwNGl8tEKpG3sqy6Kkapb&amp;#xA;U+3q+rYafexC9BJSotOH5ZIfSn2lQOJnpRIgMy0nblhiLPE5x+qwF00fRRi0PNMQ/8HCCu2o6Vrq&amp;#xA;QaBgP6J+UcpqGX3yCjfS28orpSWUGWiabf3bNF8HEaDMQuKksMqUXq+s/HQ6uqdIMowhNSk8xTzF&amp;#xA;pKLNX+LHpiLWvIoFEzJJh7ubm9s7klRerqorLsSEH8BblhctTxiF7gc8eufoRXzcFq3E6WNC6kzA&amp;#xA;CyA3NS5HFNo8uo7hHMg2GLVwvYH8XpSeU6or4bLC2cAC/wKK6Y4oLm2Kl+BoIjsJcoGQEhxu10qU&amp;#xA;nWFKG7MC68Lvr8BzfoZC8dm/gFdE6ewdrmCrnY9/6o7ThbJa8i8KLHNnCZ59N5enLNKQYYpWZ3Nn&amp;#xA;R/66L/DrL3j4CQAA//8DAFBLAwQUAAYACAAAACEARWkbqtwAAAAJAQAADwAAAGRycy9kb3ducmV2&amp;#xA;LnhtbEyPwU7DMAyG70i8Q2QkbiztCgxK0wkhsSOIwQFuWeMl1RqnarK28PQYcYCj/X/6/blaz74T&amp;#xA;Iw6xDaQgX2QgkJpgWrIK3l4fL25AxKTJ6C4QKvjECOv69KTSpQkTveC4TVZwCcVSK3Ap9aWUsXHo&amp;#xA;dVyEHomzfRi8TjwOVppBT1zuO7nMsmvpdUt8wekeHxw2h+3RK3i276Nf0qaV+9uPr419Mgc3JaXO&amp;#xA;z+b7OxAJ5/QHw48+q0PNTrtwJBNFp+ByVRSMclCsQDBwlWc5iN3vQtaV/P9B/Q0AAP//AwBQSwEC&amp;#xA;LQAUAAYACAAAACEAtoM4kv4AAADhAQAAEwAAAAAAAAAAAAAAAAAAAAAAW0NvbnRlbnRfVHlwZXNd&amp;#xA;LnhtbFBLAQItABQABgAIAAAAIQA4/SH/1gAAAJQBAAALAAAAAAAAAAAAAAAAAC8BAABfcmVscy8u&amp;#xA;cmVsc1BLAQItABQABgAIAAAAIQBAUIJzuAEAAMoDAAAOAAAAAAAAAAAAAAAAAC4CAABkcnMvZTJv&amp;#xA;RG9jLnhtbFBLAQItABQABgAIAAAAIQBFaRuq3AAAAAkBAAAPAAAAAAAAAAAAAAAAABIEAABkcnMv&amp;#xA;ZG93bnJldi54bWxQSwUGAAAAAAQABADzAAAAGwUAAAAA&amp;#xA;" strokecolor="#4472c4 [3204]" strokeweight=".5pt">
                <v:stroke endarrow="block" joinstyle="miter"/>
                <w10:wrap anchorx="margin"/>
              </v:shape>
            </w:pict>
          </mc:Fallback>
        </mc:AlternateContent>
      </w:r>
      <w:r w:rsidRPr="000C0860">
        <w:rPr>
          <w:rFonts w:cstheme="minorHAnsi"/>
          <w:noProof/>
          <w:szCs w:val="24"/>
        </w:rPr>
        <mc:AlternateContent>
          <mc:Choice Requires="wps">
            <w:drawing>
              <wp:anchor distT="0" distB="0" distL="114300" distR="114300" simplePos="0" relativeHeight="251658279" behindDoc="0" locked="0" layoutInCell="1" allowOverlap="1" wp14:anchorId="773A24BE" wp14:editId="0CA09625">
                <wp:simplePos x="0" y="0"/>
                <wp:positionH relativeFrom="column">
                  <wp:posOffset>1684057</wp:posOffset>
                </wp:positionH>
                <wp:positionV relativeFrom="paragraph">
                  <wp:posOffset>93345</wp:posOffset>
                </wp:positionV>
                <wp:extent cx="233680" cy="0"/>
                <wp:effectExtent l="0" t="76200" r="13970" b="95250"/>
                <wp:wrapNone/>
                <wp:docPr id="1034823653" name="Straight Arrow Connector 1034823653"/>
                <wp:cNvGraphicFramePr/>
                <a:graphic xmlns:a="http://schemas.openxmlformats.org/drawingml/2006/main">
                  <a:graphicData uri="http://schemas.microsoft.com/office/word/2010/wordprocessingShape">
                    <wps:wsp>
                      <wps:cNvCnPr/>
                      <wps:spPr>
                        <a:xfrm>
                          <a:off x="0" y="0"/>
                          <a:ext cx="23368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dtfl="http://schemas.microsoft.com/office/word/2024/wordml/sdtformatlock">
            <w:pict>
              <v:shape w14:anchorId="29AB709C" id="Straight Arrow Connector 1034823653" o:spid="_x0000_s1026" type="#_x0000_t32" style="position:absolute;margin-left:132.6pt;margin-top:7.35pt;width:18.4pt;height:0;z-index:251658279;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amp;#xA;90jcwfIWJU67QAgl6YK0S0CoHGBkTxKLZGx5TGhvj5O2G0SRWNoz/78nu9wcxkFMGNg6quQqL6RA&amp;#xA;0s5Y6ir5vt9lD1JwBDIwOMJKHpHlpr69KfdHjyxSmriSfYz+USnWPY7AufNIadK6MEJMx9ApD/oD&amp;#xA;OlTrorhX2lFEilmcO2RdNtjC5xDF9pCuTyYBB5bi6bQ4syoJ3g9WQ0ymaiLzg5KdCXlKLjvcW893&amp;#xA;SUOqXwnz5DrgnHtJTxOsQfEKIT7DmDSUCaxw7Rqn8787ZsmRM9e2VmPeBN4uqYvTtW7jvijg9N/y&amp;#xA;JsXecLq0q+WD6m8AAAD//wMAUEsDBBQABgAIAAAAIQA4/SH/1gAAAJQBAAALAAAAX3JlbHMvLnJl&amp;#xA;bHOkkMFqwzAMhu+DvYPRfXGawxijTi+j0GvpHsDYimMaW0Yy2fr2M4PBMnrbUb/Q94l/f/hMi1qR&amp;#xA;JVI2sOt6UJgd+ZiDgffL8ekFlFSbvV0oo4EbChzGx4f9GRdb25HMsYhqlCwG5lrLq9biZkxWOiqY&amp;#xA;22YiTra2kYMu1l1tQD30/bPm3wwYN0x18gb45AdQl1tp5j/sFB2T0FQ7R0nTNEV3j6o9feQzro1i&amp;#xA;OWA14Fm+Q8a1a8+Bvu/d/dMb2JY5uiPbhG/ktn4cqGU/er3pcvwCAAD//wMAUEsDBBQABgAIAAAA&amp;#xA;IQBAUIJzuAEAAMoDAAAOAAAAZHJzL2Uyb0RvYy54bWysU8tu2zAQvBfoPxC815IdIAgEyzk4aS9F&amp;#xA;G/TxAQy1lAjwBXJrSX/fJWXLRVMUaJHLio+d3dnhaH8/WcNOEJP2ruXbTc0ZOOk77fqWf//2/t0d&amp;#xA;ZwmF64TxDlo+Q+L3h7dv9mNoYOcHbzqIjIq41Iyh5QNiaKoqyQGsSBsfwNGl8tEKpG3sqy6Kkapb&amp;#xA;U+3q+rYafexC9BJSotOH5ZIfSn2lQOJnpRIgMy0nblhiLPE5x+qwF00fRRi0PNMQ/8HCCu2o6Vrq&amp;#xA;QaBgP6J+UcpqGX3yCjfS28orpSWUGWiabf3bNF8HEaDMQuKksMqUXq+s/HQ6uqdIMowhNSk8xTzF&amp;#xA;pKLNX+LHpiLWvIoFEzJJh7ubm9s7klRerqorLsSEH8BblhctTxiF7gc8eufoRXzcFq3E6WNC6kzA&amp;#xA;CyA3NS5HFNo8uo7hHMg2GLVwvYH8XpSeU6or4bLC2cAC/wKK6Y4oLm2Kl+BoIjsJcoGQEhxu10qU&amp;#xA;nWFKG7MC68Lvr8BzfoZC8dm/gFdE6ewdrmCrnY9/6o7ThbJa8i8KLHNnCZ59N5enLNKQYYpWZ3Nn&amp;#xA;R/66L/DrL3j4CQAA//8DAFBLAwQUAAYACAAAACEAorffftwAAAAJAQAADwAAAGRycy9kb3ducmV2&amp;#xA;LnhtbEyPwU7DMBBE70j8g7VI3KiDgQIhToWQ6BFE4QA3N97aUeN1FLtJ4OtZxAGOO/M0O1Ot5tCJ&amp;#xA;EYfURtJwvihAIDXRtuQ0vL0+nt2ASNmQNV0k1PCJCVb18VFlShsnesFxk53gEEql0eBz7kspU+Mx&amp;#xA;mLSIPRJ7uzgEk/kcnLSDmTg8dFIVxVIG0xJ/8KbHB4/NfnMIGp7d+xgUrVu5u/34Wrsnu/dT1vr0&amp;#xA;ZL6/A5Fxzn8w/NTn6lBzp208kE2i06CWV4pRNi6vQTBwUSget/0VZF3J/wvqbwAAAP//AwBQSwEC&amp;#xA;LQAUAAYACAAAACEAtoM4kv4AAADhAQAAEwAAAAAAAAAAAAAAAAAAAAAAW0NvbnRlbnRfVHlwZXNd&amp;#xA;LnhtbFBLAQItABQABgAIAAAAIQA4/SH/1gAAAJQBAAALAAAAAAAAAAAAAAAAAC8BAABfcmVscy8u&amp;#xA;cmVsc1BLAQItABQABgAIAAAAIQBAUIJzuAEAAMoDAAAOAAAAAAAAAAAAAAAAAC4CAABkcnMvZTJv&amp;#xA;RG9jLnhtbFBLAQItABQABgAIAAAAIQCit99+3AAAAAkBAAAPAAAAAAAAAAAAAAAAABIEAABkcnMv&amp;#xA;ZG93bnJldi54bWxQSwUGAAAAAAQABADzAAAAGwUAAAAA&amp;#xA;" strokecolor="#4472c4 [3204]" strokeweight=".5pt">
                <v:stroke endarrow="block" joinstyle="miter"/>
              </v:shape>
            </w:pict>
          </mc:Fallback>
        </mc:AlternateContent>
      </w:r>
      <w:r w:rsidRPr="000C0860">
        <w:rPr>
          <w:rFonts w:cstheme="minorHAnsi"/>
          <w:noProof/>
          <w:szCs w:val="24"/>
        </w:rPr>
        <mc:AlternateContent>
          <mc:Choice Requires="wps">
            <w:drawing>
              <wp:anchor distT="0" distB="0" distL="114300" distR="114300" simplePos="0" relativeHeight="251658277" behindDoc="0" locked="0" layoutInCell="1" allowOverlap="1" wp14:anchorId="07ACCC82" wp14:editId="0B2E3A26">
                <wp:simplePos x="0" y="0"/>
                <wp:positionH relativeFrom="column">
                  <wp:posOffset>375920</wp:posOffset>
                </wp:positionH>
                <wp:positionV relativeFrom="paragraph">
                  <wp:posOffset>95885</wp:posOffset>
                </wp:positionV>
                <wp:extent cx="233680" cy="0"/>
                <wp:effectExtent l="0" t="76200" r="13970" b="95250"/>
                <wp:wrapNone/>
                <wp:docPr id="1034823654" name="Straight Arrow Connector 1034823654"/>
                <wp:cNvGraphicFramePr/>
                <a:graphic xmlns:a="http://schemas.openxmlformats.org/drawingml/2006/main">
                  <a:graphicData uri="http://schemas.microsoft.com/office/word/2010/wordprocessingShape">
                    <wps:wsp>
                      <wps:cNvCnPr/>
                      <wps:spPr>
                        <a:xfrm>
                          <a:off x="0" y="0"/>
                          <a:ext cx="23368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dtfl="http://schemas.microsoft.com/office/word/2024/wordml/sdtformatlock">
            <w:pict>
              <v:shape w14:anchorId="32EBDEA4" id="Straight Arrow Connector 1034823654" o:spid="_x0000_s1026" type="#_x0000_t32" style="position:absolute;margin-left:29.6pt;margin-top:7.55pt;width:18.4pt;height:0;z-index:251658277;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amp;#xA;90jcwfIWJU67QAgl6YK0S0CoHGBkTxKLZGx5TGhvj5O2G0SRWNoz/78nu9wcxkFMGNg6quQqL6RA&amp;#xA;0s5Y6ir5vt9lD1JwBDIwOMJKHpHlpr69KfdHjyxSmriSfYz+USnWPY7AufNIadK6MEJMx9ApD/oD&amp;#xA;OlTrorhX2lFEilmcO2RdNtjC5xDF9pCuTyYBB5bi6bQ4syoJ3g9WQ0ymaiLzg5KdCXlKLjvcW893&amp;#xA;SUOqXwnz5DrgnHtJTxOsQfEKIT7DmDSUCaxw7Rqn8787ZsmRM9e2VmPeBN4uqYvTtW7jvijg9N/y&amp;#xA;JsXecLq0q+WD6m8AAAD//wMAUEsDBBQABgAIAAAAIQA4/SH/1gAAAJQBAAALAAAAX3JlbHMvLnJl&amp;#xA;bHOkkMFqwzAMhu+DvYPRfXGawxijTi+j0GvpHsDYimMaW0Yy2fr2M4PBMnrbUb/Q94l/f/hMi1qR&amp;#xA;JVI2sOt6UJgd+ZiDgffL8ekFlFSbvV0oo4EbChzGx4f9GRdb25HMsYhqlCwG5lrLq9biZkxWOiqY&amp;#xA;22YiTra2kYMu1l1tQD30/bPm3wwYN0x18gb45AdQl1tp5j/sFB2T0FQ7R0nTNEV3j6o9feQzro1i&amp;#xA;OWA14Fm+Q8a1a8+Bvu/d/dMb2JY5uiPbhG/ktn4cqGU/er3pcvwCAAD//wMAUEsDBBQABgAIAAAA&amp;#xA;IQBAUIJzuAEAAMoDAAAOAAAAZHJzL2Uyb0RvYy54bWysU8tu2zAQvBfoPxC815IdIAgEyzk4aS9F&amp;#xA;G/TxAQy1lAjwBXJrSX/fJWXLRVMUaJHLio+d3dnhaH8/WcNOEJP2ruXbTc0ZOOk77fqWf//2/t0d&amp;#xA;ZwmF64TxDlo+Q+L3h7dv9mNoYOcHbzqIjIq41Iyh5QNiaKoqyQGsSBsfwNGl8tEKpG3sqy6Kkapb&amp;#xA;U+3q+rYafexC9BJSotOH5ZIfSn2lQOJnpRIgMy0nblhiLPE5x+qwF00fRRi0PNMQ/8HCCu2o6Vrq&amp;#xA;QaBgP6J+UcpqGX3yCjfS28orpSWUGWiabf3bNF8HEaDMQuKksMqUXq+s/HQ6uqdIMowhNSk8xTzF&amp;#xA;pKLNX+LHpiLWvIoFEzJJh7ubm9s7klRerqorLsSEH8BblhctTxiF7gc8eufoRXzcFq3E6WNC6kzA&amp;#xA;CyA3NS5HFNo8uo7hHMg2GLVwvYH8XpSeU6or4bLC2cAC/wKK6Y4oLm2Kl+BoIjsJcoGQEhxu10qU&amp;#xA;nWFKG7MC68Lvr8BzfoZC8dm/gFdE6ewdrmCrnY9/6o7ThbJa8i8KLHNnCZ59N5enLNKQYYpWZ3Nn&amp;#xA;R/66L/DrL3j4CQAA//8DAFBLAwQUAAYACAAAACEAbdLiSNoAAAAHAQAADwAAAGRycy9kb3ducmV2&amp;#xA;LnhtbEyPwU7DMBBE70j8g7WVuFGnkVqREKeqkOgRROEANzfe2lHjdRS7SeDrWcQBjrMzmn1TbWff&amp;#xA;iRGH2AZSsFpmIJCaYFqyCt5eH2/vQMSkyeguECr4xAjb+vqq0qUJE73geEhWcAnFUitwKfWllLFx&amp;#xA;6HVchh6JvVMYvE4sByvNoCcu953Ms2wjvW6JPzjd44PD5ny4eAXP9n30Oe1beSo+vvb2yZzdlJS6&amp;#xA;Wcy7exAJ5/QXhh98RoeamY7hQiaKTsG6yDnJ9/UKBPvFhqcdf7WsK/mfv/4GAAD//wMAUEsBAi0A&amp;#xA;FAAGAAgAAAAhALaDOJL+AAAA4QEAABMAAAAAAAAAAAAAAAAAAAAAAFtDb250ZW50X1R5cGVzXS54&amp;#xA;bWxQSwECLQAUAAYACAAAACEAOP0h/9YAAACUAQAACwAAAAAAAAAAAAAAAAAvAQAAX3JlbHMvLnJl&amp;#xA;bHNQSwECLQAUAAYACAAAACEAQFCCc7gBAADKAwAADgAAAAAAAAAAAAAAAAAuAgAAZHJzL2Uyb0Rv&amp;#xA;Yy54bWxQSwECLQAUAAYACAAAACEAbdLiSNoAAAAHAQAADwAAAAAAAAAAAAAAAAASBAAAZHJzL2Rv&amp;#xA;d25yZXYueG1sUEsFBgAAAAAEAAQA8wAAABkFAAAAAA==&amp;#xA;" strokecolor="#4472c4 [3204]" strokeweight=".5pt">
                <v:stroke endarrow="block" joinstyle="miter"/>
              </v:shape>
            </w:pict>
          </mc:Fallback>
        </mc:AlternateContent>
      </w:r>
      <w:r w:rsidRPr="000C0860">
        <w:rPr>
          <w:rFonts w:cstheme="minorHAnsi"/>
          <w:szCs w:val="24"/>
        </w:rPr>
        <w:t xml:space="preserve">Menu </w:t>
      </w:r>
      <w:r w:rsidRPr="000C0860">
        <w:rPr>
          <w:rFonts w:cstheme="minorHAnsi"/>
          <w:szCs w:val="24"/>
        </w:rPr>
        <w:tab/>
        <w:t xml:space="preserve">      Islamic Operation</w:t>
      </w:r>
      <w:r w:rsidRPr="000C0860">
        <w:rPr>
          <w:rFonts w:cstheme="minorHAnsi"/>
          <w:szCs w:val="24"/>
        </w:rPr>
        <w:tab/>
        <w:t xml:space="preserve">    Early Pay Off</w:t>
      </w:r>
      <w:r w:rsidRPr="000C0860">
        <w:rPr>
          <w:rFonts w:cstheme="minorHAnsi"/>
          <w:szCs w:val="24"/>
        </w:rPr>
        <w:tab/>
        <w:t xml:space="preserve">         Early Payoff on Hold</w:t>
      </w:r>
    </w:p>
    <w:p w14:paraId="79E1A96E" w14:textId="28C21D8A" w:rsidR="001A0AA2" w:rsidRPr="000C0860" w:rsidRDefault="001A0AA2" w:rsidP="001A0AA2">
      <w:pPr>
        <w:jc w:val="both"/>
        <w:rPr>
          <w:rFonts w:cstheme="minorHAnsi"/>
          <w:szCs w:val="24"/>
        </w:rPr>
      </w:pPr>
      <w:r w:rsidRPr="000C0860">
        <w:rPr>
          <w:rFonts w:cstheme="minorHAnsi"/>
          <w:noProof/>
          <w:szCs w:val="24"/>
        </w:rPr>
        <w:drawing>
          <wp:inline distT="0" distB="0" distL="0" distR="0" wp14:anchorId="077969A6" wp14:editId="57D6AE5D">
            <wp:extent cx="2845512" cy="2384089"/>
            <wp:effectExtent l="19050" t="19050" r="12065" b="16510"/>
            <wp:docPr id="1001146309" name="Picture 1" descr="A screenshot of a computer&amp;#xA;&amp;#xA;Description automatically generated"/>
            <wp:cNvGraphicFramePr/>
            <a:graphic xmlns:a="http://schemas.openxmlformats.org/drawingml/2006/main">
              <a:graphicData uri="http://schemas.openxmlformats.org/drawingml/2006/picture">
                <pic:pic xmlns:pic="http://schemas.openxmlformats.org/drawingml/2006/picture">
                  <pic:nvPicPr>
                    <pic:cNvPr id="1001146309" name="Picture 1" descr="A screenshot of a computer&amp;#xA;&amp;#xA;Description automatically generated"/>
                    <pic:cNvPicPr/>
                  </pic:nvPicPr>
                  <pic:blipFill rotWithShape="1">
                    <a:blip r:embed="rId116"/>
                    <a:srcRect l="24590" t="14836" r="27527" b="14070"/>
                    <a:stretch/>
                  </pic:blipFill>
                  <pic:spPr bwMode="auto">
                    <a:xfrm>
                      <a:off x="0" y="0"/>
                      <a:ext cx="2846028" cy="2384522"/>
                    </a:xfrm>
                    <a:prstGeom prst="rect">
                      <a:avLst/>
                    </a:prstGeom>
                    <a:ln>
                      <a:solidFill>
                        <a:schemeClr val="accent1"/>
                      </a:solidFill>
                    </a:ln>
                    <a:extLst>
                      <a:ext uri="{53640926-AAD7-44D8-BBD7-CCE9431645EC}">
                        <a14:shadowObscured xmlns:a14="http://schemas.microsoft.com/office/drawing/2010/main"/>
                      </a:ext>
                    </a:extLst>
                  </pic:spPr>
                </pic:pic>
              </a:graphicData>
            </a:graphic>
          </wp:inline>
        </w:drawing>
      </w:r>
    </w:p>
    <w:p w14:paraId="612DCA3C" w14:textId="673A8ADF" w:rsidR="001A0AA2" w:rsidRPr="000C0860" w:rsidRDefault="22E10869" w:rsidP="3F73A1A6">
      <w:pPr>
        <w:jc w:val="both"/>
      </w:pPr>
      <w:r w:rsidRPr="3F73A1A6">
        <w:t>User enter</w:t>
      </w:r>
      <w:r w:rsidR="155B38E6" w:rsidRPr="3F73A1A6">
        <w:t>s</w:t>
      </w:r>
      <w:r w:rsidRPr="3F73A1A6">
        <w:t xml:space="preserve"> the application ID and click on the find icon</w:t>
      </w:r>
    </w:p>
    <w:p w14:paraId="34B44194" w14:textId="599A9086" w:rsidR="001A0AA2" w:rsidRPr="000C0860" w:rsidRDefault="001A0AA2" w:rsidP="001A0AA2">
      <w:pPr>
        <w:jc w:val="both"/>
        <w:rPr>
          <w:rFonts w:cstheme="minorHAnsi"/>
          <w:szCs w:val="24"/>
        </w:rPr>
      </w:pPr>
      <w:r w:rsidRPr="000C0860">
        <w:rPr>
          <w:rFonts w:cstheme="minorHAnsi"/>
          <w:noProof/>
          <w:szCs w:val="24"/>
        </w:rPr>
        <w:drawing>
          <wp:inline distT="0" distB="0" distL="0" distR="0" wp14:anchorId="61EC144D" wp14:editId="38D3CB1B">
            <wp:extent cx="5592999" cy="1133811"/>
            <wp:effectExtent l="19050" t="19050" r="27305" b="28575"/>
            <wp:docPr id="834687797" name="Picture 1" descr="A screenshot of a computer&amp;#xA;&amp;#xA;Description automatically generated"/>
            <wp:cNvGraphicFramePr/>
            <a:graphic xmlns:a="http://schemas.openxmlformats.org/drawingml/2006/main">
              <a:graphicData uri="http://schemas.openxmlformats.org/drawingml/2006/picture">
                <pic:pic xmlns:pic="http://schemas.openxmlformats.org/drawingml/2006/picture">
                  <pic:nvPicPr>
                    <pic:cNvPr id="834687797" name="Picture 1" descr="A screenshot of a computer&amp;#xA;&amp;#xA;Description automatically generated"/>
                    <pic:cNvPicPr/>
                  </pic:nvPicPr>
                  <pic:blipFill rotWithShape="1">
                    <a:blip r:embed="rId117"/>
                    <a:srcRect l="3017" t="10575" r="2865" b="25737"/>
                    <a:stretch/>
                  </pic:blipFill>
                  <pic:spPr bwMode="auto">
                    <a:xfrm>
                      <a:off x="0" y="0"/>
                      <a:ext cx="5593947" cy="1134003"/>
                    </a:xfrm>
                    <a:prstGeom prst="rect">
                      <a:avLst/>
                    </a:prstGeom>
                    <a:ln>
                      <a:solidFill>
                        <a:schemeClr val="accent1"/>
                      </a:solidFill>
                    </a:ln>
                    <a:extLst>
                      <a:ext uri="{53640926-AAD7-44D8-BBD7-CCE9431645EC}">
                        <a14:shadowObscured xmlns:a14="http://schemas.microsoft.com/office/drawing/2010/main"/>
                      </a:ext>
                    </a:extLst>
                  </pic:spPr>
                </pic:pic>
              </a:graphicData>
            </a:graphic>
          </wp:inline>
        </w:drawing>
      </w:r>
    </w:p>
    <w:p w14:paraId="0244A62F" w14:textId="43915DE6" w:rsidR="001A0AA2" w:rsidRPr="000C0860" w:rsidRDefault="001A0AA2" w:rsidP="001A0AA2">
      <w:pPr>
        <w:jc w:val="both"/>
        <w:rPr>
          <w:rFonts w:cstheme="minorHAnsi"/>
          <w:szCs w:val="24"/>
        </w:rPr>
      </w:pPr>
      <w:r w:rsidRPr="000C0860">
        <w:rPr>
          <w:rFonts w:cstheme="minorHAnsi"/>
          <w:szCs w:val="24"/>
        </w:rPr>
        <w:t>Then user will click on the view icon</w:t>
      </w:r>
    </w:p>
    <w:p w14:paraId="1EA7FD44" w14:textId="122DE31E" w:rsidR="001A0AA2" w:rsidRPr="000C0860" w:rsidRDefault="001A0AA2" w:rsidP="001A0AA2">
      <w:pPr>
        <w:jc w:val="both"/>
        <w:rPr>
          <w:rFonts w:cstheme="minorHAnsi"/>
          <w:szCs w:val="24"/>
        </w:rPr>
      </w:pPr>
      <w:r w:rsidRPr="000C0860">
        <w:rPr>
          <w:rFonts w:cstheme="minorHAnsi"/>
          <w:noProof/>
          <w:szCs w:val="24"/>
        </w:rPr>
        <w:drawing>
          <wp:inline distT="0" distB="0" distL="0" distR="0" wp14:anchorId="30238B53" wp14:editId="5EA4B1B0">
            <wp:extent cx="5631083" cy="465754"/>
            <wp:effectExtent l="19050" t="19050" r="8255" b="10795"/>
            <wp:docPr id="344143376" name="Picture 1" descr="A screenshot of a computer&amp;#xA;&amp;#xA;Description automatically generated"/>
            <wp:cNvGraphicFramePr/>
            <a:graphic xmlns:a="http://schemas.openxmlformats.org/drawingml/2006/main">
              <a:graphicData uri="http://schemas.openxmlformats.org/drawingml/2006/picture">
                <pic:pic xmlns:pic="http://schemas.openxmlformats.org/drawingml/2006/picture">
                  <pic:nvPicPr>
                    <pic:cNvPr id="344143376" name="Picture 1" descr="A screenshot of a computer&amp;#xA;&amp;#xA;Description automatically generated"/>
                    <pic:cNvPicPr/>
                  </pic:nvPicPr>
                  <pic:blipFill rotWithShape="1">
                    <a:blip r:embed="rId118"/>
                    <a:srcRect l="2566" t="27680" r="2640" b="24386"/>
                    <a:stretch/>
                  </pic:blipFill>
                  <pic:spPr bwMode="auto">
                    <a:xfrm>
                      <a:off x="0" y="0"/>
                      <a:ext cx="5634233" cy="466015"/>
                    </a:xfrm>
                    <a:prstGeom prst="rect">
                      <a:avLst/>
                    </a:prstGeom>
                    <a:ln>
                      <a:solidFill>
                        <a:schemeClr val="accent1"/>
                      </a:solidFill>
                    </a:ln>
                    <a:extLst>
                      <a:ext uri="{53640926-AAD7-44D8-BBD7-CCE9431645EC}">
                        <a14:shadowObscured xmlns:a14="http://schemas.microsoft.com/office/drawing/2010/main"/>
                      </a:ext>
                    </a:extLst>
                  </pic:spPr>
                </pic:pic>
              </a:graphicData>
            </a:graphic>
          </wp:inline>
        </w:drawing>
      </w:r>
    </w:p>
    <w:p w14:paraId="2DABE948" w14:textId="04B49366" w:rsidR="001A0AA2" w:rsidRPr="000C0860" w:rsidRDefault="001A0AA2" w:rsidP="001A0AA2">
      <w:pPr>
        <w:jc w:val="both"/>
        <w:rPr>
          <w:rFonts w:cstheme="minorHAnsi"/>
          <w:szCs w:val="24"/>
        </w:rPr>
      </w:pPr>
      <w:r w:rsidRPr="000C0860">
        <w:rPr>
          <w:rFonts w:cstheme="minorHAnsi"/>
          <w:szCs w:val="24"/>
        </w:rPr>
        <w:t>User will validate and commit the record</w:t>
      </w:r>
    </w:p>
    <w:p w14:paraId="372135E4" w14:textId="7109002F" w:rsidR="001A0AA2" w:rsidRPr="000C0860" w:rsidRDefault="001A0AA2" w:rsidP="001A0AA2">
      <w:pPr>
        <w:jc w:val="both"/>
        <w:rPr>
          <w:rFonts w:cstheme="minorHAnsi"/>
          <w:szCs w:val="24"/>
        </w:rPr>
      </w:pPr>
      <w:r w:rsidRPr="000C0860">
        <w:rPr>
          <w:rFonts w:cstheme="minorHAnsi"/>
          <w:noProof/>
          <w:szCs w:val="24"/>
        </w:rPr>
        <w:lastRenderedPageBreak/>
        <w:drawing>
          <wp:inline distT="0" distB="0" distL="0" distR="0" wp14:anchorId="6F41922A" wp14:editId="41913E4F">
            <wp:extent cx="5615201" cy="1384711"/>
            <wp:effectExtent l="19050" t="19050" r="24130" b="25400"/>
            <wp:docPr id="1118415124" name="Picture 1" descr="A screenshot of a computer&amp;#xA;&amp;#xA;Description automatically generated"/>
            <wp:cNvGraphicFramePr/>
            <a:graphic xmlns:a="http://schemas.openxmlformats.org/drawingml/2006/main">
              <a:graphicData uri="http://schemas.openxmlformats.org/drawingml/2006/picture">
                <pic:pic xmlns:pic="http://schemas.openxmlformats.org/drawingml/2006/picture">
                  <pic:nvPicPr>
                    <pic:cNvPr id="1118415124" name="Picture 1" descr="A screenshot of a computer&amp;#xA;&amp;#xA;Description automatically generated"/>
                    <pic:cNvPicPr/>
                  </pic:nvPicPr>
                  <pic:blipFill rotWithShape="1">
                    <a:blip r:embed="rId119"/>
                    <a:srcRect l="3093" t="12759" r="2413" b="18088"/>
                    <a:stretch/>
                  </pic:blipFill>
                  <pic:spPr bwMode="auto">
                    <a:xfrm>
                      <a:off x="0" y="0"/>
                      <a:ext cx="5616351" cy="1384995"/>
                    </a:xfrm>
                    <a:prstGeom prst="rect">
                      <a:avLst/>
                    </a:prstGeom>
                    <a:ln>
                      <a:solidFill>
                        <a:schemeClr val="accent1"/>
                      </a:solidFill>
                    </a:ln>
                    <a:extLst>
                      <a:ext uri="{53640926-AAD7-44D8-BBD7-CCE9431645EC}">
                        <a14:shadowObscured xmlns:a14="http://schemas.microsoft.com/office/drawing/2010/main"/>
                      </a:ext>
                    </a:extLst>
                  </pic:spPr>
                </pic:pic>
              </a:graphicData>
            </a:graphic>
          </wp:inline>
        </w:drawing>
      </w:r>
    </w:p>
    <w:p w14:paraId="101D314A" w14:textId="4CF9183C" w:rsidR="001A0AA2" w:rsidRPr="000C0860" w:rsidRDefault="001A0AA2" w:rsidP="001A0AA2">
      <w:pPr>
        <w:rPr>
          <w:rFonts w:cstheme="minorHAnsi"/>
          <w:szCs w:val="24"/>
        </w:rPr>
      </w:pPr>
      <w:r w:rsidRPr="000C0860">
        <w:rPr>
          <w:rFonts w:cstheme="minorHAnsi"/>
          <w:szCs w:val="24"/>
        </w:rPr>
        <w:t>And accept the override</w:t>
      </w:r>
    </w:p>
    <w:p w14:paraId="4AF8A5F8" w14:textId="2537B95A" w:rsidR="001A0AA2" w:rsidRPr="000C0860" w:rsidRDefault="001A0AA2" w:rsidP="001A0AA2">
      <w:pPr>
        <w:rPr>
          <w:rFonts w:cstheme="minorHAnsi"/>
          <w:szCs w:val="24"/>
        </w:rPr>
      </w:pPr>
      <w:r w:rsidRPr="000C0860">
        <w:rPr>
          <w:rFonts w:cstheme="minorHAnsi"/>
          <w:noProof/>
          <w:szCs w:val="24"/>
        </w:rPr>
        <w:drawing>
          <wp:inline distT="0" distB="0" distL="0" distR="0" wp14:anchorId="7C1029A6" wp14:editId="131AB40D">
            <wp:extent cx="5677948" cy="1953857"/>
            <wp:effectExtent l="19050" t="19050" r="18415" b="27940"/>
            <wp:docPr id="1173549361" name="Picture 1" descr="A screenshot of a computer&amp;#xA;&amp;#xA;Description automatically generated"/>
            <wp:cNvGraphicFramePr/>
            <a:graphic xmlns:a="http://schemas.openxmlformats.org/drawingml/2006/main">
              <a:graphicData uri="http://schemas.openxmlformats.org/drawingml/2006/picture">
                <pic:pic xmlns:pic="http://schemas.openxmlformats.org/drawingml/2006/picture">
                  <pic:nvPicPr>
                    <pic:cNvPr id="1173549361" name="Picture 1" descr="A screenshot of a computer&amp;#xA;&amp;#xA;Description automatically generated"/>
                    <pic:cNvPicPr/>
                  </pic:nvPicPr>
                  <pic:blipFill rotWithShape="1">
                    <a:blip r:embed="rId120"/>
                    <a:srcRect l="2263" t="9145" r="2187" b="14184"/>
                    <a:stretch/>
                  </pic:blipFill>
                  <pic:spPr bwMode="auto">
                    <a:xfrm>
                      <a:off x="0" y="0"/>
                      <a:ext cx="5679114" cy="1954258"/>
                    </a:xfrm>
                    <a:prstGeom prst="rect">
                      <a:avLst/>
                    </a:prstGeom>
                    <a:ln>
                      <a:solidFill>
                        <a:schemeClr val="accent1"/>
                      </a:solidFill>
                    </a:ln>
                    <a:extLst>
                      <a:ext uri="{53640926-AAD7-44D8-BBD7-CCE9431645EC}">
                        <a14:shadowObscured xmlns:a14="http://schemas.microsoft.com/office/drawing/2010/main"/>
                      </a:ext>
                    </a:extLst>
                  </pic:spPr>
                </pic:pic>
              </a:graphicData>
            </a:graphic>
          </wp:inline>
        </w:drawing>
      </w:r>
    </w:p>
    <w:p w14:paraId="4003FCE0" w14:textId="70C60E46" w:rsidR="001A0AA2" w:rsidRPr="000C0860" w:rsidRDefault="001A0AA2" w:rsidP="001A0AA2">
      <w:pPr>
        <w:rPr>
          <w:rFonts w:cstheme="minorHAnsi"/>
          <w:szCs w:val="24"/>
        </w:rPr>
      </w:pPr>
      <w:r w:rsidRPr="000C0860">
        <w:rPr>
          <w:rFonts w:cstheme="minorHAnsi"/>
          <w:noProof/>
          <w:szCs w:val="24"/>
        </w:rPr>
        <w:drawing>
          <wp:inline distT="0" distB="0" distL="0" distR="0" wp14:anchorId="027A1C2F" wp14:editId="2197F92A">
            <wp:extent cx="5666933" cy="667273"/>
            <wp:effectExtent l="19050" t="19050" r="10160" b="19050"/>
            <wp:docPr id="1222272770" name="Picture 1" descr="A screenshot of a computer&amp;#xA;&amp;#xA;Description automatically generated"/>
            <wp:cNvGraphicFramePr/>
            <a:graphic xmlns:a="http://schemas.openxmlformats.org/drawingml/2006/main">
              <a:graphicData uri="http://schemas.openxmlformats.org/drawingml/2006/picture">
                <pic:pic xmlns:pic="http://schemas.openxmlformats.org/drawingml/2006/picture">
                  <pic:nvPicPr>
                    <pic:cNvPr id="1222272770" name="Picture 1" descr="A screenshot of a computer&amp;#xA;&amp;#xA;Description automatically generated"/>
                    <pic:cNvPicPr/>
                  </pic:nvPicPr>
                  <pic:blipFill rotWithShape="1">
                    <a:blip r:embed="rId121"/>
                    <a:srcRect l="1736" t="24955" r="2852" b="32831"/>
                    <a:stretch/>
                  </pic:blipFill>
                  <pic:spPr bwMode="auto">
                    <a:xfrm>
                      <a:off x="0" y="0"/>
                      <a:ext cx="5670968" cy="667748"/>
                    </a:xfrm>
                    <a:prstGeom prst="rect">
                      <a:avLst/>
                    </a:prstGeom>
                    <a:ln>
                      <a:solidFill>
                        <a:schemeClr val="accent1"/>
                      </a:solidFill>
                    </a:ln>
                    <a:extLst>
                      <a:ext uri="{53640926-AAD7-44D8-BBD7-CCE9431645EC}">
                        <a14:shadowObscured xmlns:a14="http://schemas.microsoft.com/office/drawing/2010/main"/>
                      </a:ext>
                    </a:extLst>
                  </pic:spPr>
                </pic:pic>
              </a:graphicData>
            </a:graphic>
          </wp:inline>
        </w:drawing>
      </w:r>
    </w:p>
    <w:p w14:paraId="7408F8C9" w14:textId="2132CC4B" w:rsidR="001A0AA2" w:rsidRPr="000C0860" w:rsidRDefault="001A0AA2" w:rsidP="001A0AA2">
      <w:pPr>
        <w:rPr>
          <w:rFonts w:cstheme="minorHAnsi"/>
          <w:szCs w:val="24"/>
        </w:rPr>
      </w:pPr>
      <w:r w:rsidRPr="000C0860">
        <w:rPr>
          <w:rFonts w:cstheme="minorHAnsi"/>
          <w:szCs w:val="24"/>
        </w:rPr>
        <w:t>Authorizer will authorize the pay off by using below navigation</w:t>
      </w:r>
    </w:p>
    <w:p w14:paraId="173D27F0" w14:textId="7B3B2634" w:rsidR="001A0AA2" w:rsidRPr="000C0860" w:rsidRDefault="001A0AA2" w:rsidP="001A0AA2">
      <w:pPr>
        <w:jc w:val="both"/>
        <w:rPr>
          <w:rFonts w:cstheme="minorHAnsi"/>
          <w:szCs w:val="24"/>
        </w:rPr>
      </w:pPr>
      <w:r w:rsidRPr="000C0860">
        <w:rPr>
          <w:rFonts w:cstheme="minorHAnsi"/>
          <w:noProof/>
          <w:szCs w:val="24"/>
        </w:rPr>
        <mc:AlternateContent>
          <mc:Choice Requires="wps">
            <w:drawing>
              <wp:anchor distT="0" distB="0" distL="114300" distR="114300" simplePos="0" relativeHeight="251658281" behindDoc="0" locked="0" layoutInCell="1" allowOverlap="1" wp14:anchorId="5E3E7BAD" wp14:editId="5C0211D7">
                <wp:simplePos x="0" y="0"/>
                <wp:positionH relativeFrom="margin">
                  <wp:posOffset>2943860</wp:posOffset>
                </wp:positionH>
                <wp:positionV relativeFrom="paragraph">
                  <wp:posOffset>92190</wp:posOffset>
                </wp:positionV>
                <wp:extent cx="233680" cy="0"/>
                <wp:effectExtent l="0" t="76200" r="13970" b="95250"/>
                <wp:wrapNone/>
                <wp:docPr id="1034823655" name="Straight Arrow Connector 1034823655"/>
                <wp:cNvGraphicFramePr/>
                <a:graphic xmlns:a="http://schemas.openxmlformats.org/drawingml/2006/main">
                  <a:graphicData uri="http://schemas.microsoft.com/office/word/2010/wordprocessingShape">
                    <wps:wsp>
                      <wps:cNvCnPr/>
                      <wps:spPr>
                        <a:xfrm>
                          <a:off x="0" y="0"/>
                          <a:ext cx="23368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dtfl="http://schemas.microsoft.com/office/word/2024/wordml/sdtformatlock">
            <w:pict>
              <v:shape w14:anchorId="435E9179" id="Straight Arrow Connector 1034823655" o:spid="_x0000_s1026" type="#_x0000_t32" style="position:absolute;margin-left:231.8pt;margin-top:7.25pt;width:18.4pt;height:0;z-index:251658281;visibility:visible;mso-wrap-style:square;mso-wrap-distance-left:9pt;mso-wrap-distance-top:0;mso-wrap-distance-right:9pt;mso-wrap-distance-bottom:0;mso-position-horizontal:absolute;mso-position-horizontal-relative:margin;mso-position-vertical:absolute;mso-position-vertical-relative:text" o:gfxdata="UEsDBBQABgAIAAAAIQC2gziS/gAAAOEBAAATAAAAW0NvbnRlbnRfVHlwZXNdLnhtbJSRQU7DMBBF&amp;#xA;90jcwfIWJU67QAgl6YK0S0CoHGBkTxKLZGx5TGhvj5O2G0SRWNoz/78nu9wcxkFMGNg6quQqL6RA&amp;#xA;0s5Y6ir5vt9lD1JwBDIwOMJKHpHlpr69KfdHjyxSmriSfYz+USnWPY7AufNIadK6MEJMx9ApD/oD&amp;#xA;OlTrorhX2lFEilmcO2RdNtjC5xDF9pCuTyYBB5bi6bQ4syoJ3g9WQ0ymaiLzg5KdCXlKLjvcW893&amp;#xA;SUOqXwnz5DrgnHtJTxOsQfEKIT7DmDSUCaxw7Rqn8787ZsmRM9e2VmPeBN4uqYvTtW7jvijg9N/y&amp;#xA;JsXecLq0q+WD6m8AAAD//wMAUEsDBBQABgAIAAAAIQA4/SH/1gAAAJQBAAALAAAAX3JlbHMvLnJl&amp;#xA;bHOkkMFqwzAMhu+DvYPRfXGawxijTi+j0GvpHsDYimMaW0Yy2fr2M4PBMnrbUb/Q94l/f/hMi1qR&amp;#xA;JVI2sOt6UJgd+ZiDgffL8ekFlFSbvV0oo4EbChzGx4f9GRdb25HMsYhqlCwG5lrLq9biZkxWOiqY&amp;#xA;22YiTra2kYMu1l1tQD30/bPm3wwYN0x18gb45AdQl1tp5j/sFB2T0FQ7R0nTNEV3j6o9feQzro1i&amp;#xA;OWA14Fm+Q8a1a8+Bvu/d/dMb2JY5uiPbhG/ktn4cqGU/er3pcvwCAAD//wMAUEsDBBQABgAIAAAA&amp;#xA;IQBAUIJzuAEAAMoDAAAOAAAAZHJzL2Uyb0RvYy54bWysU8tu2zAQvBfoPxC815IdIAgEyzk4aS9F&amp;#xA;G/TxAQy1lAjwBXJrSX/fJWXLRVMUaJHLio+d3dnhaH8/WcNOEJP2ruXbTc0ZOOk77fqWf//2/t0d&amp;#xA;ZwmF64TxDlo+Q+L3h7dv9mNoYOcHbzqIjIq41Iyh5QNiaKoqyQGsSBsfwNGl8tEKpG3sqy6Kkapb&amp;#xA;U+3q+rYafexC9BJSotOH5ZIfSn2lQOJnpRIgMy0nblhiLPE5x+qwF00fRRi0PNMQ/8HCCu2o6Vrq&amp;#xA;QaBgP6J+UcpqGX3yCjfS28orpSWUGWiabf3bNF8HEaDMQuKksMqUXq+s/HQ6uqdIMowhNSk8xTzF&amp;#xA;pKLNX+LHpiLWvIoFEzJJh7ubm9s7klRerqorLsSEH8BblhctTxiF7gc8eufoRXzcFq3E6WNC6kzA&amp;#xA;CyA3NS5HFNo8uo7hHMg2GLVwvYH8XpSeU6or4bLC2cAC/wKK6Y4oLm2Kl+BoIjsJcoGQEhxu10qU&amp;#xA;nWFKG7MC68Lvr8BzfoZC8dm/gFdE6ewdrmCrnY9/6o7ThbJa8i8KLHNnCZ59N5enLNKQYYpWZ3Nn&amp;#xA;R/66L/DrL3j4CQAA//8DAFBLAwQUAAYACAAAACEAyuTCa9wAAAAJAQAADwAAAGRycy9kb3ducmV2&amp;#xA;LnhtbEyPwU7DMAyG70i8Q2QkbixldBWUphNCYkcQgwPcssZLqjVO1WRt4ekx4jCO9v/p9+dqPftO&amp;#xA;jDjENpCC60UGAqkJpiWr4P3t6eoWREyajO4CoYIvjLCuz88qXZow0SuO22QFl1AstQKXUl9KGRuH&amp;#xA;XsdF6JE424fB68TjYKUZ9MTlvpPLLCuk1y3xBad7fHTYHLZHr+DFfox+SZtW7u8+vzf22RzclJS6&amp;#xA;vJgf7kEknNMJhl99VoeanXbhSCaKTkFe3BSMcpCvQDCwyrIcxO5vIetK/v+g/gEAAP//AwBQSwEC&amp;#xA;LQAUAAYACAAAACEAtoM4kv4AAADhAQAAEwAAAAAAAAAAAAAAAAAAAAAAW0NvbnRlbnRfVHlwZXNd&amp;#xA;LnhtbFBLAQItABQABgAIAAAAIQA4/SH/1gAAAJQBAAALAAAAAAAAAAAAAAAAAC8BAABfcmVscy8u&amp;#xA;cmVsc1BLAQItABQABgAIAAAAIQBAUIJzuAEAAMoDAAAOAAAAAAAAAAAAAAAAAC4CAABkcnMvZTJv&amp;#xA;RG9jLnhtbFBLAQItABQABgAIAAAAIQDK5MJr3AAAAAkBAAAPAAAAAAAAAAAAAAAAABIEAABkcnMv&amp;#xA;ZG93bnJldi54bWxQSwUGAAAAAAQABADzAAAAGwUAAAAA&amp;#xA;" strokecolor="#4472c4 [3204]" strokeweight=".5pt">
                <v:stroke endarrow="block" joinstyle="miter"/>
                <w10:wrap anchorx="margin"/>
              </v:shape>
            </w:pict>
          </mc:Fallback>
        </mc:AlternateContent>
      </w:r>
      <w:r w:rsidRPr="000C0860">
        <w:rPr>
          <w:rFonts w:cstheme="minorHAnsi"/>
          <w:noProof/>
          <w:szCs w:val="24"/>
        </w:rPr>
        <mc:AlternateContent>
          <mc:Choice Requires="wps">
            <w:drawing>
              <wp:anchor distT="0" distB="0" distL="114300" distR="114300" simplePos="0" relativeHeight="251658282" behindDoc="0" locked="0" layoutInCell="1" allowOverlap="1" wp14:anchorId="222D8831" wp14:editId="47CE9033">
                <wp:simplePos x="0" y="0"/>
                <wp:positionH relativeFrom="column">
                  <wp:posOffset>1738449</wp:posOffset>
                </wp:positionH>
                <wp:positionV relativeFrom="paragraph">
                  <wp:posOffset>93345</wp:posOffset>
                </wp:positionV>
                <wp:extent cx="233680" cy="0"/>
                <wp:effectExtent l="0" t="76200" r="13970" b="95250"/>
                <wp:wrapNone/>
                <wp:docPr id="1034823656" name="Straight Arrow Connector 1034823656"/>
                <wp:cNvGraphicFramePr/>
                <a:graphic xmlns:a="http://schemas.openxmlformats.org/drawingml/2006/main">
                  <a:graphicData uri="http://schemas.microsoft.com/office/word/2010/wordprocessingShape">
                    <wps:wsp>
                      <wps:cNvCnPr/>
                      <wps:spPr>
                        <a:xfrm>
                          <a:off x="0" y="0"/>
                          <a:ext cx="23368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dtfl="http://schemas.microsoft.com/office/word/2024/wordml/sdtformatlock">
            <w:pict>
              <v:shape w14:anchorId="580CBAC5" id="Straight Arrow Connector 1034823656" o:spid="_x0000_s1026" type="#_x0000_t32" style="position:absolute;margin-left:136.9pt;margin-top:7.35pt;width:18.4pt;height:0;z-index:25165828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amp;#xA;90jcwfIWJU67QAgl6YK0S0CoHGBkTxKLZGx5TGhvj5O2G0SRWNoz/78nu9wcxkFMGNg6quQqL6RA&amp;#xA;0s5Y6ir5vt9lD1JwBDIwOMJKHpHlpr69KfdHjyxSmriSfYz+USnWPY7AufNIadK6MEJMx9ApD/oD&amp;#xA;OlTrorhX2lFEilmcO2RdNtjC5xDF9pCuTyYBB5bi6bQ4syoJ3g9WQ0ymaiLzg5KdCXlKLjvcW893&amp;#xA;SUOqXwnz5DrgnHtJTxOsQfEKIT7DmDSUCaxw7Rqn8787ZsmRM9e2VmPeBN4uqYvTtW7jvijg9N/y&amp;#xA;JsXecLq0q+WD6m8AAAD//wMAUEsDBBQABgAIAAAAIQA4/SH/1gAAAJQBAAALAAAAX3JlbHMvLnJl&amp;#xA;bHOkkMFqwzAMhu+DvYPRfXGawxijTi+j0GvpHsDYimMaW0Yy2fr2M4PBMnrbUb/Q94l/f/hMi1qR&amp;#xA;JVI2sOt6UJgd+ZiDgffL8ekFlFSbvV0oo4EbChzGx4f9GRdb25HMsYhqlCwG5lrLq9biZkxWOiqY&amp;#xA;22YiTra2kYMu1l1tQD30/bPm3wwYN0x18gb45AdQl1tp5j/sFB2T0FQ7R0nTNEV3j6o9feQzro1i&amp;#xA;OWA14Fm+Q8a1a8+Bvu/d/dMb2JY5uiPbhG/ktn4cqGU/er3pcvwCAAD//wMAUEsDBBQABgAIAAAA&amp;#xA;IQBAUIJzuAEAAMoDAAAOAAAAZHJzL2Uyb0RvYy54bWysU8tu2zAQvBfoPxC815IdIAgEyzk4aS9F&amp;#xA;G/TxAQy1lAjwBXJrSX/fJWXLRVMUaJHLio+d3dnhaH8/WcNOEJP2ruXbTc0ZOOk77fqWf//2/t0d&amp;#xA;ZwmF64TxDlo+Q+L3h7dv9mNoYOcHbzqIjIq41Iyh5QNiaKoqyQGsSBsfwNGl8tEKpG3sqy6Kkapb&amp;#xA;U+3q+rYafexC9BJSotOH5ZIfSn2lQOJnpRIgMy0nblhiLPE5x+qwF00fRRi0PNMQ/8HCCu2o6Vrq&amp;#xA;QaBgP6J+UcpqGX3yCjfS28orpSWUGWiabf3bNF8HEaDMQuKksMqUXq+s/HQ6uqdIMowhNSk8xTzF&amp;#xA;pKLNX+LHpiLWvIoFEzJJh7ubm9s7klRerqorLsSEH8BblhctTxiF7gc8eufoRXzcFq3E6WNC6kzA&amp;#xA;CyA3NS5HFNo8uo7hHMg2GLVwvYH8XpSeU6or4bLC2cAC/wKK6Y4oLm2Kl+BoIjsJcoGQEhxu10qU&amp;#xA;nWFKG7MC68Lvr8BzfoZC8dm/gFdE6ewdrmCrnY9/6o7ThbJa8i8KLHNnCZ59N5enLNKQYYpWZ3Nn&amp;#xA;R/66L/DrL3j4CQAA//8DAFBLAwQUAAYACAAAACEAVxrVfN0AAAAJAQAADwAAAGRycy9kb3ducmV2&amp;#xA;LnhtbEyPwU7DMBBE70j8g7VI3KjTFLU0xKkQEj2CKBzozY23dtR4HcVuEvh6FnGA4+yMZt6Wm8m3&amp;#xA;YsA+NoEUzGcZCKQ6mIasgve3p5s7EDFpMroNhAo+McKmurwodWHCSK847JIVXEKx0ApcSl0hZawd&amp;#xA;eh1noUNi7xh6rxPL3krT65HLfSvzLFtKrxviBac7fHRYn3Znr+DFfgw+p20jj+v919Y+m5Mbk1LX&amp;#xA;V9PDPYiEU/oLww8+o0PFTIdwJhNFqyBfLRg9sXG7AsGBxTxbgjj8HmRVyv8fVN8AAAD//wMAUEsB&amp;#xA;Ai0AFAAGAAgAAAAhALaDOJL+AAAA4QEAABMAAAAAAAAAAAAAAAAAAAAAAFtDb250ZW50X1R5cGVz&amp;#xA;XS54bWxQSwECLQAUAAYACAAAACEAOP0h/9YAAACUAQAACwAAAAAAAAAAAAAAAAAvAQAAX3JlbHMv&amp;#xA;LnJlbHNQSwECLQAUAAYACAAAACEAQFCCc7gBAADKAwAADgAAAAAAAAAAAAAAAAAuAgAAZHJzL2Uy&amp;#xA;b0RvYy54bWxQSwECLQAUAAYACAAAACEAVxrVfN0AAAAJAQAADwAAAAAAAAAAAAAAAAASBAAAZHJz&amp;#xA;L2Rvd25yZXYueG1sUEsFBgAAAAAEAAQA8wAAABwFAAAAAA==&amp;#xA;" strokecolor="#4472c4 [3204]" strokeweight=".5pt">
                <v:stroke endarrow="block" joinstyle="miter"/>
              </v:shape>
            </w:pict>
          </mc:Fallback>
        </mc:AlternateContent>
      </w:r>
      <w:r w:rsidRPr="000C0860">
        <w:rPr>
          <w:rFonts w:cstheme="minorHAnsi"/>
          <w:noProof/>
          <w:szCs w:val="24"/>
        </w:rPr>
        <mc:AlternateContent>
          <mc:Choice Requires="wps">
            <w:drawing>
              <wp:anchor distT="0" distB="0" distL="114300" distR="114300" simplePos="0" relativeHeight="251658280" behindDoc="0" locked="0" layoutInCell="1" allowOverlap="1" wp14:anchorId="5A7ECA8B" wp14:editId="4D2D246A">
                <wp:simplePos x="0" y="0"/>
                <wp:positionH relativeFrom="column">
                  <wp:posOffset>375920</wp:posOffset>
                </wp:positionH>
                <wp:positionV relativeFrom="paragraph">
                  <wp:posOffset>95885</wp:posOffset>
                </wp:positionV>
                <wp:extent cx="233680" cy="0"/>
                <wp:effectExtent l="0" t="76200" r="13970" b="95250"/>
                <wp:wrapNone/>
                <wp:docPr id="1034823657" name="Straight Arrow Connector 1034823657"/>
                <wp:cNvGraphicFramePr/>
                <a:graphic xmlns:a="http://schemas.openxmlformats.org/drawingml/2006/main">
                  <a:graphicData uri="http://schemas.microsoft.com/office/word/2010/wordprocessingShape">
                    <wps:wsp>
                      <wps:cNvCnPr/>
                      <wps:spPr>
                        <a:xfrm>
                          <a:off x="0" y="0"/>
                          <a:ext cx="23368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dtfl="http://schemas.microsoft.com/office/word/2024/wordml/sdtformatlock">
            <w:pict>
              <v:shape w14:anchorId="6731A43D" id="Straight Arrow Connector 1034823657" o:spid="_x0000_s1026" type="#_x0000_t32" style="position:absolute;margin-left:29.6pt;margin-top:7.55pt;width:18.4pt;height:0;z-index:2516582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amp;#xA;90jcwfIWJU67QAgl6YK0S0CoHGBkTxKLZGx5TGhvj5O2G0SRWNoz/78nu9wcxkFMGNg6quQqL6RA&amp;#xA;0s5Y6ir5vt9lD1JwBDIwOMJKHpHlpr69KfdHjyxSmriSfYz+USnWPY7AufNIadK6MEJMx9ApD/oD&amp;#xA;OlTrorhX2lFEilmcO2RdNtjC5xDF9pCuTyYBB5bi6bQ4syoJ3g9WQ0ymaiLzg5KdCXlKLjvcW893&amp;#xA;SUOqXwnz5DrgnHtJTxOsQfEKIT7DmDSUCaxw7Rqn8787ZsmRM9e2VmPeBN4uqYvTtW7jvijg9N/y&amp;#xA;JsXecLq0q+WD6m8AAAD//wMAUEsDBBQABgAIAAAAIQA4/SH/1gAAAJQBAAALAAAAX3JlbHMvLnJl&amp;#xA;bHOkkMFqwzAMhu+DvYPRfXGawxijTi+j0GvpHsDYimMaW0Yy2fr2M4PBMnrbUb/Q94l/f/hMi1qR&amp;#xA;JVI2sOt6UJgd+ZiDgffL8ekFlFSbvV0oo4EbChzGx4f9GRdb25HMsYhqlCwG5lrLq9biZkxWOiqY&amp;#xA;22YiTra2kYMu1l1tQD30/bPm3wwYN0x18gb45AdQl1tp5j/sFB2T0FQ7R0nTNEV3j6o9feQzro1i&amp;#xA;OWA14Fm+Q8a1a8+Bvu/d/dMb2JY5uiPbhG/ktn4cqGU/er3pcvwCAAD//wMAUEsDBBQABgAIAAAA&amp;#xA;IQBAUIJzuAEAAMoDAAAOAAAAZHJzL2Uyb0RvYy54bWysU8tu2zAQvBfoPxC815IdIAgEyzk4aS9F&amp;#xA;G/TxAQy1lAjwBXJrSX/fJWXLRVMUaJHLio+d3dnhaH8/WcNOEJP2ruXbTc0ZOOk77fqWf//2/t0d&amp;#xA;ZwmF64TxDlo+Q+L3h7dv9mNoYOcHbzqIjIq41Iyh5QNiaKoqyQGsSBsfwNGl8tEKpG3sqy6Kkapb&amp;#xA;U+3q+rYafexC9BJSotOH5ZIfSn2lQOJnpRIgMy0nblhiLPE5x+qwF00fRRi0PNMQ/8HCCu2o6Vrq&amp;#xA;QaBgP6J+UcpqGX3yCjfS28orpSWUGWiabf3bNF8HEaDMQuKksMqUXq+s/HQ6uqdIMowhNSk8xTzF&amp;#xA;pKLNX+LHpiLWvIoFEzJJh7ubm9s7klRerqorLsSEH8BblhctTxiF7gc8eufoRXzcFq3E6WNC6kzA&amp;#xA;CyA3NS5HFNo8uo7hHMg2GLVwvYH8XpSeU6or4bLC2cAC/wKK6Y4oLm2Kl+BoIjsJcoGQEhxu10qU&amp;#xA;nWFKG7MC68Lvr8BzfoZC8dm/gFdE6ewdrmCrnY9/6o7ThbJa8i8KLHNnCZ59N5enLNKQYYpWZ3Nn&amp;#xA;R/66L/DrL3j4CQAA//8DAFBLAwQUAAYACAAAACEAbdLiSNoAAAAHAQAADwAAAGRycy9kb3ducmV2&amp;#xA;LnhtbEyPwU7DMBBE70j8g7WVuFGnkVqREKeqkOgRROEANzfe2lHjdRS7SeDrWcQBjrMzmn1TbWff&amp;#xA;iRGH2AZSsFpmIJCaYFqyCt5eH2/vQMSkyeguECr4xAjb+vqq0qUJE73geEhWcAnFUitwKfWllLFx&amp;#xA;6HVchh6JvVMYvE4sByvNoCcu953Ms2wjvW6JPzjd44PD5ny4eAXP9n30Oe1beSo+vvb2yZzdlJS6&amp;#xA;Wcy7exAJ5/QXhh98RoeamY7hQiaKTsG6yDnJ9/UKBPvFhqcdf7WsK/mfv/4GAAD//wMAUEsBAi0A&amp;#xA;FAAGAAgAAAAhALaDOJL+AAAA4QEAABMAAAAAAAAAAAAAAAAAAAAAAFtDb250ZW50X1R5cGVzXS54&amp;#xA;bWxQSwECLQAUAAYACAAAACEAOP0h/9YAAACUAQAACwAAAAAAAAAAAAAAAAAvAQAAX3JlbHMvLnJl&amp;#xA;bHNQSwECLQAUAAYACAAAACEAQFCCc7gBAADKAwAADgAAAAAAAAAAAAAAAAAuAgAAZHJzL2Uyb0Rv&amp;#xA;Yy54bWxQSwECLQAUAAYACAAAACEAbdLiSNoAAAAHAQAADwAAAAAAAAAAAAAAAAASBAAAZHJzL2Rv&amp;#xA;d25yZXYueG1sUEsFBgAAAAAEAAQA8wAAABkFAAAAAA==&amp;#xA;" strokecolor="#4472c4 [3204]" strokeweight=".5pt">
                <v:stroke endarrow="block" joinstyle="miter"/>
              </v:shape>
            </w:pict>
          </mc:Fallback>
        </mc:AlternateContent>
      </w:r>
      <w:r w:rsidRPr="000C0860">
        <w:rPr>
          <w:rFonts w:cstheme="minorHAnsi"/>
          <w:szCs w:val="24"/>
        </w:rPr>
        <w:t xml:space="preserve">Menu </w:t>
      </w:r>
      <w:r w:rsidRPr="000C0860">
        <w:rPr>
          <w:rFonts w:cstheme="minorHAnsi"/>
          <w:szCs w:val="24"/>
        </w:rPr>
        <w:tab/>
        <w:t xml:space="preserve">      Islamic Operation</w:t>
      </w:r>
      <w:r w:rsidRPr="000C0860">
        <w:rPr>
          <w:rFonts w:cstheme="minorHAnsi"/>
          <w:szCs w:val="24"/>
        </w:rPr>
        <w:tab/>
        <w:t xml:space="preserve">    Early Pay Off</w:t>
      </w:r>
      <w:r w:rsidRPr="000C0860">
        <w:rPr>
          <w:rFonts w:cstheme="minorHAnsi"/>
          <w:szCs w:val="24"/>
        </w:rPr>
        <w:tab/>
        <w:t xml:space="preserve">         Authorize / Delete Early Payoff</w:t>
      </w:r>
    </w:p>
    <w:p w14:paraId="2031F1D7" w14:textId="12269C7E" w:rsidR="001A0AA2" w:rsidRPr="000C0860" w:rsidRDefault="001A0AA2" w:rsidP="001A0AA2">
      <w:pPr>
        <w:jc w:val="both"/>
        <w:rPr>
          <w:rFonts w:cstheme="minorHAnsi"/>
          <w:szCs w:val="24"/>
        </w:rPr>
      </w:pPr>
      <w:r w:rsidRPr="000C0860">
        <w:rPr>
          <w:rFonts w:cstheme="minorHAnsi"/>
          <w:noProof/>
          <w:szCs w:val="24"/>
        </w:rPr>
        <w:drawing>
          <wp:inline distT="0" distB="0" distL="0" distR="0" wp14:anchorId="57DAE241" wp14:editId="0326B919">
            <wp:extent cx="2926454" cy="2097423"/>
            <wp:effectExtent l="19050" t="19050" r="26670" b="17145"/>
            <wp:docPr id="1627711818" name="Picture 1" descr="A screenshot of a computer&amp;#xA;&amp;#xA;Description automatically generated"/>
            <wp:cNvGraphicFramePr/>
            <a:graphic xmlns:a="http://schemas.openxmlformats.org/drawingml/2006/main">
              <a:graphicData uri="http://schemas.openxmlformats.org/drawingml/2006/picture">
                <pic:pic xmlns:pic="http://schemas.openxmlformats.org/drawingml/2006/picture">
                  <pic:nvPicPr>
                    <pic:cNvPr id="1627711818" name="Picture 1" descr="A screenshot of a computer&amp;#xA;&amp;#xA;Description automatically generated"/>
                    <pic:cNvPicPr/>
                  </pic:nvPicPr>
                  <pic:blipFill rotWithShape="1">
                    <a:blip r:embed="rId122"/>
                    <a:srcRect l="24890" t="17431" r="25868" b="19826"/>
                    <a:stretch/>
                  </pic:blipFill>
                  <pic:spPr bwMode="auto">
                    <a:xfrm>
                      <a:off x="0" y="0"/>
                      <a:ext cx="2926801" cy="2097672"/>
                    </a:xfrm>
                    <a:prstGeom prst="rect">
                      <a:avLst/>
                    </a:prstGeom>
                    <a:ln>
                      <a:solidFill>
                        <a:schemeClr val="accent1"/>
                      </a:solidFill>
                    </a:ln>
                    <a:extLst>
                      <a:ext uri="{53640926-AAD7-44D8-BBD7-CCE9431645EC}">
                        <a14:shadowObscured xmlns:a14="http://schemas.microsoft.com/office/drawing/2010/main"/>
                      </a:ext>
                    </a:extLst>
                  </pic:spPr>
                </pic:pic>
              </a:graphicData>
            </a:graphic>
          </wp:inline>
        </w:drawing>
      </w:r>
    </w:p>
    <w:p w14:paraId="37177BCE" w14:textId="4E3AC29E" w:rsidR="001A0AA2" w:rsidRPr="000C0860" w:rsidRDefault="001A0AA2" w:rsidP="001A0AA2">
      <w:pPr>
        <w:jc w:val="both"/>
        <w:rPr>
          <w:rFonts w:cstheme="minorHAnsi"/>
          <w:szCs w:val="24"/>
        </w:rPr>
      </w:pPr>
      <w:r w:rsidRPr="000C0860">
        <w:rPr>
          <w:rFonts w:cstheme="minorHAnsi"/>
          <w:szCs w:val="24"/>
        </w:rPr>
        <w:t>Authorizer will enter application ID and then click on the find icon</w:t>
      </w:r>
    </w:p>
    <w:p w14:paraId="1AF5583E" w14:textId="2EE53C55" w:rsidR="001A0AA2" w:rsidRPr="000C0860" w:rsidRDefault="001A0AA2" w:rsidP="001A0AA2">
      <w:pPr>
        <w:jc w:val="both"/>
        <w:rPr>
          <w:rFonts w:cstheme="minorHAnsi"/>
          <w:szCs w:val="24"/>
        </w:rPr>
      </w:pPr>
      <w:r w:rsidRPr="000C0860">
        <w:rPr>
          <w:rFonts w:cstheme="minorHAnsi"/>
          <w:noProof/>
          <w:szCs w:val="24"/>
        </w:rPr>
        <w:lastRenderedPageBreak/>
        <w:drawing>
          <wp:inline distT="0" distB="0" distL="0" distR="0" wp14:anchorId="7F97B39E" wp14:editId="79D2B5CC">
            <wp:extent cx="5728258" cy="900916"/>
            <wp:effectExtent l="19050" t="19050" r="25400" b="13970"/>
            <wp:docPr id="64118956" name="Picture 1" descr="A screenshot of a computer&amp;#xA;&amp;#xA;Description automatically generated"/>
            <wp:cNvGraphicFramePr/>
            <a:graphic xmlns:a="http://schemas.openxmlformats.org/drawingml/2006/main">
              <a:graphicData uri="http://schemas.openxmlformats.org/drawingml/2006/picture">
                <pic:pic xmlns:pic="http://schemas.openxmlformats.org/drawingml/2006/picture">
                  <pic:nvPicPr>
                    <pic:cNvPr id="64118956" name="Picture 1" descr="A screenshot of a computer&amp;#xA;&amp;#xA;Description automatically generated"/>
                    <pic:cNvPicPr/>
                  </pic:nvPicPr>
                  <pic:blipFill rotWithShape="1">
                    <a:blip r:embed="rId123"/>
                    <a:srcRect l="2339" t="16197" r="1282" b="24612"/>
                    <a:stretch/>
                  </pic:blipFill>
                  <pic:spPr bwMode="auto">
                    <a:xfrm>
                      <a:off x="0" y="0"/>
                      <a:ext cx="5728443" cy="900945"/>
                    </a:xfrm>
                    <a:prstGeom prst="rect">
                      <a:avLst/>
                    </a:prstGeom>
                    <a:ln>
                      <a:solidFill>
                        <a:schemeClr val="accent1"/>
                      </a:solidFill>
                    </a:ln>
                    <a:extLst>
                      <a:ext uri="{53640926-AAD7-44D8-BBD7-CCE9431645EC}">
                        <a14:shadowObscured xmlns:a14="http://schemas.microsoft.com/office/drawing/2010/main"/>
                      </a:ext>
                    </a:extLst>
                  </pic:spPr>
                </pic:pic>
              </a:graphicData>
            </a:graphic>
          </wp:inline>
        </w:drawing>
      </w:r>
      <w:r w:rsidRPr="000C0860">
        <w:rPr>
          <w:rFonts w:cstheme="minorHAnsi"/>
          <w:szCs w:val="24"/>
        </w:rPr>
        <w:t xml:space="preserve"> </w:t>
      </w:r>
    </w:p>
    <w:p w14:paraId="51470429" w14:textId="11341336" w:rsidR="001A0AA2" w:rsidRPr="000C0860" w:rsidRDefault="001A0AA2" w:rsidP="001A0AA2">
      <w:pPr>
        <w:rPr>
          <w:rFonts w:cstheme="minorHAnsi"/>
          <w:szCs w:val="24"/>
        </w:rPr>
      </w:pPr>
      <w:r w:rsidRPr="000C0860">
        <w:rPr>
          <w:rFonts w:cstheme="minorHAnsi"/>
          <w:szCs w:val="24"/>
        </w:rPr>
        <w:t>Then click on the view icon</w:t>
      </w:r>
    </w:p>
    <w:p w14:paraId="2C77773B" w14:textId="32BA1381" w:rsidR="001A0AA2" w:rsidRPr="000C0860" w:rsidRDefault="001A0AA2" w:rsidP="001A0AA2">
      <w:pPr>
        <w:rPr>
          <w:rFonts w:cstheme="minorHAnsi"/>
          <w:szCs w:val="24"/>
        </w:rPr>
      </w:pPr>
      <w:r w:rsidRPr="000C0860">
        <w:rPr>
          <w:rFonts w:cstheme="minorHAnsi"/>
          <w:noProof/>
          <w:szCs w:val="24"/>
        </w:rPr>
        <w:drawing>
          <wp:inline distT="0" distB="0" distL="0" distR="0" wp14:anchorId="23955E8E" wp14:editId="34592269">
            <wp:extent cx="5777778" cy="389852"/>
            <wp:effectExtent l="19050" t="19050" r="13970" b="10795"/>
            <wp:docPr id="388756605" name="Picture 1" descr="A screenshot of a computer&amp;#xA;&amp;#xA;Description automatically generated"/>
            <wp:cNvGraphicFramePr/>
            <a:graphic xmlns:a="http://schemas.openxmlformats.org/drawingml/2006/main">
              <a:graphicData uri="http://schemas.openxmlformats.org/drawingml/2006/picture">
                <pic:pic xmlns:pic="http://schemas.openxmlformats.org/drawingml/2006/picture">
                  <pic:nvPicPr>
                    <pic:cNvPr id="388756605" name="Picture 1" descr="A screenshot of a computer&amp;#xA;&amp;#xA;Description automatically generated"/>
                    <pic:cNvPicPr/>
                  </pic:nvPicPr>
                  <pic:blipFill rotWithShape="1">
                    <a:blip r:embed="rId124"/>
                    <a:srcRect l="2112" t="30715" r="662" b="30569"/>
                    <a:stretch/>
                  </pic:blipFill>
                  <pic:spPr bwMode="auto">
                    <a:xfrm>
                      <a:off x="0" y="0"/>
                      <a:ext cx="5778704" cy="389914"/>
                    </a:xfrm>
                    <a:prstGeom prst="rect">
                      <a:avLst/>
                    </a:prstGeom>
                    <a:ln>
                      <a:solidFill>
                        <a:schemeClr val="accent1"/>
                      </a:solidFill>
                    </a:ln>
                    <a:extLst>
                      <a:ext uri="{53640926-AAD7-44D8-BBD7-CCE9431645EC}">
                        <a14:shadowObscured xmlns:a14="http://schemas.microsoft.com/office/drawing/2010/main"/>
                      </a:ext>
                    </a:extLst>
                  </pic:spPr>
                </pic:pic>
              </a:graphicData>
            </a:graphic>
          </wp:inline>
        </w:drawing>
      </w:r>
    </w:p>
    <w:p w14:paraId="7E25E035" w14:textId="19C47A7E" w:rsidR="001A0AA2" w:rsidRPr="000C0860" w:rsidRDefault="001A0AA2" w:rsidP="001A0AA2">
      <w:pPr>
        <w:rPr>
          <w:rFonts w:cstheme="minorHAnsi"/>
          <w:szCs w:val="24"/>
        </w:rPr>
      </w:pPr>
      <w:r w:rsidRPr="000C0860">
        <w:rPr>
          <w:rFonts w:cstheme="minorHAnsi"/>
          <w:szCs w:val="24"/>
        </w:rPr>
        <w:t>Authorize the transaction</w:t>
      </w:r>
    </w:p>
    <w:p w14:paraId="0E173FED" w14:textId="2674EF60" w:rsidR="001A0AA2" w:rsidRPr="000C0860" w:rsidRDefault="001A0AA2" w:rsidP="001A0AA2">
      <w:pPr>
        <w:rPr>
          <w:rFonts w:cstheme="minorHAnsi"/>
          <w:szCs w:val="24"/>
        </w:rPr>
      </w:pPr>
      <w:r w:rsidRPr="000C0860">
        <w:rPr>
          <w:rFonts w:cstheme="minorHAnsi"/>
          <w:noProof/>
          <w:szCs w:val="24"/>
        </w:rPr>
        <w:drawing>
          <wp:inline distT="0" distB="0" distL="0" distR="0" wp14:anchorId="5A89F228" wp14:editId="791BC477">
            <wp:extent cx="5740222" cy="905099"/>
            <wp:effectExtent l="19050" t="19050" r="13335" b="28575"/>
            <wp:docPr id="1069577938" name="Picture 1" descr="A screenshot of a computer&amp;#xA;&amp;#xA;Description automatically generated"/>
            <wp:cNvGraphicFramePr/>
            <a:graphic xmlns:a="http://schemas.openxmlformats.org/drawingml/2006/main">
              <a:graphicData uri="http://schemas.openxmlformats.org/drawingml/2006/picture">
                <pic:pic xmlns:pic="http://schemas.openxmlformats.org/drawingml/2006/picture">
                  <pic:nvPicPr>
                    <pic:cNvPr id="1069577938" name="Picture 1" descr="A screenshot of a computer&amp;#xA;&amp;#xA;Description automatically generated"/>
                    <pic:cNvPicPr/>
                  </pic:nvPicPr>
                  <pic:blipFill rotWithShape="1">
                    <a:blip r:embed="rId125"/>
                    <a:srcRect l="2187" t="19862" r="1208" b="15448"/>
                    <a:stretch/>
                  </pic:blipFill>
                  <pic:spPr bwMode="auto">
                    <a:xfrm>
                      <a:off x="0" y="0"/>
                      <a:ext cx="5741857" cy="905357"/>
                    </a:xfrm>
                    <a:prstGeom prst="rect">
                      <a:avLst/>
                    </a:prstGeom>
                    <a:ln>
                      <a:solidFill>
                        <a:schemeClr val="accent1"/>
                      </a:solidFill>
                    </a:ln>
                    <a:extLst>
                      <a:ext uri="{53640926-AAD7-44D8-BBD7-CCE9431645EC}">
                        <a14:shadowObscured xmlns:a14="http://schemas.microsoft.com/office/drawing/2010/main"/>
                      </a:ext>
                    </a:extLst>
                  </pic:spPr>
                </pic:pic>
              </a:graphicData>
            </a:graphic>
          </wp:inline>
        </w:drawing>
      </w:r>
    </w:p>
    <w:p w14:paraId="2CFC2584" w14:textId="54210935" w:rsidR="001A0AA2" w:rsidRPr="000C0860" w:rsidRDefault="001A0AA2" w:rsidP="001A0AA2">
      <w:pPr>
        <w:rPr>
          <w:rFonts w:cstheme="minorHAnsi"/>
          <w:szCs w:val="24"/>
        </w:rPr>
      </w:pPr>
      <w:r w:rsidRPr="000C0860">
        <w:rPr>
          <w:rFonts w:cstheme="minorHAnsi"/>
          <w:szCs w:val="24"/>
        </w:rPr>
        <w:t>Authorization is completed</w:t>
      </w:r>
    </w:p>
    <w:p w14:paraId="6037F831" w14:textId="2228A464" w:rsidR="001A0AA2" w:rsidRPr="000C0860" w:rsidRDefault="001A0AA2" w:rsidP="001A0AA2">
      <w:pPr>
        <w:rPr>
          <w:rFonts w:cstheme="minorHAnsi"/>
          <w:szCs w:val="24"/>
        </w:rPr>
      </w:pPr>
      <w:r w:rsidRPr="000C0860">
        <w:rPr>
          <w:rFonts w:cstheme="minorHAnsi"/>
          <w:noProof/>
          <w:szCs w:val="24"/>
        </w:rPr>
        <w:drawing>
          <wp:inline distT="0" distB="0" distL="0" distR="0" wp14:anchorId="394D0490" wp14:editId="5AB4E18D">
            <wp:extent cx="5772164" cy="649605"/>
            <wp:effectExtent l="0" t="0" r="0" b="0"/>
            <wp:docPr id="1498142794" name="Picture 1" descr="A screenshot of a computer&amp;#xA;&amp;#xA;Description automatically generated"/>
            <wp:cNvGraphicFramePr/>
            <a:graphic xmlns:a="http://schemas.openxmlformats.org/drawingml/2006/main">
              <a:graphicData uri="http://schemas.openxmlformats.org/drawingml/2006/picture">
                <pic:pic xmlns:pic="http://schemas.openxmlformats.org/drawingml/2006/picture">
                  <pic:nvPicPr>
                    <pic:cNvPr id="1498142794" name="Picture 1" descr="A screenshot of a computer&amp;#xA;&amp;#xA;Description automatically generated"/>
                    <pic:cNvPicPr/>
                  </pic:nvPicPr>
                  <pic:blipFill rotWithShape="1">
                    <a:blip r:embed="rId126"/>
                    <a:srcRect l="2187" t="26398" r="662" b="17343"/>
                    <a:stretch/>
                  </pic:blipFill>
                  <pic:spPr bwMode="auto">
                    <a:xfrm>
                      <a:off x="0" y="0"/>
                      <a:ext cx="5774196" cy="649834"/>
                    </a:xfrm>
                    <a:prstGeom prst="rect">
                      <a:avLst/>
                    </a:prstGeom>
                    <a:ln>
                      <a:noFill/>
                    </a:ln>
                    <a:extLst>
                      <a:ext uri="{53640926-AAD7-44D8-BBD7-CCE9431645EC}">
                        <a14:shadowObscured xmlns:a14="http://schemas.microsoft.com/office/drawing/2010/main"/>
                      </a:ext>
                    </a:extLst>
                  </pic:spPr>
                </pic:pic>
              </a:graphicData>
            </a:graphic>
          </wp:inline>
        </w:drawing>
      </w:r>
    </w:p>
    <w:p w14:paraId="5E395554" w14:textId="4DDE1C95" w:rsidR="001A0AA2" w:rsidRPr="000C0860" w:rsidRDefault="001A0AA2" w:rsidP="001A0AA2">
      <w:pPr>
        <w:rPr>
          <w:rFonts w:cstheme="minorHAnsi"/>
          <w:szCs w:val="24"/>
        </w:rPr>
      </w:pPr>
      <w:r w:rsidRPr="000C0860">
        <w:rPr>
          <w:rFonts w:cstheme="minorHAnsi"/>
          <w:noProof/>
          <w:szCs w:val="24"/>
        </w:rPr>
        <w:drawing>
          <wp:anchor distT="0" distB="0" distL="114300" distR="114300" simplePos="0" relativeHeight="251658283" behindDoc="0" locked="0" layoutInCell="1" allowOverlap="1" wp14:anchorId="683DC4DF" wp14:editId="24B6995F">
            <wp:simplePos x="0" y="0"/>
            <wp:positionH relativeFrom="column">
              <wp:posOffset>19050</wp:posOffset>
            </wp:positionH>
            <wp:positionV relativeFrom="paragraph">
              <wp:posOffset>447675</wp:posOffset>
            </wp:positionV>
            <wp:extent cx="5584190" cy="2559685"/>
            <wp:effectExtent l="19050" t="19050" r="16510" b="12065"/>
            <wp:wrapSquare wrapText="bothSides"/>
            <wp:docPr id="1309591224" name="Picture 1" descr="A computer screen shot of a computer screen&amp;#xA;&amp;#xA;Description automatically generated"/>
            <wp:cNvGraphicFramePr/>
            <a:graphic xmlns:a="http://schemas.openxmlformats.org/drawingml/2006/main">
              <a:graphicData uri="http://schemas.openxmlformats.org/drawingml/2006/picture">
                <pic:pic xmlns:pic="http://schemas.openxmlformats.org/drawingml/2006/picture">
                  <pic:nvPicPr>
                    <pic:cNvPr id="1309591224" name="Picture 1" descr="A computer screen shot of a computer screen&amp;#xA;&amp;#xA;Description automatically generated"/>
                    <pic:cNvPicPr/>
                  </pic:nvPicPr>
                  <pic:blipFill rotWithShape="1">
                    <a:blip r:embed="rId127" cstate="print">
                      <a:extLst>
                        <a:ext uri="{28A0092B-C50C-407E-A947-70E740481C1C}">
                          <a14:useLocalDpi xmlns:a14="http://schemas.microsoft.com/office/drawing/2010/main" val="0"/>
                        </a:ext>
                      </a:extLst>
                    </a:blip>
                    <a:srcRect l="3017" t="11414" r="3017" b="11944"/>
                    <a:stretch/>
                  </pic:blipFill>
                  <pic:spPr bwMode="auto">
                    <a:xfrm>
                      <a:off x="0" y="0"/>
                      <a:ext cx="5584190" cy="2559685"/>
                    </a:xfrm>
                    <a:prstGeom prst="rect">
                      <a:avLst/>
                    </a:prstGeom>
                    <a:ln w="9525" cap="flat" cmpd="sng" algn="ctr">
                      <a:solidFill>
                        <a:srgbClr val="4472C4"/>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14:sizeRelV relativeFrom="margin">
              <wp14:pctHeight>0</wp14:pctHeight>
            </wp14:sizeRelV>
          </wp:anchor>
        </w:drawing>
      </w:r>
      <w:r w:rsidRPr="000C0860">
        <w:rPr>
          <w:rFonts w:cstheme="minorHAnsi"/>
          <w:szCs w:val="24"/>
        </w:rPr>
        <w:t>Arrangement status has been changed to “Pending Closure”</w:t>
      </w:r>
    </w:p>
    <w:p w14:paraId="7471F994" w14:textId="7FD5FA9B" w:rsidR="001A0AA2" w:rsidRDefault="001A0AA2" w:rsidP="00291E24">
      <w:pPr>
        <w:rPr>
          <w:rFonts w:cstheme="minorHAnsi"/>
          <w:szCs w:val="24"/>
        </w:rPr>
      </w:pPr>
    </w:p>
    <w:p w14:paraId="5380AB6F" w14:textId="742069D1" w:rsidR="001A0AA2" w:rsidRPr="00F82636" w:rsidRDefault="001A0AA2" w:rsidP="00C876C9">
      <w:pPr>
        <w:pStyle w:val="Heading4"/>
        <w:numPr>
          <w:ilvl w:val="3"/>
          <w:numId w:val="5"/>
        </w:numPr>
        <w:rPr>
          <w:szCs w:val="24"/>
        </w:rPr>
      </w:pPr>
      <w:r w:rsidRPr="00F82636">
        <w:rPr>
          <w:szCs w:val="24"/>
        </w:rPr>
        <w:t>Worksheet details:</w:t>
      </w:r>
    </w:p>
    <w:p w14:paraId="0A3DA728" w14:textId="23CF9E21" w:rsidR="001A0AA2" w:rsidRPr="00BE3D5E" w:rsidRDefault="001A0AA2" w:rsidP="007E6E86">
      <w:pPr>
        <w:numPr>
          <w:ilvl w:val="0"/>
          <w:numId w:val="7"/>
        </w:numPr>
        <w:spacing w:line="240" w:lineRule="auto"/>
        <w:ind w:left="714" w:hanging="357"/>
        <w:contextualSpacing/>
      </w:pPr>
      <w:r w:rsidRPr="4199E1D9">
        <w:t xml:space="preserve">File </w:t>
      </w:r>
      <w:r w:rsidR="006C2E3E">
        <w:t>N</w:t>
      </w:r>
      <w:r w:rsidRPr="4199E1D9">
        <w:t xml:space="preserve">ame: </w:t>
      </w:r>
      <w:r w:rsidR="008527FF">
        <w:t xml:space="preserve">Ijarah </w:t>
      </w:r>
      <w:r w:rsidRPr="4199E1D9">
        <w:t>Working Sheet</w:t>
      </w:r>
    </w:p>
    <w:p w14:paraId="7A42573C" w14:textId="79399BA5" w:rsidR="001A0AA2" w:rsidRPr="00BE3D5E" w:rsidRDefault="001A0AA2" w:rsidP="007E6E86">
      <w:pPr>
        <w:numPr>
          <w:ilvl w:val="0"/>
          <w:numId w:val="7"/>
        </w:numPr>
        <w:spacing w:line="240" w:lineRule="auto"/>
        <w:ind w:left="714" w:hanging="357"/>
        <w:contextualSpacing/>
        <w:rPr>
          <w:u w:val="single"/>
        </w:rPr>
      </w:pPr>
      <w:r w:rsidRPr="4199E1D9">
        <w:t xml:space="preserve">Sheet </w:t>
      </w:r>
      <w:r w:rsidR="006C2E3E">
        <w:t>N</w:t>
      </w:r>
      <w:r w:rsidRPr="4199E1D9">
        <w:t xml:space="preserve">ame: </w:t>
      </w:r>
      <w:r w:rsidR="006C2E3E" w:rsidRPr="006C2E3E">
        <w:t>DayN-File Upload</w:t>
      </w:r>
    </w:p>
    <w:p w14:paraId="5E19915B" w14:textId="76591D57" w:rsidR="001A0AA2" w:rsidRPr="000C0860" w:rsidRDefault="001A0AA2" w:rsidP="001A0AA2">
      <w:pPr>
        <w:rPr>
          <w:rFonts w:cstheme="minorHAnsi"/>
          <w:szCs w:val="24"/>
        </w:rPr>
      </w:pPr>
    </w:p>
    <w:p w14:paraId="54D75CE5" w14:textId="4413CFFB" w:rsidR="001A0AA2" w:rsidRPr="00F82636" w:rsidRDefault="001A0AA2" w:rsidP="001A0AA2">
      <w:pPr>
        <w:pStyle w:val="Heading3"/>
        <w:numPr>
          <w:ilvl w:val="2"/>
          <w:numId w:val="5"/>
        </w:numPr>
      </w:pPr>
      <w:bookmarkStart w:id="880" w:name="_Toc182414027"/>
      <w:bookmarkStart w:id="881" w:name="_Toc182493299"/>
      <w:bookmarkStart w:id="882" w:name="_Toc182493382"/>
      <w:bookmarkStart w:id="883" w:name="_Toc190103127"/>
      <w:r w:rsidRPr="00F82636">
        <w:lastRenderedPageBreak/>
        <w:t xml:space="preserve">Write off </w:t>
      </w:r>
      <w:r>
        <w:t>(</w:t>
      </w:r>
      <w:r w:rsidRPr="008774E2">
        <w:t>WS0</w:t>
      </w:r>
      <w:r w:rsidR="007E59F2">
        <w:t>1</w:t>
      </w:r>
      <w:r w:rsidRPr="008774E2">
        <w:t>-</w:t>
      </w:r>
      <w:r w:rsidR="007E59F2">
        <w:t>IJR</w:t>
      </w:r>
      <w:r w:rsidRPr="008774E2">
        <w:t>-</w:t>
      </w:r>
      <w:r>
        <w:t>11)</w:t>
      </w:r>
      <w:bookmarkEnd w:id="880"/>
      <w:bookmarkEnd w:id="881"/>
      <w:bookmarkEnd w:id="882"/>
      <w:bookmarkEnd w:id="883"/>
    </w:p>
    <w:p w14:paraId="6513ADCF" w14:textId="584765D0" w:rsidR="001A0AA2" w:rsidRPr="000C0860" w:rsidRDefault="001A0AA2" w:rsidP="001A0AA2">
      <w:pPr>
        <w:rPr>
          <w:rFonts w:cstheme="minorHAnsi"/>
          <w:szCs w:val="24"/>
        </w:rPr>
      </w:pPr>
      <w:r w:rsidRPr="000C0860">
        <w:rPr>
          <w:rFonts w:cstheme="minorHAnsi"/>
          <w:szCs w:val="24"/>
        </w:rPr>
        <w:t>User can write of the arrangement by following the below steps:</w:t>
      </w:r>
    </w:p>
    <w:p w14:paraId="3EFFB843" w14:textId="62AE2824" w:rsidR="001A0AA2" w:rsidRPr="000C0860" w:rsidRDefault="001A0AA2" w:rsidP="001A0AA2">
      <w:pPr>
        <w:rPr>
          <w:rFonts w:cstheme="minorHAnsi"/>
          <w:szCs w:val="24"/>
        </w:rPr>
      </w:pPr>
      <w:r w:rsidRPr="000C0860">
        <w:rPr>
          <w:rFonts w:cstheme="minorHAnsi"/>
          <w:szCs w:val="24"/>
        </w:rPr>
        <w:t>User will open the arrangement overview and click on the “New Activity”</w:t>
      </w:r>
    </w:p>
    <w:p w14:paraId="734CC8EA" w14:textId="185FFD7F" w:rsidR="001A0AA2" w:rsidRPr="000C0860" w:rsidRDefault="001A0AA2" w:rsidP="001A0AA2">
      <w:pPr>
        <w:rPr>
          <w:rFonts w:cstheme="minorHAnsi"/>
          <w:szCs w:val="24"/>
        </w:rPr>
      </w:pPr>
      <w:r w:rsidRPr="000C0860">
        <w:rPr>
          <w:rFonts w:cstheme="minorHAnsi"/>
          <w:noProof/>
          <w:szCs w:val="24"/>
        </w:rPr>
        <w:drawing>
          <wp:inline distT="0" distB="0" distL="0" distR="0" wp14:anchorId="0C269CBE" wp14:editId="4057E696">
            <wp:extent cx="5751195" cy="2654291"/>
            <wp:effectExtent l="19050" t="19050" r="20955" b="13335"/>
            <wp:docPr id="1921608062" name="Picture 1"/>
            <wp:cNvGraphicFramePr/>
            <a:graphic xmlns:a="http://schemas.openxmlformats.org/drawingml/2006/main">
              <a:graphicData uri="http://schemas.openxmlformats.org/drawingml/2006/picture">
                <pic:pic xmlns:pic="http://schemas.openxmlformats.org/drawingml/2006/picture">
                  <pic:nvPicPr>
                    <pic:cNvPr id="1921608062" name="Picture 1"/>
                    <pic:cNvPicPr/>
                  </pic:nvPicPr>
                  <pic:blipFill rotWithShape="1">
                    <a:blip r:embed="rId128"/>
                    <a:srcRect l="2564" t="11645" r="662" b="8820"/>
                    <a:stretch/>
                  </pic:blipFill>
                  <pic:spPr bwMode="auto">
                    <a:xfrm>
                      <a:off x="0" y="0"/>
                      <a:ext cx="5751814" cy="2654577"/>
                    </a:xfrm>
                    <a:prstGeom prst="rect">
                      <a:avLst/>
                    </a:prstGeom>
                    <a:ln w="9525" cap="flat" cmpd="sng" algn="ctr">
                      <a:solidFill>
                        <a:srgbClr val="4472C4"/>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63C4AC65" w14:textId="5FD30D94" w:rsidR="001A0AA2" w:rsidRPr="000C0860" w:rsidRDefault="001A0AA2" w:rsidP="001A0AA2">
      <w:pPr>
        <w:rPr>
          <w:rFonts w:cstheme="minorHAnsi"/>
          <w:szCs w:val="24"/>
        </w:rPr>
      </w:pPr>
      <w:r w:rsidRPr="000C0860">
        <w:rPr>
          <w:rFonts w:cstheme="minorHAnsi"/>
          <w:szCs w:val="24"/>
        </w:rPr>
        <w:t>User will go to the “write of Arrangement” and click on “do activity today”</w:t>
      </w:r>
    </w:p>
    <w:p w14:paraId="0B169468" w14:textId="732B24D4" w:rsidR="001A0AA2" w:rsidRPr="000C0860" w:rsidRDefault="001A0AA2" w:rsidP="001A0AA2">
      <w:pPr>
        <w:rPr>
          <w:rFonts w:cstheme="minorHAnsi"/>
          <w:szCs w:val="24"/>
        </w:rPr>
      </w:pPr>
      <w:r w:rsidRPr="000C0860">
        <w:rPr>
          <w:rFonts w:cstheme="minorHAnsi"/>
          <w:noProof/>
          <w:szCs w:val="24"/>
        </w:rPr>
        <w:drawing>
          <wp:inline distT="0" distB="0" distL="0" distR="0" wp14:anchorId="0735DFDD" wp14:editId="38D9CCD2">
            <wp:extent cx="5746115" cy="2905125"/>
            <wp:effectExtent l="19050" t="19050" r="26035" b="28575"/>
            <wp:docPr id="1178691380" name="Picture 1"/>
            <wp:cNvGraphicFramePr/>
            <a:graphic xmlns:a="http://schemas.openxmlformats.org/drawingml/2006/main">
              <a:graphicData uri="http://schemas.openxmlformats.org/drawingml/2006/picture">
                <pic:pic xmlns:pic="http://schemas.openxmlformats.org/drawingml/2006/picture">
                  <pic:nvPicPr>
                    <pic:cNvPr id="1178691380" name="Picture 1"/>
                    <pic:cNvPicPr/>
                  </pic:nvPicPr>
                  <pic:blipFill rotWithShape="1">
                    <a:blip r:embed="rId129"/>
                    <a:srcRect l="2644" t="5075" r="662" b="1102"/>
                    <a:stretch/>
                  </pic:blipFill>
                  <pic:spPr bwMode="auto">
                    <a:xfrm>
                      <a:off x="0" y="0"/>
                      <a:ext cx="5747050" cy="2905598"/>
                    </a:xfrm>
                    <a:prstGeom prst="rect">
                      <a:avLst/>
                    </a:prstGeom>
                    <a:ln>
                      <a:solidFill>
                        <a:schemeClr val="accent1"/>
                      </a:solidFill>
                    </a:ln>
                    <a:extLst>
                      <a:ext uri="{53640926-AAD7-44D8-BBD7-CCE9431645EC}">
                        <a14:shadowObscured xmlns:a14="http://schemas.microsoft.com/office/drawing/2010/main"/>
                      </a:ext>
                    </a:extLst>
                  </pic:spPr>
                </pic:pic>
              </a:graphicData>
            </a:graphic>
          </wp:inline>
        </w:drawing>
      </w:r>
    </w:p>
    <w:p w14:paraId="7C481AF7" w14:textId="41F8CBDE" w:rsidR="001A0AA2" w:rsidRPr="000C0860" w:rsidRDefault="001A0AA2" w:rsidP="001A0AA2">
      <w:pPr>
        <w:rPr>
          <w:rFonts w:cstheme="minorHAnsi"/>
          <w:szCs w:val="24"/>
        </w:rPr>
      </w:pPr>
      <w:r w:rsidRPr="000C0860">
        <w:rPr>
          <w:rFonts w:cstheme="minorHAnsi"/>
          <w:szCs w:val="24"/>
        </w:rPr>
        <w:t>User will click on the balance maintenance tab</w:t>
      </w:r>
    </w:p>
    <w:p w14:paraId="753F76FB" w14:textId="73CF4D0E" w:rsidR="001A0AA2" w:rsidRPr="000C0860" w:rsidRDefault="001A0AA2" w:rsidP="001A0AA2">
      <w:pPr>
        <w:rPr>
          <w:rFonts w:cstheme="minorHAnsi"/>
          <w:szCs w:val="24"/>
        </w:rPr>
      </w:pPr>
      <w:r w:rsidRPr="000C0860">
        <w:rPr>
          <w:rFonts w:cstheme="minorHAnsi"/>
          <w:noProof/>
          <w:szCs w:val="24"/>
        </w:rPr>
        <w:lastRenderedPageBreak/>
        <w:drawing>
          <wp:inline distT="0" distB="0" distL="0" distR="0" wp14:anchorId="16935C39" wp14:editId="2E45B892">
            <wp:extent cx="5671820" cy="2790825"/>
            <wp:effectExtent l="19050" t="19050" r="24130" b="28575"/>
            <wp:docPr id="58635881" name="Picture 1" descr="A screenshot of a computer&amp;#xA;&amp;#xA;Description automatically generated"/>
            <wp:cNvGraphicFramePr/>
            <a:graphic xmlns:a="http://schemas.openxmlformats.org/drawingml/2006/main">
              <a:graphicData uri="http://schemas.openxmlformats.org/drawingml/2006/picture">
                <pic:pic xmlns:pic="http://schemas.openxmlformats.org/drawingml/2006/picture">
                  <pic:nvPicPr>
                    <pic:cNvPr id="58635881" name="Picture 1" descr="A screenshot of a computer&amp;#xA;&amp;#xA;Description automatically generated"/>
                    <pic:cNvPicPr/>
                  </pic:nvPicPr>
                  <pic:blipFill rotWithShape="1">
                    <a:blip r:embed="rId130"/>
                    <a:srcRect l="3045" t="5290" r="1522" b="8595"/>
                    <a:stretch/>
                  </pic:blipFill>
                  <pic:spPr bwMode="auto">
                    <a:xfrm>
                      <a:off x="0" y="0"/>
                      <a:ext cx="5671820" cy="2790825"/>
                    </a:xfrm>
                    <a:prstGeom prst="rect">
                      <a:avLst/>
                    </a:prstGeom>
                    <a:ln>
                      <a:solidFill>
                        <a:schemeClr val="accent1"/>
                      </a:solidFill>
                    </a:ln>
                    <a:extLst>
                      <a:ext uri="{53640926-AAD7-44D8-BBD7-CCE9431645EC}">
                        <a14:shadowObscured xmlns:a14="http://schemas.microsoft.com/office/drawing/2010/main"/>
                      </a:ext>
                    </a:extLst>
                  </pic:spPr>
                </pic:pic>
              </a:graphicData>
            </a:graphic>
          </wp:inline>
        </w:drawing>
      </w:r>
    </w:p>
    <w:p w14:paraId="1EC461C3" w14:textId="17908D88" w:rsidR="001A0AA2" w:rsidRPr="000C0860" w:rsidRDefault="001A0AA2" w:rsidP="001A0AA2">
      <w:pPr>
        <w:rPr>
          <w:rFonts w:cstheme="minorHAnsi"/>
          <w:szCs w:val="24"/>
        </w:rPr>
      </w:pPr>
      <w:r w:rsidRPr="000C0860">
        <w:rPr>
          <w:rFonts w:cstheme="minorHAnsi"/>
          <w:szCs w:val="24"/>
        </w:rPr>
        <w:t>And then click to validate and commit the record.</w:t>
      </w:r>
    </w:p>
    <w:p w14:paraId="6EE742F0" w14:textId="1C374C0A" w:rsidR="001A0AA2" w:rsidRPr="000C0860" w:rsidRDefault="001A0AA2" w:rsidP="001A0AA2">
      <w:pPr>
        <w:rPr>
          <w:rFonts w:cstheme="minorHAnsi"/>
          <w:szCs w:val="24"/>
        </w:rPr>
      </w:pPr>
      <w:r w:rsidRPr="000C0860">
        <w:rPr>
          <w:rFonts w:cstheme="minorHAnsi"/>
          <w:noProof/>
          <w:szCs w:val="24"/>
        </w:rPr>
        <w:drawing>
          <wp:anchor distT="0" distB="0" distL="114300" distR="114300" simplePos="0" relativeHeight="251658284" behindDoc="0" locked="0" layoutInCell="1" allowOverlap="1" wp14:anchorId="43C685EA" wp14:editId="320C49C9">
            <wp:simplePos x="914400" y="4343400"/>
            <wp:positionH relativeFrom="column">
              <wp:align>left</wp:align>
            </wp:positionH>
            <wp:positionV relativeFrom="paragraph">
              <wp:align>top</wp:align>
            </wp:positionV>
            <wp:extent cx="5628672" cy="2814320"/>
            <wp:effectExtent l="19050" t="19050" r="10160" b="24130"/>
            <wp:wrapSquare wrapText="bothSides"/>
            <wp:docPr id="1227822822" name="Picture 1" descr="A computer screen shot of a computer&amp;#xA;&amp;#xA;Description automatically generated"/>
            <wp:cNvGraphicFramePr/>
            <a:graphic xmlns:a="http://schemas.openxmlformats.org/drawingml/2006/main">
              <a:graphicData uri="http://schemas.openxmlformats.org/drawingml/2006/picture">
                <pic:pic xmlns:pic="http://schemas.openxmlformats.org/drawingml/2006/picture">
                  <pic:nvPicPr>
                    <pic:cNvPr id="1227822822" name="Picture 1" descr="A computer screen shot of a computer&amp;#xA;&amp;#xA;Description automatically generated"/>
                    <pic:cNvPicPr/>
                  </pic:nvPicPr>
                  <pic:blipFill rotWithShape="1">
                    <a:blip r:embed="rId131" cstate="print">
                      <a:extLst>
                        <a:ext uri="{28A0092B-C50C-407E-A947-70E740481C1C}">
                          <a14:useLocalDpi xmlns:a14="http://schemas.microsoft.com/office/drawing/2010/main" val="0"/>
                        </a:ext>
                      </a:extLst>
                    </a:blip>
                    <a:srcRect l="3286" t="7693" r="2003" b="8121"/>
                    <a:stretch/>
                  </pic:blipFill>
                  <pic:spPr bwMode="auto">
                    <a:xfrm>
                      <a:off x="0" y="0"/>
                      <a:ext cx="5628672" cy="2814320"/>
                    </a:xfrm>
                    <a:prstGeom prst="rect">
                      <a:avLst/>
                    </a:prstGeom>
                    <a:ln>
                      <a:solidFill>
                        <a:schemeClr val="accent1"/>
                      </a:solidFill>
                    </a:ln>
                    <a:extLst>
                      <a:ext uri="{53640926-AAD7-44D8-BBD7-CCE9431645EC}">
                        <a14:shadowObscured xmlns:a14="http://schemas.microsoft.com/office/drawing/2010/main"/>
                      </a:ext>
                    </a:extLst>
                  </pic:spPr>
                </pic:pic>
              </a:graphicData>
            </a:graphic>
          </wp:anchor>
        </w:drawing>
      </w:r>
      <w:r w:rsidRPr="000C0860">
        <w:rPr>
          <w:rFonts w:cstheme="minorHAnsi"/>
          <w:szCs w:val="24"/>
        </w:rPr>
        <w:br w:type="textWrapping" w:clear="all"/>
        <w:t>record has been committed.</w:t>
      </w:r>
    </w:p>
    <w:p w14:paraId="38FFEDDE" w14:textId="01A699D7" w:rsidR="001A0AA2" w:rsidRPr="000C0860" w:rsidRDefault="001A0AA2" w:rsidP="001A0AA2">
      <w:pPr>
        <w:rPr>
          <w:rFonts w:cstheme="minorHAnsi"/>
          <w:szCs w:val="24"/>
        </w:rPr>
      </w:pPr>
      <w:r w:rsidRPr="000C0860">
        <w:rPr>
          <w:rFonts w:cstheme="minorHAnsi"/>
          <w:noProof/>
          <w:szCs w:val="24"/>
        </w:rPr>
        <w:drawing>
          <wp:inline distT="0" distB="0" distL="0" distR="0" wp14:anchorId="1C776D74" wp14:editId="2CAEAEEB">
            <wp:extent cx="5738813" cy="859152"/>
            <wp:effectExtent l="19050" t="19050" r="14605" b="17780"/>
            <wp:docPr id="787374240" name="Picture 1" descr="A screenshot of a computer&amp;#xA;&amp;#xA;Description automatically generated"/>
            <wp:cNvGraphicFramePr/>
            <a:graphic xmlns:a="http://schemas.openxmlformats.org/drawingml/2006/main">
              <a:graphicData uri="http://schemas.openxmlformats.org/drawingml/2006/picture">
                <pic:pic xmlns:pic="http://schemas.openxmlformats.org/drawingml/2006/picture">
                  <pic:nvPicPr>
                    <pic:cNvPr id="787374240" name="Picture 1" descr="A screenshot of a computer&amp;#xA;&amp;#xA;Description automatically generated"/>
                    <pic:cNvPicPr/>
                  </pic:nvPicPr>
                  <pic:blipFill rotWithShape="1">
                    <a:blip r:embed="rId132"/>
                    <a:srcRect l="2806" t="36336" r="604"/>
                    <a:stretch/>
                  </pic:blipFill>
                  <pic:spPr bwMode="auto">
                    <a:xfrm>
                      <a:off x="0" y="0"/>
                      <a:ext cx="5740960" cy="859473"/>
                    </a:xfrm>
                    <a:prstGeom prst="rect">
                      <a:avLst/>
                    </a:prstGeom>
                    <a:ln>
                      <a:solidFill>
                        <a:schemeClr val="accent1"/>
                      </a:solidFill>
                    </a:ln>
                    <a:extLst>
                      <a:ext uri="{53640926-AAD7-44D8-BBD7-CCE9431645EC}">
                        <a14:shadowObscured xmlns:a14="http://schemas.microsoft.com/office/drawing/2010/main"/>
                      </a:ext>
                    </a:extLst>
                  </pic:spPr>
                </pic:pic>
              </a:graphicData>
            </a:graphic>
          </wp:inline>
        </w:drawing>
      </w:r>
    </w:p>
    <w:p w14:paraId="4D554114" w14:textId="39D101F3" w:rsidR="001A0AA2" w:rsidRPr="000C0860" w:rsidRDefault="001A0AA2" w:rsidP="001A0AA2">
      <w:pPr>
        <w:rPr>
          <w:rFonts w:cstheme="minorHAnsi"/>
          <w:szCs w:val="24"/>
        </w:rPr>
      </w:pPr>
      <w:r w:rsidRPr="000C0860">
        <w:rPr>
          <w:rFonts w:cstheme="minorHAnsi"/>
          <w:szCs w:val="24"/>
        </w:rPr>
        <w:lastRenderedPageBreak/>
        <w:t>Authorizer can authorize the write off activity from the arrangement overview and click on the menu icon to authorize the activity.</w:t>
      </w:r>
      <w:r w:rsidRPr="000C0860">
        <w:rPr>
          <w:rFonts w:cstheme="minorHAnsi"/>
          <w:noProof/>
          <w:szCs w:val="24"/>
        </w:rPr>
        <w:drawing>
          <wp:inline distT="0" distB="0" distL="0" distR="0" wp14:anchorId="4479348E" wp14:editId="78E1F47D">
            <wp:extent cx="5662017" cy="2800350"/>
            <wp:effectExtent l="19050" t="19050" r="15240" b="19050"/>
            <wp:docPr id="2046984695" name="Picture 1"/>
            <wp:cNvGraphicFramePr/>
            <a:graphic xmlns:a="http://schemas.openxmlformats.org/drawingml/2006/main">
              <a:graphicData uri="http://schemas.openxmlformats.org/drawingml/2006/picture">
                <pic:pic xmlns:pic="http://schemas.openxmlformats.org/drawingml/2006/picture">
                  <pic:nvPicPr>
                    <pic:cNvPr id="2046984695" name="Picture 1"/>
                    <pic:cNvPicPr/>
                  </pic:nvPicPr>
                  <pic:blipFill rotWithShape="1">
                    <a:blip r:embed="rId133"/>
                    <a:srcRect l="1923" t="8099" r="2805" b="8354"/>
                    <a:stretch/>
                  </pic:blipFill>
                  <pic:spPr bwMode="auto">
                    <a:xfrm>
                      <a:off x="0" y="0"/>
                      <a:ext cx="5662602" cy="2800639"/>
                    </a:xfrm>
                    <a:prstGeom prst="rect">
                      <a:avLst/>
                    </a:prstGeom>
                    <a:ln>
                      <a:solidFill>
                        <a:schemeClr val="accent1"/>
                      </a:solidFill>
                    </a:ln>
                    <a:extLst>
                      <a:ext uri="{53640926-AAD7-44D8-BBD7-CCE9431645EC}">
                        <a14:shadowObscured xmlns:a14="http://schemas.microsoft.com/office/drawing/2010/main"/>
                      </a:ext>
                    </a:extLst>
                  </pic:spPr>
                </pic:pic>
              </a:graphicData>
            </a:graphic>
          </wp:inline>
        </w:drawing>
      </w:r>
    </w:p>
    <w:p w14:paraId="5AAE7787" w14:textId="3C929CD5" w:rsidR="001A0AA2" w:rsidRPr="000C0860" w:rsidRDefault="001A0AA2" w:rsidP="001A0AA2">
      <w:pPr>
        <w:rPr>
          <w:rFonts w:cstheme="minorHAnsi"/>
          <w:szCs w:val="24"/>
        </w:rPr>
      </w:pPr>
      <w:r w:rsidRPr="000C0860">
        <w:rPr>
          <w:rFonts w:cstheme="minorHAnsi"/>
          <w:szCs w:val="24"/>
        </w:rPr>
        <w:t>Commit the record to authorize the activity</w:t>
      </w:r>
    </w:p>
    <w:p w14:paraId="722C5905" w14:textId="287491F3" w:rsidR="001A0AA2" w:rsidRPr="000C0860" w:rsidRDefault="001A0AA2" w:rsidP="001A0AA2">
      <w:pPr>
        <w:rPr>
          <w:rFonts w:cstheme="minorHAnsi"/>
          <w:szCs w:val="24"/>
        </w:rPr>
      </w:pPr>
      <w:r w:rsidRPr="000C0860">
        <w:rPr>
          <w:rFonts w:cstheme="minorHAnsi"/>
          <w:noProof/>
          <w:szCs w:val="24"/>
        </w:rPr>
        <w:drawing>
          <wp:inline distT="0" distB="0" distL="0" distR="0" wp14:anchorId="0F6D5580" wp14:editId="7075CD2A">
            <wp:extent cx="5642964" cy="2847658"/>
            <wp:effectExtent l="19050" t="19050" r="15240" b="10160"/>
            <wp:docPr id="107946134" name="Picture 1"/>
            <wp:cNvGraphicFramePr/>
            <a:graphic xmlns:a="http://schemas.openxmlformats.org/drawingml/2006/main">
              <a:graphicData uri="http://schemas.openxmlformats.org/drawingml/2006/picture">
                <pic:pic xmlns:pic="http://schemas.openxmlformats.org/drawingml/2006/picture">
                  <pic:nvPicPr>
                    <pic:cNvPr id="107946134" name="Picture 1"/>
                    <pic:cNvPicPr/>
                  </pic:nvPicPr>
                  <pic:blipFill rotWithShape="1">
                    <a:blip r:embed="rId134"/>
                    <a:srcRect l="2805" t="6977" r="2245" b="7887"/>
                    <a:stretch/>
                  </pic:blipFill>
                  <pic:spPr bwMode="auto">
                    <a:xfrm>
                      <a:off x="0" y="0"/>
                      <a:ext cx="5643545" cy="2847951"/>
                    </a:xfrm>
                    <a:prstGeom prst="rect">
                      <a:avLst/>
                    </a:prstGeom>
                    <a:ln>
                      <a:solidFill>
                        <a:schemeClr val="accent1"/>
                      </a:solidFill>
                    </a:ln>
                    <a:extLst>
                      <a:ext uri="{53640926-AAD7-44D8-BBD7-CCE9431645EC}">
                        <a14:shadowObscured xmlns:a14="http://schemas.microsoft.com/office/drawing/2010/main"/>
                      </a:ext>
                    </a:extLst>
                  </pic:spPr>
                </pic:pic>
              </a:graphicData>
            </a:graphic>
          </wp:inline>
        </w:drawing>
      </w:r>
    </w:p>
    <w:p w14:paraId="2A6012FF" w14:textId="4DC17C26" w:rsidR="001A0AA2" w:rsidRPr="000C0860" w:rsidRDefault="001A0AA2" w:rsidP="001A0AA2">
      <w:pPr>
        <w:rPr>
          <w:rFonts w:cstheme="minorHAnsi"/>
          <w:szCs w:val="24"/>
        </w:rPr>
      </w:pPr>
      <w:r w:rsidRPr="000C0860">
        <w:rPr>
          <w:rFonts w:cstheme="minorHAnsi"/>
          <w:szCs w:val="24"/>
        </w:rPr>
        <w:t>Authorization is completed</w:t>
      </w:r>
    </w:p>
    <w:p w14:paraId="42C595FB" w14:textId="3AC435F3" w:rsidR="001A0AA2" w:rsidRPr="000C0860" w:rsidRDefault="001A0AA2" w:rsidP="001A0AA2">
      <w:pPr>
        <w:rPr>
          <w:rFonts w:cstheme="minorHAnsi"/>
          <w:szCs w:val="24"/>
        </w:rPr>
      </w:pPr>
      <w:r w:rsidRPr="000C0860">
        <w:rPr>
          <w:rFonts w:cstheme="minorHAnsi"/>
          <w:noProof/>
          <w:szCs w:val="24"/>
        </w:rPr>
        <w:drawing>
          <wp:inline distT="0" distB="0" distL="0" distR="0" wp14:anchorId="724CB0E7" wp14:editId="032B7672">
            <wp:extent cx="5784602" cy="814387"/>
            <wp:effectExtent l="19050" t="19050" r="26035" b="24130"/>
            <wp:docPr id="610050057" name="Picture 1" descr="A screenshot of a computer&amp;#xA;&amp;#xA;Description automatically generated"/>
            <wp:cNvGraphicFramePr/>
            <a:graphic xmlns:a="http://schemas.openxmlformats.org/drawingml/2006/main">
              <a:graphicData uri="http://schemas.openxmlformats.org/drawingml/2006/picture">
                <pic:pic xmlns:pic="http://schemas.openxmlformats.org/drawingml/2006/picture">
                  <pic:nvPicPr>
                    <pic:cNvPr id="610050057" name="Picture 1" descr="A screenshot of a computer&amp;#xA;&amp;#xA;Description automatically generated"/>
                    <pic:cNvPicPr/>
                  </pic:nvPicPr>
                  <pic:blipFill rotWithShape="1">
                    <a:blip r:embed="rId135"/>
                    <a:srcRect t="16965" r="2644" b="15549"/>
                    <a:stretch/>
                  </pic:blipFill>
                  <pic:spPr bwMode="auto">
                    <a:xfrm>
                      <a:off x="0" y="0"/>
                      <a:ext cx="5786438" cy="814645"/>
                    </a:xfrm>
                    <a:prstGeom prst="rect">
                      <a:avLst/>
                    </a:prstGeom>
                    <a:ln>
                      <a:solidFill>
                        <a:schemeClr val="accent1"/>
                      </a:solidFill>
                    </a:ln>
                    <a:extLst>
                      <a:ext uri="{53640926-AAD7-44D8-BBD7-CCE9431645EC}">
                        <a14:shadowObscured xmlns:a14="http://schemas.microsoft.com/office/drawing/2010/main"/>
                      </a:ext>
                    </a:extLst>
                  </pic:spPr>
                </pic:pic>
              </a:graphicData>
            </a:graphic>
          </wp:inline>
        </w:drawing>
      </w:r>
    </w:p>
    <w:p w14:paraId="5C90796C" w14:textId="77777777" w:rsidR="00C876C9" w:rsidRDefault="00C876C9">
      <w:pPr>
        <w:rPr>
          <w:rFonts w:cstheme="minorHAnsi"/>
          <w:szCs w:val="24"/>
        </w:rPr>
      </w:pPr>
      <w:r>
        <w:rPr>
          <w:rFonts w:cstheme="minorHAnsi"/>
          <w:szCs w:val="24"/>
        </w:rPr>
        <w:br w:type="page"/>
      </w:r>
    </w:p>
    <w:p w14:paraId="311793C1" w14:textId="563501F5" w:rsidR="001A0AA2" w:rsidRDefault="001A0AA2" w:rsidP="001A0AA2">
      <w:pPr>
        <w:rPr>
          <w:rFonts w:cstheme="minorHAnsi"/>
          <w:szCs w:val="24"/>
        </w:rPr>
      </w:pPr>
      <w:r w:rsidRPr="000C0860">
        <w:rPr>
          <w:rFonts w:cstheme="minorHAnsi"/>
          <w:szCs w:val="24"/>
        </w:rPr>
        <w:lastRenderedPageBreak/>
        <w:t>User may check the accounting entries from enquiry section.</w:t>
      </w:r>
    </w:p>
    <w:p w14:paraId="708C1738" w14:textId="69B25493" w:rsidR="001A0AA2" w:rsidRPr="009E78D1" w:rsidRDefault="001A0AA2" w:rsidP="001A0AA2">
      <w:pPr>
        <w:rPr>
          <w:rFonts w:cstheme="minorHAnsi"/>
          <w:b/>
          <w:bCs/>
          <w:szCs w:val="24"/>
        </w:rPr>
      </w:pPr>
      <w:r w:rsidRPr="009E78D1">
        <w:rPr>
          <w:rFonts w:cstheme="minorHAnsi"/>
          <w:b/>
          <w:bCs/>
          <w:szCs w:val="24"/>
        </w:rPr>
        <w:t xml:space="preserve">Accounting entries </w:t>
      </w:r>
    </w:p>
    <w:tbl>
      <w:tblPr>
        <w:tblW w:w="0" w:type="auto"/>
        <w:tblLook w:val="04A0" w:firstRow="1" w:lastRow="0" w:firstColumn="1" w:lastColumn="0" w:noHBand="0" w:noVBand="1"/>
      </w:tblPr>
      <w:tblGrid>
        <w:gridCol w:w="1522"/>
        <w:gridCol w:w="1448"/>
        <w:gridCol w:w="1977"/>
        <w:gridCol w:w="1494"/>
        <w:gridCol w:w="1361"/>
        <w:gridCol w:w="1214"/>
      </w:tblGrid>
      <w:tr w:rsidR="00AD22EC" w:rsidRPr="00AD22EC" w14:paraId="21FB4DBE" w14:textId="77777777" w:rsidTr="00AD22EC">
        <w:trPr>
          <w:trHeight w:val="624"/>
        </w:trPr>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6C36CFED" w14:textId="77777777" w:rsidR="00AD22EC" w:rsidRPr="00AD22EC" w:rsidRDefault="00AD22EC" w:rsidP="00AD22EC">
            <w:pPr>
              <w:spacing w:after="0" w:line="240" w:lineRule="auto"/>
              <w:rPr>
                <w:rFonts w:ascii="Calibri" w:eastAsia="Times New Roman" w:hAnsi="Calibri" w:cs="Calibri"/>
                <w:b/>
                <w:bCs/>
                <w:color w:val="000000"/>
                <w:szCs w:val="24"/>
              </w:rPr>
            </w:pPr>
            <w:r w:rsidRPr="00AD22EC">
              <w:rPr>
                <w:rFonts w:ascii="Calibri" w:eastAsia="Times New Roman" w:hAnsi="Calibri" w:cs="Calibri"/>
                <w:b/>
                <w:bCs/>
                <w:color w:val="000000"/>
                <w:szCs w:val="24"/>
              </w:rPr>
              <w:t>Stage</w:t>
            </w:r>
          </w:p>
        </w:tc>
        <w:tc>
          <w:tcPr>
            <w:tcW w:w="0" w:type="auto"/>
            <w:tcBorders>
              <w:top w:val="single" w:sz="4" w:space="0" w:color="auto"/>
              <w:left w:val="nil"/>
              <w:bottom w:val="single" w:sz="4" w:space="0" w:color="auto"/>
              <w:right w:val="single" w:sz="4" w:space="0" w:color="auto"/>
            </w:tcBorders>
            <w:shd w:val="clear" w:color="auto" w:fill="auto"/>
            <w:vAlign w:val="center"/>
            <w:hideMark/>
          </w:tcPr>
          <w:p w14:paraId="0DD3B521" w14:textId="77777777" w:rsidR="00AD22EC" w:rsidRPr="00AD22EC" w:rsidRDefault="00AD22EC" w:rsidP="00AD22EC">
            <w:pPr>
              <w:spacing w:after="0" w:line="240" w:lineRule="auto"/>
              <w:rPr>
                <w:rFonts w:ascii="Calibri" w:eastAsia="Times New Roman" w:hAnsi="Calibri" w:cs="Calibri"/>
                <w:b/>
                <w:bCs/>
                <w:color w:val="000000"/>
                <w:szCs w:val="24"/>
              </w:rPr>
            </w:pPr>
            <w:r w:rsidRPr="00AD22EC">
              <w:rPr>
                <w:rFonts w:ascii="Calibri" w:eastAsia="Times New Roman" w:hAnsi="Calibri" w:cs="Calibri"/>
                <w:b/>
                <w:bCs/>
                <w:color w:val="000000"/>
                <w:szCs w:val="24"/>
              </w:rPr>
              <w:t>Debit/Credit</w:t>
            </w:r>
          </w:p>
        </w:tc>
        <w:tc>
          <w:tcPr>
            <w:tcW w:w="0" w:type="auto"/>
            <w:tcBorders>
              <w:top w:val="single" w:sz="4" w:space="0" w:color="auto"/>
              <w:left w:val="nil"/>
              <w:bottom w:val="single" w:sz="4" w:space="0" w:color="auto"/>
              <w:right w:val="single" w:sz="4" w:space="0" w:color="auto"/>
            </w:tcBorders>
            <w:shd w:val="clear" w:color="auto" w:fill="auto"/>
            <w:vAlign w:val="center"/>
            <w:hideMark/>
          </w:tcPr>
          <w:p w14:paraId="0DD87A8C" w14:textId="77777777" w:rsidR="00AD22EC" w:rsidRPr="00AD22EC" w:rsidRDefault="00AD22EC" w:rsidP="00AD22EC">
            <w:pPr>
              <w:spacing w:after="0" w:line="240" w:lineRule="auto"/>
              <w:rPr>
                <w:rFonts w:ascii="Calibri" w:eastAsia="Times New Roman" w:hAnsi="Calibri" w:cs="Calibri"/>
                <w:b/>
                <w:bCs/>
                <w:color w:val="000000"/>
                <w:szCs w:val="24"/>
              </w:rPr>
            </w:pPr>
            <w:r w:rsidRPr="00AD22EC">
              <w:rPr>
                <w:rFonts w:ascii="Calibri" w:eastAsia="Times New Roman" w:hAnsi="Calibri" w:cs="Calibri"/>
                <w:b/>
                <w:bCs/>
                <w:color w:val="000000"/>
                <w:szCs w:val="24"/>
              </w:rPr>
              <w:t>Accounting Entries</w:t>
            </w:r>
          </w:p>
        </w:tc>
        <w:tc>
          <w:tcPr>
            <w:tcW w:w="0" w:type="auto"/>
            <w:tcBorders>
              <w:top w:val="single" w:sz="4" w:space="0" w:color="auto"/>
              <w:left w:val="nil"/>
              <w:bottom w:val="single" w:sz="4" w:space="0" w:color="auto"/>
              <w:right w:val="single" w:sz="4" w:space="0" w:color="auto"/>
            </w:tcBorders>
            <w:shd w:val="clear" w:color="auto" w:fill="auto"/>
            <w:vAlign w:val="center"/>
            <w:hideMark/>
          </w:tcPr>
          <w:p w14:paraId="44E2123E" w14:textId="77777777" w:rsidR="00AD22EC" w:rsidRPr="00AD22EC" w:rsidRDefault="00AD22EC" w:rsidP="00AD22EC">
            <w:pPr>
              <w:spacing w:after="0" w:line="240" w:lineRule="auto"/>
              <w:rPr>
                <w:rFonts w:ascii="Calibri" w:eastAsia="Times New Roman" w:hAnsi="Calibri" w:cs="Calibri"/>
                <w:b/>
                <w:bCs/>
                <w:color w:val="000000"/>
                <w:szCs w:val="24"/>
              </w:rPr>
            </w:pPr>
            <w:r w:rsidRPr="00AD22EC">
              <w:rPr>
                <w:rFonts w:ascii="Calibri" w:eastAsia="Times New Roman" w:hAnsi="Calibri" w:cs="Calibri"/>
                <w:b/>
                <w:bCs/>
                <w:color w:val="000000"/>
                <w:szCs w:val="24"/>
              </w:rPr>
              <w:t>Description</w:t>
            </w:r>
          </w:p>
        </w:tc>
        <w:tc>
          <w:tcPr>
            <w:tcW w:w="0" w:type="auto"/>
            <w:tcBorders>
              <w:top w:val="single" w:sz="4" w:space="0" w:color="auto"/>
              <w:left w:val="nil"/>
              <w:bottom w:val="single" w:sz="4" w:space="0" w:color="auto"/>
              <w:right w:val="single" w:sz="4" w:space="0" w:color="auto"/>
            </w:tcBorders>
            <w:shd w:val="clear" w:color="auto" w:fill="auto"/>
            <w:vAlign w:val="center"/>
            <w:hideMark/>
          </w:tcPr>
          <w:p w14:paraId="2FE2B602" w14:textId="77777777" w:rsidR="00AD22EC" w:rsidRPr="00AD22EC" w:rsidRDefault="00AD22EC" w:rsidP="00AD22EC">
            <w:pPr>
              <w:spacing w:after="0" w:line="240" w:lineRule="auto"/>
              <w:rPr>
                <w:rFonts w:ascii="Calibri" w:eastAsia="Times New Roman" w:hAnsi="Calibri" w:cs="Calibri"/>
                <w:b/>
                <w:bCs/>
                <w:color w:val="000000"/>
                <w:szCs w:val="24"/>
              </w:rPr>
            </w:pPr>
            <w:r w:rsidRPr="00AD22EC">
              <w:rPr>
                <w:rFonts w:ascii="Calibri" w:eastAsia="Times New Roman" w:hAnsi="Calibri" w:cs="Calibri"/>
                <w:b/>
                <w:bCs/>
                <w:color w:val="000000"/>
                <w:szCs w:val="24"/>
              </w:rPr>
              <w:t>Core/ Customized</w:t>
            </w:r>
          </w:p>
        </w:tc>
        <w:tc>
          <w:tcPr>
            <w:tcW w:w="0" w:type="auto"/>
            <w:tcBorders>
              <w:top w:val="single" w:sz="4" w:space="0" w:color="auto"/>
              <w:left w:val="nil"/>
              <w:bottom w:val="single" w:sz="4" w:space="0" w:color="auto"/>
              <w:right w:val="single" w:sz="4" w:space="0" w:color="auto"/>
            </w:tcBorders>
            <w:shd w:val="clear" w:color="auto" w:fill="auto"/>
            <w:vAlign w:val="center"/>
            <w:hideMark/>
          </w:tcPr>
          <w:p w14:paraId="276D2A45" w14:textId="77777777" w:rsidR="00AD22EC" w:rsidRPr="00AD22EC" w:rsidRDefault="00AD22EC" w:rsidP="00AD22EC">
            <w:pPr>
              <w:spacing w:after="0" w:line="240" w:lineRule="auto"/>
              <w:rPr>
                <w:rFonts w:ascii="Calibri" w:eastAsia="Times New Roman" w:hAnsi="Calibri" w:cs="Calibri"/>
                <w:b/>
                <w:bCs/>
                <w:color w:val="000000"/>
                <w:szCs w:val="24"/>
              </w:rPr>
            </w:pPr>
            <w:r w:rsidRPr="00AD22EC">
              <w:rPr>
                <w:rFonts w:ascii="Calibri" w:eastAsia="Times New Roman" w:hAnsi="Calibri" w:cs="Calibri"/>
                <w:b/>
                <w:bCs/>
                <w:color w:val="000000"/>
                <w:szCs w:val="24"/>
              </w:rPr>
              <w:t>Account Reflection</w:t>
            </w:r>
          </w:p>
        </w:tc>
      </w:tr>
      <w:tr w:rsidR="00AD22EC" w:rsidRPr="00AD22EC" w14:paraId="69A72893" w14:textId="77777777" w:rsidTr="00AD22EC">
        <w:trPr>
          <w:trHeight w:val="624"/>
        </w:trPr>
        <w:tc>
          <w:tcPr>
            <w:tcW w:w="0" w:type="auto"/>
            <w:vMerge w:val="restart"/>
            <w:tcBorders>
              <w:top w:val="nil"/>
              <w:left w:val="single" w:sz="4" w:space="0" w:color="auto"/>
              <w:bottom w:val="single" w:sz="4" w:space="0" w:color="auto"/>
              <w:right w:val="single" w:sz="4" w:space="0" w:color="auto"/>
            </w:tcBorders>
            <w:shd w:val="clear" w:color="auto" w:fill="auto"/>
            <w:vAlign w:val="center"/>
            <w:hideMark/>
          </w:tcPr>
          <w:p w14:paraId="40E24019" w14:textId="77777777" w:rsidR="00AD22EC" w:rsidRPr="00AD22EC" w:rsidRDefault="00AD22EC" w:rsidP="00AD22EC">
            <w:pPr>
              <w:spacing w:after="0" w:line="240" w:lineRule="auto"/>
              <w:rPr>
                <w:rFonts w:ascii="Calibri" w:eastAsia="Times New Roman" w:hAnsi="Calibri" w:cs="Calibri"/>
                <w:b/>
                <w:bCs/>
                <w:color w:val="000000"/>
                <w:szCs w:val="24"/>
              </w:rPr>
            </w:pPr>
            <w:r w:rsidRPr="00AD22EC">
              <w:rPr>
                <w:rFonts w:ascii="Calibri" w:eastAsia="Times New Roman" w:hAnsi="Calibri" w:cs="Calibri"/>
                <w:b/>
                <w:bCs/>
                <w:color w:val="000000"/>
                <w:szCs w:val="24"/>
              </w:rPr>
              <w:t>Write off of Arrangement</w:t>
            </w:r>
          </w:p>
        </w:tc>
        <w:tc>
          <w:tcPr>
            <w:tcW w:w="0" w:type="auto"/>
            <w:tcBorders>
              <w:top w:val="nil"/>
              <w:left w:val="nil"/>
              <w:bottom w:val="single" w:sz="4" w:space="0" w:color="auto"/>
              <w:right w:val="single" w:sz="4" w:space="0" w:color="auto"/>
            </w:tcBorders>
            <w:shd w:val="clear" w:color="auto" w:fill="auto"/>
            <w:vAlign w:val="center"/>
            <w:hideMark/>
          </w:tcPr>
          <w:p w14:paraId="42C1E343" w14:textId="77777777" w:rsidR="00AD22EC" w:rsidRPr="00AD22EC" w:rsidRDefault="00AD22EC" w:rsidP="00AD22EC">
            <w:pPr>
              <w:spacing w:after="0" w:line="240" w:lineRule="auto"/>
              <w:rPr>
                <w:rFonts w:ascii="Calibri" w:eastAsia="Times New Roman" w:hAnsi="Calibri" w:cs="Calibri"/>
                <w:color w:val="000000"/>
                <w:szCs w:val="24"/>
              </w:rPr>
            </w:pPr>
            <w:r w:rsidRPr="00AD22EC">
              <w:rPr>
                <w:rFonts w:ascii="Calibri" w:eastAsia="Times New Roman" w:hAnsi="Calibri" w:cs="Calibri"/>
                <w:color w:val="000000"/>
                <w:szCs w:val="24"/>
              </w:rPr>
              <w:t>DR</w:t>
            </w:r>
          </w:p>
        </w:tc>
        <w:tc>
          <w:tcPr>
            <w:tcW w:w="0" w:type="auto"/>
            <w:tcBorders>
              <w:top w:val="nil"/>
              <w:left w:val="nil"/>
              <w:bottom w:val="single" w:sz="4" w:space="0" w:color="auto"/>
              <w:right w:val="single" w:sz="4" w:space="0" w:color="auto"/>
            </w:tcBorders>
            <w:shd w:val="clear" w:color="auto" w:fill="auto"/>
            <w:vAlign w:val="center"/>
            <w:hideMark/>
          </w:tcPr>
          <w:p w14:paraId="23385590" w14:textId="77777777" w:rsidR="00AD22EC" w:rsidRPr="00AD22EC" w:rsidRDefault="00AD22EC" w:rsidP="00AD22EC">
            <w:pPr>
              <w:spacing w:after="0" w:line="240" w:lineRule="auto"/>
              <w:rPr>
                <w:rFonts w:ascii="Calibri" w:eastAsia="Times New Roman" w:hAnsi="Calibri" w:cs="Calibri"/>
                <w:color w:val="000000"/>
                <w:szCs w:val="24"/>
              </w:rPr>
            </w:pPr>
            <w:r w:rsidRPr="00AD22EC">
              <w:rPr>
                <w:rFonts w:ascii="Calibri" w:eastAsia="Times New Roman" w:hAnsi="Calibri" w:cs="Calibri"/>
                <w:color w:val="000000"/>
                <w:szCs w:val="24"/>
              </w:rPr>
              <w:t>Internal Account / PL</w:t>
            </w:r>
          </w:p>
        </w:tc>
        <w:tc>
          <w:tcPr>
            <w:tcW w:w="0" w:type="auto"/>
            <w:tcBorders>
              <w:top w:val="nil"/>
              <w:left w:val="nil"/>
              <w:bottom w:val="single" w:sz="4" w:space="0" w:color="auto"/>
              <w:right w:val="single" w:sz="4" w:space="0" w:color="auto"/>
            </w:tcBorders>
            <w:shd w:val="clear" w:color="auto" w:fill="auto"/>
            <w:vAlign w:val="center"/>
            <w:hideMark/>
          </w:tcPr>
          <w:p w14:paraId="43372F15" w14:textId="77777777" w:rsidR="00AD22EC" w:rsidRPr="00AD22EC" w:rsidRDefault="00AD22EC" w:rsidP="00AD22EC">
            <w:pPr>
              <w:spacing w:after="0" w:line="240" w:lineRule="auto"/>
              <w:rPr>
                <w:rFonts w:ascii="Calibri" w:eastAsia="Times New Roman" w:hAnsi="Calibri" w:cs="Calibri"/>
                <w:color w:val="000000"/>
                <w:szCs w:val="24"/>
              </w:rPr>
            </w:pPr>
            <w:r w:rsidRPr="00AD22EC">
              <w:rPr>
                <w:rFonts w:ascii="Calibri" w:eastAsia="Times New Roman" w:hAnsi="Calibri" w:cs="Calibri"/>
                <w:color w:val="000000"/>
                <w:szCs w:val="24"/>
              </w:rPr>
              <w:t>Write-off Internal Account / PL</w:t>
            </w:r>
          </w:p>
        </w:tc>
        <w:tc>
          <w:tcPr>
            <w:tcW w:w="0" w:type="auto"/>
            <w:tcBorders>
              <w:top w:val="nil"/>
              <w:left w:val="nil"/>
              <w:bottom w:val="single" w:sz="4" w:space="0" w:color="auto"/>
              <w:right w:val="single" w:sz="4" w:space="0" w:color="auto"/>
            </w:tcBorders>
            <w:shd w:val="clear" w:color="auto" w:fill="auto"/>
            <w:vAlign w:val="center"/>
            <w:hideMark/>
          </w:tcPr>
          <w:p w14:paraId="37161431" w14:textId="77777777" w:rsidR="00AD22EC" w:rsidRPr="00AD22EC" w:rsidRDefault="00AD22EC" w:rsidP="00AD22EC">
            <w:pPr>
              <w:spacing w:after="0" w:line="240" w:lineRule="auto"/>
              <w:jc w:val="right"/>
              <w:rPr>
                <w:rFonts w:ascii="Calibri" w:eastAsia="Times New Roman" w:hAnsi="Calibri" w:cs="Calibri"/>
                <w:color w:val="000000"/>
                <w:szCs w:val="24"/>
              </w:rPr>
            </w:pPr>
            <w:r w:rsidRPr="00AD22EC">
              <w:rPr>
                <w:rFonts w:ascii="Calibri" w:eastAsia="Times New Roman" w:hAnsi="Calibri" w:cs="Calibri"/>
                <w:color w:val="000000"/>
                <w:szCs w:val="24"/>
              </w:rPr>
              <w:t>-100,000.00</w:t>
            </w:r>
          </w:p>
        </w:tc>
        <w:tc>
          <w:tcPr>
            <w:tcW w:w="0" w:type="auto"/>
            <w:tcBorders>
              <w:top w:val="nil"/>
              <w:left w:val="nil"/>
              <w:bottom w:val="single" w:sz="4" w:space="0" w:color="auto"/>
              <w:right w:val="single" w:sz="4" w:space="0" w:color="auto"/>
            </w:tcBorders>
            <w:shd w:val="clear" w:color="auto" w:fill="auto"/>
            <w:vAlign w:val="center"/>
            <w:hideMark/>
          </w:tcPr>
          <w:p w14:paraId="6511744A" w14:textId="77777777" w:rsidR="00AD22EC" w:rsidRPr="00AD22EC" w:rsidRDefault="00AD22EC" w:rsidP="00AD22EC">
            <w:pPr>
              <w:spacing w:after="0" w:line="240" w:lineRule="auto"/>
              <w:rPr>
                <w:rFonts w:ascii="Calibri" w:eastAsia="Times New Roman" w:hAnsi="Calibri" w:cs="Calibri"/>
                <w:color w:val="000000"/>
                <w:szCs w:val="24"/>
              </w:rPr>
            </w:pPr>
            <w:r w:rsidRPr="00AD22EC">
              <w:rPr>
                <w:rFonts w:ascii="Calibri" w:eastAsia="Times New Roman" w:hAnsi="Calibri" w:cs="Calibri"/>
                <w:color w:val="000000"/>
                <w:szCs w:val="24"/>
              </w:rPr>
              <w:t>On Balance Sheet</w:t>
            </w:r>
          </w:p>
        </w:tc>
      </w:tr>
      <w:tr w:rsidR="00AD22EC" w:rsidRPr="00AD22EC" w14:paraId="44C3F834" w14:textId="77777777" w:rsidTr="00AD22EC">
        <w:trPr>
          <w:trHeight w:val="624"/>
        </w:trPr>
        <w:tc>
          <w:tcPr>
            <w:tcW w:w="0" w:type="auto"/>
            <w:vMerge/>
            <w:tcBorders>
              <w:top w:val="nil"/>
              <w:left w:val="single" w:sz="4" w:space="0" w:color="auto"/>
              <w:bottom w:val="single" w:sz="4" w:space="0" w:color="auto"/>
              <w:right w:val="single" w:sz="4" w:space="0" w:color="auto"/>
            </w:tcBorders>
            <w:vAlign w:val="center"/>
            <w:hideMark/>
          </w:tcPr>
          <w:p w14:paraId="4CCC8C9B" w14:textId="77777777" w:rsidR="00AD22EC" w:rsidRPr="00AD22EC" w:rsidRDefault="00AD22EC" w:rsidP="00AD22EC">
            <w:pPr>
              <w:spacing w:after="0" w:line="240" w:lineRule="auto"/>
              <w:rPr>
                <w:rFonts w:ascii="Calibri" w:eastAsia="Times New Roman" w:hAnsi="Calibri" w:cs="Calibri"/>
                <w:b/>
                <w:bCs/>
                <w:color w:val="000000"/>
                <w:szCs w:val="24"/>
              </w:rPr>
            </w:pPr>
          </w:p>
        </w:tc>
        <w:tc>
          <w:tcPr>
            <w:tcW w:w="0" w:type="auto"/>
            <w:tcBorders>
              <w:top w:val="nil"/>
              <w:left w:val="nil"/>
              <w:bottom w:val="single" w:sz="4" w:space="0" w:color="auto"/>
              <w:right w:val="single" w:sz="4" w:space="0" w:color="auto"/>
            </w:tcBorders>
            <w:shd w:val="clear" w:color="auto" w:fill="auto"/>
            <w:vAlign w:val="center"/>
            <w:hideMark/>
          </w:tcPr>
          <w:p w14:paraId="5E3B0427" w14:textId="77777777" w:rsidR="00AD22EC" w:rsidRPr="00AD22EC" w:rsidRDefault="00AD22EC" w:rsidP="00AD22EC">
            <w:pPr>
              <w:spacing w:after="0" w:line="240" w:lineRule="auto"/>
              <w:rPr>
                <w:rFonts w:ascii="Calibri" w:eastAsia="Times New Roman" w:hAnsi="Calibri" w:cs="Calibri"/>
                <w:color w:val="000000"/>
                <w:szCs w:val="24"/>
              </w:rPr>
            </w:pPr>
            <w:r w:rsidRPr="00AD22EC">
              <w:rPr>
                <w:rFonts w:ascii="Calibri" w:eastAsia="Times New Roman" w:hAnsi="Calibri" w:cs="Calibri"/>
                <w:color w:val="000000"/>
                <w:szCs w:val="24"/>
              </w:rPr>
              <w:t>CR</w:t>
            </w:r>
          </w:p>
        </w:tc>
        <w:tc>
          <w:tcPr>
            <w:tcW w:w="0" w:type="auto"/>
            <w:tcBorders>
              <w:top w:val="nil"/>
              <w:left w:val="nil"/>
              <w:bottom w:val="single" w:sz="4" w:space="0" w:color="auto"/>
              <w:right w:val="single" w:sz="4" w:space="0" w:color="auto"/>
            </w:tcBorders>
            <w:shd w:val="clear" w:color="auto" w:fill="auto"/>
            <w:vAlign w:val="center"/>
            <w:hideMark/>
          </w:tcPr>
          <w:p w14:paraId="191B30F3" w14:textId="77777777" w:rsidR="00AD22EC" w:rsidRPr="00AD22EC" w:rsidRDefault="00AD22EC" w:rsidP="00AD22EC">
            <w:pPr>
              <w:spacing w:after="0" w:line="240" w:lineRule="auto"/>
              <w:rPr>
                <w:rFonts w:ascii="Calibri" w:eastAsia="Times New Roman" w:hAnsi="Calibri" w:cs="Calibri"/>
                <w:color w:val="000000"/>
                <w:szCs w:val="24"/>
              </w:rPr>
            </w:pPr>
            <w:r w:rsidRPr="00AD22EC">
              <w:rPr>
                <w:rFonts w:ascii="Calibri" w:eastAsia="Times New Roman" w:hAnsi="Calibri" w:cs="Calibri"/>
                <w:color w:val="000000"/>
                <w:szCs w:val="24"/>
              </w:rPr>
              <w:t>DUEACCOUNT</w:t>
            </w:r>
          </w:p>
        </w:tc>
        <w:tc>
          <w:tcPr>
            <w:tcW w:w="0" w:type="auto"/>
            <w:tcBorders>
              <w:top w:val="nil"/>
              <w:left w:val="nil"/>
              <w:bottom w:val="single" w:sz="4" w:space="0" w:color="auto"/>
              <w:right w:val="single" w:sz="4" w:space="0" w:color="auto"/>
            </w:tcBorders>
            <w:shd w:val="clear" w:color="auto" w:fill="auto"/>
            <w:vAlign w:val="center"/>
            <w:hideMark/>
          </w:tcPr>
          <w:p w14:paraId="43319984" w14:textId="77777777" w:rsidR="00AD22EC" w:rsidRPr="00AD22EC" w:rsidRDefault="00AD22EC" w:rsidP="00AD22EC">
            <w:pPr>
              <w:spacing w:after="0" w:line="240" w:lineRule="auto"/>
              <w:rPr>
                <w:rFonts w:ascii="Calibri" w:eastAsia="Times New Roman" w:hAnsi="Calibri" w:cs="Calibri"/>
                <w:color w:val="000000"/>
                <w:szCs w:val="24"/>
              </w:rPr>
            </w:pPr>
            <w:r w:rsidRPr="00AD22EC">
              <w:rPr>
                <w:rFonts w:ascii="Calibri" w:eastAsia="Times New Roman" w:hAnsi="Calibri" w:cs="Calibri"/>
                <w:color w:val="000000"/>
                <w:szCs w:val="24"/>
              </w:rPr>
              <w:t>AA Arrangement - ACCOUNT</w:t>
            </w:r>
          </w:p>
        </w:tc>
        <w:tc>
          <w:tcPr>
            <w:tcW w:w="0" w:type="auto"/>
            <w:tcBorders>
              <w:top w:val="nil"/>
              <w:left w:val="nil"/>
              <w:bottom w:val="single" w:sz="4" w:space="0" w:color="auto"/>
              <w:right w:val="single" w:sz="4" w:space="0" w:color="auto"/>
            </w:tcBorders>
            <w:shd w:val="clear" w:color="auto" w:fill="auto"/>
            <w:vAlign w:val="center"/>
            <w:hideMark/>
          </w:tcPr>
          <w:p w14:paraId="60DB427B" w14:textId="77777777" w:rsidR="00AD22EC" w:rsidRPr="00AD22EC" w:rsidRDefault="00AD22EC" w:rsidP="00AD22EC">
            <w:pPr>
              <w:spacing w:after="0" w:line="240" w:lineRule="auto"/>
              <w:jc w:val="right"/>
              <w:rPr>
                <w:rFonts w:ascii="Calibri" w:eastAsia="Times New Roman" w:hAnsi="Calibri" w:cs="Calibri"/>
                <w:color w:val="000000"/>
                <w:szCs w:val="24"/>
              </w:rPr>
            </w:pPr>
            <w:r w:rsidRPr="00AD22EC">
              <w:rPr>
                <w:rFonts w:ascii="Calibri" w:eastAsia="Times New Roman" w:hAnsi="Calibri" w:cs="Calibri"/>
                <w:color w:val="000000"/>
                <w:szCs w:val="24"/>
              </w:rPr>
              <w:t>100,000.00</w:t>
            </w:r>
          </w:p>
        </w:tc>
        <w:tc>
          <w:tcPr>
            <w:tcW w:w="0" w:type="auto"/>
            <w:tcBorders>
              <w:top w:val="nil"/>
              <w:left w:val="nil"/>
              <w:bottom w:val="single" w:sz="4" w:space="0" w:color="auto"/>
              <w:right w:val="single" w:sz="4" w:space="0" w:color="auto"/>
            </w:tcBorders>
            <w:shd w:val="clear" w:color="auto" w:fill="auto"/>
            <w:vAlign w:val="center"/>
            <w:hideMark/>
          </w:tcPr>
          <w:p w14:paraId="5692473E" w14:textId="77777777" w:rsidR="00AD22EC" w:rsidRPr="00AD22EC" w:rsidRDefault="00AD22EC" w:rsidP="00AD22EC">
            <w:pPr>
              <w:spacing w:after="0" w:line="240" w:lineRule="auto"/>
              <w:rPr>
                <w:rFonts w:ascii="Calibri" w:eastAsia="Times New Roman" w:hAnsi="Calibri" w:cs="Calibri"/>
                <w:color w:val="000000"/>
                <w:szCs w:val="24"/>
              </w:rPr>
            </w:pPr>
            <w:r w:rsidRPr="00AD22EC">
              <w:rPr>
                <w:rFonts w:ascii="Calibri" w:eastAsia="Times New Roman" w:hAnsi="Calibri" w:cs="Calibri"/>
                <w:color w:val="000000"/>
                <w:szCs w:val="24"/>
              </w:rPr>
              <w:t>On Balance Sheet</w:t>
            </w:r>
          </w:p>
        </w:tc>
      </w:tr>
      <w:tr w:rsidR="00AD22EC" w:rsidRPr="00AD22EC" w14:paraId="0FE381BA" w14:textId="77777777" w:rsidTr="00AD22EC">
        <w:trPr>
          <w:trHeight w:val="312"/>
        </w:trPr>
        <w:tc>
          <w:tcPr>
            <w:tcW w:w="0" w:type="auto"/>
            <w:vMerge/>
            <w:tcBorders>
              <w:top w:val="nil"/>
              <w:left w:val="single" w:sz="4" w:space="0" w:color="auto"/>
              <w:bottom w:val="single" w:sz="4" w:space="0" w:color="auto"/>
              <w:right w:val="single" w:sz="4" w:space="0" w:color="auto"/>
            </w:tcBorders>
            <w:vAlign w:val="center"/>
            <w:hideMark/>
          </w:tcPr>
          <w:p w14:paraId="2D15C533" w14:textId="77777777" w:rsidR="00AD22EC" w:rsidRPr="00AD22EC" w:rsidRDefault="00AD22EC" w:rsidP="00AD22EC">
            <w:pPr>
              <w:spacing w:after="0" w:line="240" w:lineRule="auto"/>
              <w:rPr>
                <w:rFonts w:ascii="Calibri" w:eastAsia="Times New Roman" w:hAnsi="Calibri" w:cs="Calibri"/>
                <w:b/>
                <w:bCs/>
                <w:color w:val="000000"/>
                <w:szCs w:val="24"/>
              </w:rPr>
            </w:pPr>
          </w:p>
        </w:tc>
        <w:tc>
          <w:tcPr>
            <w:tcW w:w="0" w:type="auto"/>
            <w:tcBorders>
              <w:top w:val="nil"/>
              <w:left w:val="nil"/>
              <w:bottom w:val="single" w:sz="4" w:space="0" w:color="auto"/>
              <w:right w:val="single" w:sz="4" w:space="0" w:color="auto"/>
            </w:tcBorders>
            <w:shd w:val="clear" w:color="auto" w:fill="auto"/>
            <w:vAlign w:val="center"/>
            <w:hideMark/>
          </w:tcPr>
          <w:p w14:paraId="373AF4FE" w14:textId="77777777" w:rsidR="00AD22EC" w:rsidRPr="00AD22EC" w:rsidRDefault="00AD22EC" w:rsidP="00AD22EC">
            <w:pPr>
              <w:spacing w:after="0" w:line="240" w:lineRule="auto"/>
              <w:rPr>
                <w:rFonts w:ascii="Calibri" w:eastAsia="Times New Roman" w:hAnsi="Calibri" w:cs="Calibri"/>
                <w:color w:val="000000"/>
                <w:szCs w:val="24"/>
              </w:rPr>
            </w:pPr>
            <w:r w:rsidRPr="00AD22EC">
              <w:rPr>
                <w:rFonts w:ascii="Calibri" w:eastAsia="Times New Roman" w:hAnsi="Calibri" w:cs="Calibri"/>
                <w:color w:val="000000"/>
                <w:szCs w:val="24"/>
              </w:rPr>
              <w:t>DR</w:t>
            </w:r>
          </w:p>
        </w:tc>
        <w:tc>
          <w:tcPr>
            <w:tcW w:w="0" w:type="auto"/>
            <w:tcBorders>
              <w:top w:val="nil"/>
              <w:left w:val="nil"/>
              <w:bottom w:val="single" w:sz="4" w:space="0" w:color="auto"/>
              <w:right w:val="single" w:sz="4" w:space="0" w:color="auto"/>
            </w:tcBorders>
            <w:shd w:val="clear" w:color="auto" w:fill="auto"/>
            <w:vAlign w:val="center"/>
            <w:hideMark/>
          </w:tcPr>
          <w:p w14:paraId="6BD58857" w14:textId="77777777" w:rsidR="00AD22EC" w:rsidRPr="00AD22EC" w:rsidRDefault="00AD22EC" w:rsidP="00AD22EC">
            <w:pPr>
              <w:spacing w:after="0" w:line="240" w:lineRule="auto"/>
              <w:rPr>
                <w:rFonts w:ascii="Calibri" w:eastAsia="Times New Roman" w:hAnsi="Calibri" w:cs="Calibri"/>
                <w:color w:val="000000"/>
                <w:szCs w:val="24"/>
              </w:rPr>
            </w:pPr>
            <w:r w:rsidRPr="00AD22EC">
              <w:rPr>
                <w:rFonts w:ascii="Calibri" w:eastAsia="Times New Roman" w:hAnsi="Calibri" w:cs="Calibri"/>
                <w:color w:val="000000"/>
                <w:szCs w:val="24"/>
              </w:rPr>
              <w:t>PL/ Expense</w:t>
            </w:r>
          </w:p>
        </w:tc>
        <w:tc>
          <w:tcPr>
            <w:tcW w:w="0" w:type="auto"/>
            <w:tcBorders>
              <w:top w:val="nil"/>
              <w:left w:val="nil"/>
              <w:bottom w:val="single" w:sz="4" w:space="0" w:color="auto"/>
              <w:right w:val="single" w:sz="4" w:space="0" w:color="auto"/>
            </w:tcBorders>
            <w:shd w:val="clear" w:color="auto" w:fill="auto"/>
            <w:vAlign w:val="center"/>
            <w:hideMark/>
          </w:tcPr>
          <w:p w14:paraId="79DC6A29" w14:textId="77777777" w:rsidR="00AD22EC" w:rsidRPr="00AD22EC" w:rsidRDefault="00AD22EC" w:rsidP="00AD22EC">
            <w:pPr>
              <w:spacing w:after="0" w:line="240" w:lineRule="auto"/>
              <w:rPr>
                <w:rFonts w:ascii="Calibri" w:eastAsia="Times New Roman" w:hAnsi="Calibri" w:cs="Calibri"/>
                <w:color w:val="000000"/>
                <w:szCs w:val="24"/>
              </w:rPr>
            </w:pPr>
            <w:r w:rsidRPr="00AD22EC">
              <w:rPr>
                <w:rFonts w:ascii="Calibri" w:eastAsia="Times New Roman" w:hAnsi="Calibri" w:cs="Calibri"/>
                <w:color w:val="000000"/>
                <w:szCs w:val="24"/>
              </w:rPr>
              <w:t>PL Category</w:t>
            </w:r>
          </w:p>
        </w:tc>
        <w:tc>
          <w:tcPr>
            <w:tcW w:w="0" w:type="auto"/>
            <w:tcBorders>
              <w:top w:val="nil"/>
              <w:left w:val="nil"/>
              <w:bottom w:val="single" w:sz="4" w:space="0" w:color="auto"/>
              <w:right w:val="single" w:sz="4" w:space="0" w:color="auto"/>
            </w:tcBorders>
            <w:shd w:val="clear" w:color="auto" w:fill="auto"/>
            <w:vAlign w:val="center"/>
            <w:hideMark/>
          </w:tcPr>
          <w:p w14:paraId="17E1B124" w14:textId="77777777" w:rsidR="00AD22EC" w:rsidRPr="00AD22EC" w:rsidRDefault="00AD22EC" w:rsidP="00AD22EC">
            <w:pPr>
              <w:spacing w:after="0" w:line="240" w:lineRule="auto"/>
              <w:jc w:val="right"/>
              <w:rPr>
                <w:rFonts w:ascii="Calibri" w:eastAsia="Times New Roman" w:hAnsi="Calibri" w:cs="Calibri"/>
                <w:color w:val="000000"/>
                <w:szCs w:val="24"/>
              </w:rPr>
            </w:pPr>
            <w:r w:rsidRPr="00AD22EC">
              <w:rPr>
                <w:rFonts w:ascii="Calibri" w:eastAsia="Times New Roman" w:hAnsi="Calibri" w:cs="Calibri"/>
                <w:color w:val="000000"/>
                <w:szCs w:val="24"/>
              </w:rPr>
              <w:t>-10,027.40</w:t>
            </w:r>
          </w:p>
        </w:tc>
        <w:tc>
          <w:tcPr>
            <w:tcW w:w="0" w:type="auto"/>
            <w:tcBorders>
              <w:top w:val="nil"/>
              <w:left w:val="nil"/>
              <w:bottom w:val="single" w:sz="4" w:space="0" w:color="auto"/>
              <w:right w:val="single" w:sz="4" w:space="0" w:color="auto"/>
            </w:tcBorders>
            <w:shd w:val="clear" w:color="auto" w:fill="auto"/>
            <w:vAlign w:val="center"/>
            <w:hideMark/>
          </w:tcPr>
          <w:p w14:paraId="48556A80" w14:textId="77777777" w:rsidR="00AD22EC" w:rsidRPr="00AD22EC" w:rsidRDefault="00AD22EC" w:rsidP="00AD22EC">
            <w:pPr>
              <w:spacing w:after="0" w:line="240" w:lineRule="auto"/>
              <w:rPr>
                <w:rFonts w:ascii="Calibri" w:eastAsia="Times New Roman" w:hAnsi="Calibri" w:cs="Calibri"/>
                <w:color w:val="000000"/>
                <w:szCs w:val="24"/>
              </w:rPr>
            </w:pPr>
            <w:r w:rsidRPr="00AD22EC">
              <w:rPr>
                <w:rFonts w:ascii="Calibri" w:eastAsia="Times New Roman" w:hAnsi="Calibri" w:cs="Calibri"/>
                <w:color w:val="000000"/>
                <w:szCs w:val="24"/>
              </w:rPr>
              <w:t>On Balance Sheet</w:t>
            </w:r>
          </w:p>
        </w:tc>
      </w:tr>
      <w:tr w:rsidR="00AD22EC" w:rsidRPr="00AD22EC" w14:paraId="41C0B163" w14:textId="77777777" w:rsidTr="00AD22EC">
        <w:trPr>
          <w:trHeight w:val="624"/>
        </w:trPr>
        <w:tc>
          <w:tcPr>
            <w:tcW w:w="0" w:type="auto"/>
            <w:vMerge/>
            <w:tcBorders>
              <w:top w:val="nil"/>
              <w:left w:val="single" w:sz="4" w:space="0" w:color="auto"/>
              <w:bottom w:val="single" w:sz="4" w:space="0" w:color="auto"/>
              <w:right w:val="single" w:sz="4" w:space="0" w:color="auto"/>
            </w:tcBorders>
            <w:vAlign w:val="center"/>
            <w:hideMark/>
          </w:tcPr>
          <w:p w14:paraId="25F46C27" w14:textId="77777777" w:rsidR="00AD22EC" w:rsidRPr="00AD22EC" w:rsidRDefault="00AD22EC" w:rsidP="00AD22EC">
            <w:pPr>
              <w:spacing w:after="0" w:line="240" w:lineRule="auto"/>
              <w:rPr>
                <w:rFonts w:ascii="Calibri" w:eastAsia="Times New Roman" w:hAnsi="Calibri" w:cs="Calibri"/>
                <w:b/>
                <w:bCs/>
                <w:color w:val="000000"/>
                <w:szCs w:val="24"/>
              </w:rPr>
            </w:pPr>
          </w:p>
        </w:tc>
        <w:tc>
          <w:tcPr>
            <w:tcW w:w="0" w:type="auto"/>
            <w:tcBorders>
              <w:top w:val="nil"/>
              <w:left w:val="nil"/>
              <w:bottom w:val="single" w:sz="4" w:space="0" w:color="auto"/>
              <w:right w:val="single" w:sz="4" w:space="0" w:color="auto"/>
            </w:tcBorders>
            <w:shd w:val="clear" w:color="auto" w:fill="auto"/>
            <w:vAlign w:val="center"/>
            <w:hideMark/>
          </w:tcPr>
          <w:p w14:paraId="2CE5D4C2" w14:textId="77777777" w:rsidR="00AD22EC" w:rsidRPr="00AD22EC" w:rsidRDefault="00AD22EC" w:rsidP="00AD22EC">
            <w:pPr>
              <w:spacing w:after="0" w:line="240" w:lineRule="auto"/>
              <w:rPr>
                <w:rFonts w:ascii="Calibri" w:eastAsia="Times New Roman" w:hAnsi="Calibri" w:cs="Calibri"/>
                <w:color w:val="000000"/>
                <w:szCs w:val="24"/>
              </w:rPr>
            </w:pPr>
            <w:r w:rsidRPr="00AD22EC">
              <w:rPr>
                <w:rFonts w:ascii="Calibri" w:eastAsia="Times New Roman" w:hAnsi="Calibri" w:cs="Calibri"/>
                <w:color w:val="000000"/>
                <w:szCs w:val="24"/>
              </w:rPr>
              <w:t>CR</w:t>
            </w:r>
          </w:p>
        </w:tc>
        <w:tc>
          <w:tcPr>
            <w:tcW w:w="0" w:type="auto"/>
            <w:tcBorders>
              <w:top w:val="nil"/>
              <w:left w:val="nil"/>
              <w:bottom w:val="single" w:sz="4" w:space="0" w:color="auto"/>
              <w:right w:val="single" w:sz="4" w:space="0" w:color="auto"/>
            </w:tcBorders>
            <w:shd w:val="clear" w:color="auto" w:fill="auto"/>
            <w:vAlign w:val="center"/>
            <w:hideMark/>
          </w:tcPr>
          <w:p w14:paraId="081FDFFC" w14:textId="77777777" w:rsidR="00AD22EC" w:rsidRPr="00AD22EC" w:rsidRDefault="00AD22EC" w:rsidP="00AD22EC">
            <w:pPr>
              <w:spacing w:after="0" w:line="240" w:lineRule="auto"/>
              <w:rPr>
                <w:rFonts w:ascii="Calibri" w:eastAsia="Times New Roman" w:hAnsi="Calibri" w:cs="Calibri"/>
                <w:color w:val="000000"/>
                <w:szCs w:val="24"/>
              </w:rPr>
            </w:pPr>
            <w:r w:rsidRPr="00AD22EC">
              <w:rPr>
                <w:rFonts w:ascii="Calibri" w:eastAsia="Times New Roman" w:hAnsi="Calibri" w:cs="Calibri"/>
                <w:color w:val="000000"/>
                <w:szCs w:val="24"/>
              </w:rPr>
              <w:t>DUEDEFERREDPFT</w:t>
            </w:r>
          </w:p>
        </w:tc>
        <w:tc>
          <w:tcPr>
            <w:tcW w:w="0" w:type="auto"/>
            <w:tcBorders>
              <w:top w:val="nil"/>
              <w:left w:val="nil"/>
              <w:bottom w:val="single" w:sz="4" w:space="0" w:color="auto"/>
              <w:right w:val="single" w:sz="4" w:space="0" w:color="auto"/>
            </w:tcBorders>
            <w:shd w:val="clear" w:color="auto" w:fill="auto"/>
            <w:vAlign w:val="center"/>
            <w:hideMark/>
          </w:tcPr>
          <w:p w14:paraId="49E0814A" w14:textId="77777777" w:rsidR="00AD22EC" w:rsidRPr="00AD22EC" w:rsidRDefault="00AD22EC" w:rsidP="00AD22EC">
            <w:pPr>
              <w:spacing w:after="0" w:line="240" w:lineRule="auto"/>
              <w:rPr>
                <w:rFonts w:ascii="Calibri" w:eastAsia="Times New Roman" w:hAnsi="Calibri" w:cs="Calibri"/>
                <w:color w:val="000000"/>
                <w:szCs w:val="24"/>
              </w:rPr>
            </w:pPr>
            <w:r w:rsidRPr="00AD22EC">
              <w:rPr>
                <w:rFonts w:ascii="Calibri" w:eastAsia="Times New Roman" w:hAnsi="Calibri" w:cs="Calibri"/>
                <w:color w:val="000000"/>
                <w:szCs w:val="24"/>
              </w:rPr>
              <w:t>Due Profit Receivable</w:t>
            </w:r>
          </w:p>
        </w:tc>
        <w:tc>
          <w:tcPr>
            <w:tcW w:w="0" w:type="auto"/>
            <w:tcBorders>
              <w:top w:val="nil"/>
              <w:left w:val="nil"/>
              <w:bottom w:val="single" w:sz="4" w:space="0" w:color="auto"/>
              <w:right w:val="single" w:sz="4" w:space="0" w:color="auto"/>
            </w:tcBorders>
            <w:shd w:val="clear" w:color="auto" w:fill="auto"/>
            <w:vAlign w:val="center"/>
            <w:hideMark/>
          </w:tcPr>
          <w:p w14:paraId="44CCDD4F" w14:textId="77777777" w:rsidR="00AD22EC" w:rsidRPr="00AD22EC" w:rsidRDefault="00AD22EC" w:rsidP="00AD22EC">
            <w:pPr>
              <w:spacing w:after="0" w:line="240" w:lineRule="auto"/>
              <w:jc w:val="right"/>
              <w:rPr>
                <w:rFonts w:ascii="Calibri" w:eastAsia="Times New Roman" w:hAnsi="Calibri" w:cs="Calibri"/>
                <w:color w:val="000000"/>
                <w:szCs w:val="24"/>
              </w:rPr>
            </w:pPr>
            <w:r w:rsidRPr="00AD22EC">
              <w:rPr>
                <w:rFonts w:ascii="Calibri" w:eastAsia="Times New Roman" w:hAnsi="Calibri" w:cs="Calibri"/>
                <w:color w:val="000000"/>
                <w:szCs w:val="24"/>
              </w:rPr>
              <w:t>10,027.40</w:t>
            </w:r>
          </w:p>
        </w:tc>
        <w:tc>
          <w:tcPr>
            <w:tcW w:w="0" w:type="auto"/>
            <w:tcBorders>
              <w:top w:val="nil"/>
              <w:left w:val="nil"/>
              <w:bottom w:val="single" w:sz="4" w:space="0" w:color="auto"/>
              <w:right w:val="single" w:sz="4" w:space="0" w:color="auto"/>
            </w:tcBorders>
            <w:shd w:val="clear" w:color="auto" w:fill="auto"/>
            <w:vAlign w:val="center"/>
            <w:hideMark/>
          </w:tcPr>
          <w:p w14:paraId="0252E8FC" w14:textId="77777777" w:rsidR="00AD22EC" w:rsidRPr="00AD22EC" w:rsidRDefault="00AD22EC" w:rsidP="00AD22EC">
            <w:pPr>
              <w:spacing w:after="0" w:line="240" w:lineRule="auto"/>
              <w:rPr>
                <w:rFonts w:ascii="Calibri" w:eastAsia="Times New Roman" w:hAnsi="Calibri" w:cs="Calibri"/>
                <w:color w:val="000000"/>
                <w:szCs w:val="24"/>
              </w:rPr>
            </w:pPr>
            <w:r w:rsidRPr="00AD22EC">
              <w:rPr>
                <w:rFonts w:ascii="Calibri" w:eastAsia="Times New Roman" w:hAnsi="Calibri" w:cs="Calibri"/>
                <w:color w:val="000000"/>
                <w:szCs w:val="24"/>
              </w:rPr>
              <w:t>On Balance Sheet</w:t>
            </w:r>
          </w:p>
        </w:tc>
      </w:tr>
      <w:tr w:rsidR="00AD22EC" w:rsidRPr="00AD22EC" w14:paraId="4769ED53" w14:textId="77777777" w:rsidTr="00AD22EC">
        <w:trPr>
          <w:trHeight w:val="624"/>
        </w:trPr>
        <w:tc>
          <w:tcPr>
            <w:tcW w:w="0" w:type="auto"/>
            <w:vMerge/>
            <w:tcBorders>
              <w:top w:val="nil"/>
              <w:left w:val="single" w:sz="4" w:space="0" w:color="auto"/>
              <w:bottom w:val="single" w:sz="4" w:space="0" w:color="auto"/>
              <w:right w:val="single" w:sz="4" w:space="0" w:color="auto"/>
            </w:tcBorders>
            <w:vAlign w:val="center"/>
            <w:hideMark/>
          </w:tcPr>
          <w:p w14:paraId="1861F265" w14:textId="77777777" w:rsidR="00AD22EC" w:rsidRPr="00AD22EC" w:rsidRDefault="00AD22EC" w:rsidP="00AD22EC">
            <w:pPr>
              <w:spacing w:after="0" w:line="240" w:lineRule="auto"/>
              <w:rPr>
                <w:rFonts w:ascii="Calibri" w:eastAsia="Times New Roman" w:hAnsi="Calibri" w:cs="Calibri"/>
                <w:b/>
                <w:bCs/>
                <w:color w:val="000000"/>
                <w:szCs w:val="24"/>
              </w:rPr>
            </w:pPr>
          </w:p>
        </w:tc>
        <w:tc>
          <w:tcPr>
            <w:tcW w:w="0" w:type="auto"/>
            <w:tcBorders>
              <w:top w:val="nil"/>
              <w:left w:val="nil"/>
              <w:bottom w:val="single" w:sz="4" w:space="0" w:color="auto"/>
              <w:right w:val="single" w:sz="4" w:space="0" w:color="auto"/>
            </w:tcBorders>
            <w:shd w:val="clear" w:color="auto" w:fill="auto"/>
            <w:vAlign w:val="center"/>
            <w:hideMark/>
          </w:tcPr>
          <w:p w14:paraId="009CC57E" w14:textId="77777777" w:rsidR="00AD22EC" w:rsidRPr="00AD22EC" w:rsidRDefault="00AD22EC" w:rsidP="00AD22EC">
            <w:pPr>
              <w:spacing w:after="0" w:line="240" w:lineRule="auto"/>
              <w:rPr>
                <w:rFonts w:ascii="Calibri" w:eastAsia="Times New Roman" w:hAnsi="Calibri" w:cs="Calibri"/>
                <w:color w:val="000000"/>
                <w:szCs w:val="24"/>
              </w:rPr>
            </w:pPr>
            <w:r w:rsidRPr="00AD22EC">
              <w:rPr>
                <w:rFonts w:ascii="Calibri" w:eastAsia="Times New Roman" w:hAnsi="Calibri" w:cs="Calibri"/>
                <w:color w:val="000000"/>
                <w:szCs w:val="24"/>
              </w:rPr>
              <w:t>DR</w:t>
            </w:r>
          </w:p>
        </w:tc>
        <w:tc>
          <w:tcPr>
            <w:tcW w:w="0" w:type="auto"/>
            <w:tcBorders>
              <w:top w:val="nil"/>
              <w:left w:val="nil"/>
              <w:bottom w:val="single" w:sz="4" w:space="0" w:color="auto"/>
              <w:right w:val="single" w:sz="4" w:space="0" w:color="auto"/>
            </w:tcBorders>
            <w:shd w:val="clear" w:color="auto" w:fill="auto"/>
            <w:vAlign w:val="center"/>
            <w:hideMark/>
          </w:tcPr>
          <w:p w14:paraId="19511A1D" w14:textId="77777777" w:rsidR="00AD22EC" w:rsidRPr="00AD22EC" w:rsidRDefault="00AD22EC" w:rsidP="00AD22EC">
            <w:pPr>
              <w:spacing w:after="0" w:line="240" w:lineRule="auto"/>
              <w:rPr>
                <w:rFonts w:ascii="Calibri" w:eastAsia="Times New Roman" w:hAnsi="Calibri" w:cs="Calibri"/>
                <w:color w:val="000000"/>
                <w:szCs w:val="24"/>
              </w:rPr>
            </w:pPr>
            <w:r w:rsidRPr="00AD22EC">
              <w:rPr>
                <w:rFonts w:ascii="Calibri" w:eastAsia="Times New Roman" w:hAnsi="Calibri" w:cs="Calibri"/>
                <w:color w:val="000000"/>
                <w:szCs w:val="24"/>
              </w:rPr>
              <w:t>ACCDEFERREDPFT</w:t>
            </w:r>
          </w:p>
        </w:tc>
        <w:tc>
          <w:tcPr>
            <w:tcW w:w="0" w:type="auto"/>
            <w:tcBorders>
              <w:top w:val="nil"/>
              <w:left w:val="nil"/>
              <w:bottom w:val="single" w:sz="4" w:space="0" w:color="auto"/>
              <w:right w:val="single" w:sz="4" w:space="0" w:color="auto"/>
            </w:tcBorders>
            <w:shd w:val="clear" w:color="auto" w:fill="auto"/>
            <w:vAlign w:val="center"/>
            <w:hideMark/>
          </w:tcPr>
          <w:p w14:paraId="57638BDF" w14:textId="77777777" w:rsidR="00AD22EC" w:rsidRPr="00AD22EC" w:rsidRDefault="00AD22EC" w:rsidP="00AD22EC">
            <w:pPr>
              <w:spacing w:after="0" w:line="240" w:lineRule="auto"/>
              <w:rPr>
                <w:rFonts w:ascii="Calibri" w:eastAsia="Times New Roman" w:hAnsi="Calibri" w:cs="Calibri"/>
                <w:color w:val="000000"/>
                <w:szCs w:val="24"/>
              </w:rPr>
            </w:pPr>
            <w:r w:rsidRPr="00AD22EC">
              <w:rPr>
                <w:rFonts w:ascii="Calibri" w:eastAsia="Times New Roman" w:hAnsi="Calibri" w:cs="Calibri"/>
                <w:color w:val="000000"/>
                <w:szCs w:val="24"/>
              </w:rPr>
              <w:t>Unearned Profit</w:t>
            </w:r>
          </w:p>
        </w:tc>
        <w:tc>
          <w:tcPr>
            <w:tcW w:w="0" w:type="auto"/>
            <w:tcBorders>
              <w:top w:val="nil"/>
              <w:left w:val="nil"/>
              <w:bottom w:val="single" w:sz="4" w:space="0" w:color="auto"/>
              <w:right w:val="single" w:sz="4" w:space="0" w:color="auto"/>
            </w:tcBorders>
            <w:shd w:val="clear" w:color="auto" w:fill="auto"/>
            <w:vAlign w:val="center"/>
            <w:hideMark/>
          </w:tcPr>
          <w:p w14:paraId="20F9DE57" w14:textId="77777777" w:rsidR="00AD22EC" w:rsidRPr="00AD22EC" w:rsidRDefault="00AD22EC" w:rsidP="00AD22EC">
            <w:pPr>
              <w:spacing w:after="0" w:line="240" w:lineRule="auto"/>
              <w:jc w:val="right"/>
              <w:rPr>
                <w:rFonts w:ascii="Calibri" w:eastAsia="Times New Roman" w:hAnsi="Calibri" w:cs="Calibri"/>
                <w:color w:val="000000"/>
                <w:szCs w:val="24"/>
              </w:rPr>
            </w:pPr>
            <w:r w:rsidRPr="00AD22EC">
              <w:rPr>
                <w:rFonts w:ascii="Calibri" w:eastAsia="Times New Roman" w:hAnsi="Calibri" w:cs="Calibri"/>
                <w:color w:val="000000"/>
                <w:szCs w:val="24"/>
              </w:rPr>
              <w:t>-25,000.00</w:t>
            </w:r>
          </w:p>
        </w:tc>
        <w:tc>
          <w:tcPr>
            <w:tcW w:w="0" w:type="auto"/>
            <w:tcBorders>
              <w:top w:val="nil"/>
              <w:left w:val="nil"/>
              <w:bottom w:val="single" w:sz="4" w:space="0" w:color="auto"/>
              <w:right w:val="single" w:sz="4" w:space="0" w:color="auto"/>
            </w:tcBorders>
            <w:shd w:val="clear" w:color="auto" w:fill="auto"/>
            <w:vAlign w:val="center"/>
            <w:hideMark/>
          </w:tcPr>
          <w:p w14:paraId="2CD37630" w14:textId="77777777" w:rsidR="00AD22EC" w:rsidRPr="00AD22EC" w:rsidRDefault="00AD22EC" w:rsidP="00AD22EC">
            <w:pPr>
              <w:spacing w:after="0" w:line="240" w:lineRule="auto"/>
              <w:rPr>
                <w:rFonts w:ascii="Calibri" w:eastAsia="Times New Roman" w:hAnsi="Calibri" w:cs="Calibri"/>
                <w:color w:val="000000"/>
                <w:szCs w:val="24"/>
              </w:rPr>
            </w:pPr>
            <w:r w:rsidRPr="00AD22EC">
              <w:rPr>
                <w:rFonts w:ascii="Calibri" w:eastAsia="Times New Roman" w:hAnsi="Calibri" w:cs="Calibri"/>
                <w:color w:val="000000"/>
                <w:szCs w:val="24"/>
              </w:rPr>
              <w:t>On Balance Sheet</w:t>
            </w:r>
          </w:p>
        </w:tc>
      </w:tr>
      <w:tr w:rsidR="00AD22EC" w:rsidRPr="00AD22EC" w14:paraId="3C6BB314" w14:textId="77777777" w:rsidTr="00AD22EC">
        <w:trPr>
          <w:trHeight w:val="312"/>
        </w:trPr>
        <w:tc>
          <w:tcPr>
            <w:tcW w:w="0" w:type="auto"/>
            <w:vMerge/>
            <w:tcBorders>
              <w:top w:val="nil"/>
              <w:left w:val="single" w:sz="4" w:space="0" w:color="auto"/>
              <w:bottom w:val="single" w:sz="4" w:space="0" w:color="auto"/>
              <w:right w:val="single" w:sz="4" w:space="0" w:color="auto"/>
            </w:tcBorders>
            <w:vAlign w:val="center"/>
            <w:hideMark/>
          </w:tcPr>
          <w:p w14:paraId="45C2537B" w14:textId="77777777" w:rsidR="00AD22EC" w:rsidRPr="00AD22EC" w:rsidRDefault="00AD22EC" w:rsidP="00AD22EC">
            <w:pPr>
              <w:spacing w:after="0" w:line="240" w:lineRule="auto"/>
              <w:rPr>
                <w:rFonts w:ascii="Calibri" w:eastAsia="Times New Roman" w:hAnsi="Calibri" w:cs="Calibri"/>
                <w:b/>
                <w:bCs/>
                <w:color w:val="000000"/>
                <w:szCs w:val="24"/>
              </w:rPr>
            </w:pPr>
          </w:p>
        </w:tc>
        <w:tc>
          <w:tcPr>
            <w:tcW w:w="0" w:type="auto"/>
            <w:tcBorders>
              <w:top w:val="nil"/>
              <w:left w:val="nil"/>
              <w:bottom w:val="single" w:sz="4" w:space="0" w:color="auto"/>
              <w:right w:val="single" w:sz="4" w:space="0" w:color="auto"/>
            </w:tcBorders>
            <w:shd w:val="clear" w:color="auto" w:fill="auto"/>
            <w:vAlign w:val="center"/>
            <w:hideMark/>
          </w:tcPr>
          <w:p w14:paraId="4B0976B7" w14:textId="77777777" w:rsidR="00AD22EC" w:rsidRPr="00AD22EC" w:rsidRDefault="00AD22EC" w:rsidP="00AD22EC">
            <w:pPr>
              <w:spacing w:after="0" w:line="240" w:lineRule="auto"/>
              <w:rPr>
                <w:rFonts w:ascii="Calibri" w:eastAsia="Times New Roman" w:hAnsi="Calibri" w:cs="Calibri"/>
                <w:color w:val="000000"/>
                <w:szCs w:val="24"/>
              </w:rPr>
            </w:pPr>
            <w:r w:rsidRPr="00AD22EC">
              <w:rPr>
                <w:rFonts w:ascii="Calibri" w:eastAsia="Times New Roman" w:hAnsi="Calibri" w:cs="Calibri"/>
                <w:color w:val="000000"/>
                <w:szCs w:val="24"/>
              </w:rPr>
              <w:t>CR</w:t>
            </w:r>
          </w:p>
        </w:tc>
        <w:tc>
          <w:tcPr>
            <w:tcW w:w="0" w:type="auto"/>
            <w:tcBorders>
              <w:top w:val="nil"/>
              <w:left w:val="nil"/>
              <w:bottom w:val="single" w:sz="4" w:space="0" w:color="auto"/>
              <w:right w:val="single" w:sz="4" w:space="0" w:color="auto"/>
            </w:tcBorders>
            <w:shd w:val="clear" w:color="auto" w:fill="auto"/>
            <w:vAlign w:val="center"/>
            <w:hideMark/>
          </w:tcPr>
          <w:p w14:paraId="451C2CF0" w14:textId="77777777" w:rsidR="00AD22EC" w:rsidRPr="00AD22EC" w:rsidRDefault="00AD22EC" w:rsidP="00AD22EC">
            <w:pPr>
              <w:spacing w:after="0" w:line="240" w:lineRule="auto"/>
              <w:rPr>
                <w:rFonts w:ascii="Calibri" w:eastAsia="Times New Roman" w:hAnsi="Calibri" w:cs="Calibri"/>
                <w:color w:val="000000"/>
                <w:szCs w:val="24"/>
              </w:rPr>
            </w:pPr>
            <w:r w:rsidRPr="00AD22EC">
              <w:rPr>
                <w:rFonts w:ascii="Calibri" w:eastAsia="Times New Roman" w:hAnsi="Calibri" w:cs="Calibri"/>
                <w:color w:val="000000"/>
                <w:szCs w:val="24"/>
              </w:rPr>
              <w:t>PL/ Expense</w:t>
            </w:r>
          </w:p>
        </w:tc>
        <w:tc>
          <w:tcPr>
            <w:tcW w:w="0" w:type="auto"/>
            <w:tcBorders>
              <w:top w:val="nil"/>
              <w:left w:val="nil"/>
              <w:bottom w:val="single" w:sz="4" w:space="0" w:color="auto"/>
              <w:right w:val="single" w:sz="4" w:space="0" w:color="auto"/>
            </w:tcBorders>
            <w:shd w:val="clear" w:color="auto" w:fill="auto"/>
            <w:vAlign w:val="center"/>
            <w:hideMark/>
          </w:tcPr>
          <w:p w14:paraId="64F4C096" w14:textId="77777777" w:rsidR="00AD22EC" w:rsidRPr="00AD22EC" w:rsidRDefault="00AD22EC" w:rsidP="00AD22EC">
            <w:pPr>
              <w:spacing w:after="0" w:line="240" w:lineRule="auto"/>
              <w:rPr>
                <w:rFonts w:ascii="Calibri" w:eastAsia="Times New Roman" w:hAnsi="Calibri" w:cs="Calibri"/>
                <w:color w:val="000000"/>
                <w:szCs w:val="24"/>
              </w:rPr>
            </w:pPr>
            <w:r w:rsidRPr="00AD22EC">
              <w:rPr>
                <w:rFonts w:ascii="Calibri" w:eastAsia="Times New Roman" w:hAnsi="Calibri" w:cs="Calibri"/>
                <w:color w:val="000000"/>
                <w:szCs w:val="24"/>
              </w:rPr>
              <w:t>PL Category</w:t>
            </w:r>
          </w:p>
        </w:tc>
        <w:tc>
          <w:tcPr>
            <w:tcW w:w="0" w:type="auto"/>
            <w:tcBorders>
              <w:top w:val="nil"/>
              <w:left w:val="nil"/>
              <w:bottom w:val="single" w:sz="4" w:space="0" w:color="auto"/>
              <w:right w:val="single" w:sz="4" w:space="0" w:color="auto"/>
            </w:tcBorders>
            <w:shd w:val="clear" w:color="auto" w:fill="auto"/>
            <w:vAlign w:val="center"/>
            <w:hideMark/>
          </w:tcPr>
          <w:p w14:paraId="1C8D2CAF" w14:textId="77777777" w:rsidR="00AD22EC" w:rsidRPr="00AD22EC" w:rsidRDefault="00AD22EC" w:rsidP="00AD22EC">
            <w:pPr>
              <w:spacing w:after="0" w:line="240" w:lineRule="auto"/>
              <w:jc w:val="right"/>
              <w:rPr>
                <w:rFonts w:ascii="Calibri" w:eastAsia="Times New Roman" w:hAnsi="Calibri" w:cs="Calibri"/>
                <w:color w:val="000000"/>
                <w:szCs w:val="24"/>
              </w:rPr>
            </w:pPr>
            <w:r w:rsidRPr="00AD22EC">
              <w:rPr>
                <w:rFonts w:ascii="Calibri" w:eastAsia="Times New Roman" w:hAnsi="Calibri" w:cs="Calibri"/>
                <w:color w:val="000000"/>
                <w:szCs w:val="24"/>
              </w:rPr>
              <w:t>25,000.00</w:t>
            </w:r>
          </w:p>
        </w:tc>
        <w:tc>
          <w:tcPr>
            <w:tcW w:w="0" w:type="auto"/>
            <w:tcBorders>
              <w:top w:val="nil"/>
              <w:left w:val="nil"/>
              <w:bottom w:val="single" w:sz="4" w:space="0" w:color="auto"/>
              <w:right w:val="single" w:sz="4" w:space="0" w:color="auto"/>
            </w:tcBorders>
            <w:shd w:val="clear" w:color="auto" w:fill="auto"/>
            <w:vAlign w:val="center"/>
            <w:hideMark/>
          </w:tcPr>
          <w:p w14:paraId="6EF80884" w14:textId="77777777" w:rsidR="00AD22EC" w:rsidRPr="00AD22EC" w:rsidRDefault="00AD22EC" w:rsidP="00AD22EC">
            <w:pPr>
              <w:spacing w:after="0" w:line="240" w:lineRule="auto"/>
              <w:rPr>
                <w:rFonts w:ascii="Calibri" w:eastAsia="Times New Roman" w:hAnsi="Calibri" w:cs="Calibri"/>
                <w:color w:val="000000"/>
                <w:szCs w:val="24"/>
              </w:rPr>
            </w:pPr>
            <w:r w:rsidRPr="00AD22EC">
              <w:rPr>
                <w:rFonts w:ascii="Calibri" w:eastAsia="Times New Roman" w:hAnsi="Calibri" w:cs="Calibri"/>
                <w:color w:val="000000"/>
                <w:szCs w:val="24"/>
              </w:rPr>
              <w:t>On Balance Sheet</w:t>
            </w:r>
          </w:p>
        </w:tc>
      </w:tr>
      <w:tr w:rsidR="00AD22EC" w:rsidRPr="00AD22EC" w14:paraId="6BAED0FF" w14:textId="77777777" w:rsidTr="00AD22EC">
        <w:trPr>
          <w:trHeight w:val="312"/>
        </w:trPr>
        <w:tc>
          <w:tcPr>
            <w:tcW w:w="0" w:type="auto"/>
            <w:vMerge/>
            <w:tcBorders>
              <w:top w:val="nil"/>
              <w:left w:val="single" w:sz="4" w:space="0" w:color="auto"/>
              <w:bottom w:val="single" w:sz="4" w:space="0" w:color="auto"/>
              <w:right w:val="single" w:sz="4" w:space="0" w:color="auto"/>
            </w:tcBorders>
            <w:vAlign w:val="center"/>
            <w:hideMark/>
          </w:tcPr>
          <w:p w14:paraId="0AC1DB50" w14:textId="77777777" w:rsidR="00AD22EC" w:rsidRPr="00AD22EC" w:rsidRDefault="00AD22EC" w:rsidP="00AD22EC">
            <w:pPr>
              <w:spacing w:after="0" w:line="240" w:lineRule="auto"/>
              <w:rPr>
                <w:rFonts w:ascii="Calibri" w:eastAsia="Times New Roman" w:hAnsi="Calibri" w:cs="Calibri"/>
                <w:b/>
                <w:bCs/>
                <w:color w:val="000000"/>
                <w:szCs w:val="24"/>
              </w:rPr>
            </w:pPr>
          </w:p>
        </w:tc>
        <w:tc>
          <w:tcPr>
            <w:tcW w:w="0" w:type="auto"/>
            <w:tcBorders>
              <w:top w:val="nil"/>
              <w:left w:val="nil"/>
              <w:bottom w:val="single" w:sz="4" w:space="0" w:color="auto"/>
              <w:right w:val="single" w:sz="4" w:space="0" w:color="auto"/>
            </w:tcBorders>
            <w:shd w:val="clear" w:color="auto" w:fill="auto"/>
            <w:vAlign w:val="center"/>
            <w:hideMark/>
          </w:tcPr>
          <w:p w14:paraId="4A0745C2" w14:textId="77777777" w:rsidR="00AD22EC" w:rsidRPr="00AD22EC" w:rsidRDefault="00AD22EC" w:rsidP="00AD22EC">
            <w:pPr>
              <w:spacing w:after="0" w:line="240" w:lineRule="auto"/>
              <w:rPr>
                <w:rFonts w:ascii="Calibri" w:eastAsia="Times New Roman" w:hAnsi="Calibri" w:cs="Calibri"/>
                <w:color w:val="000000"/>
                <w:szCs w:val="24"/>
              </w:rPr>
            </w:pPr>
            <w:r w:rsidRPr="00AD22EC">
              <w:rPr>
                <w:rFonts w:ascii="Calibri" w:eastAsia="Times New Roman" w:hAnsi="Calibri" w:cs="Calibri"/>
                <w:color w:val="000000"/>
                <w:szCs w:val="24"/>
              </w:rPr>
              <w:t>DR</w:t>
            </w:r>
          </w:p>
        </w:tc>
        <w:tc>
          <w:tcPr>
            <w:tcW w:w="0" w:type="auto"/>
            <w:tcBorders>
              <w:top w:val="nil"/>
              <w:left w:val="nil"/>
              <w:bottom w:val="single" w:sz="4" w:space="0" w:color="auto"/>
              <w:right w:val="single" w:sz="4" w:space="0" w:color="auto"/>
            </w:tcBorders>
            <w:shd w:val="clear" w:color="auto" w:fill="auto"/>
            <w:vAlign w:val="center"/>
            <w:hideMark/>
          </w:tcPr>
          <w:p w14:paraId="140BF813" w14:textId="77777777" w:rsidR="00AD22EC" w:rsidRPr="00AD22EC" w:rsidRDefault="00AD22EC" w:rsidP="00AD22EC">
            <w:pPr>
              <w:spacing w:after="0" w:line="240" w:lineRule="auto"/>
              <w:rPr>
                <w:rFonts w:ascii="Calibri" w:eastAsia="Times New Roman" w:hAnsi="Calibri" w:cs="Calibri"/>
                <w:color w:val="000000"/>
                <w:szCs w:val="24"/>
              </w:rPr>
            </w:pPr>
            <w:r w:rsidRPr="00AD22EC">
              <w:rPr>
                <w:rFonts w:ascii="Calibri" w:eastAsia="Times New Roman" w:hAnsi="Calibri" w:cs="Calibri"/>
                <w:color w:val="000000"/>
                <w:szCs w:val="24"/>
              </w:rPr>
              <w:t>PL/ Expense</w:t>
            </w:r>
          </w:p>
        </w:tc>
        <w:tc>
          <w:tcPr>
            <w:tcW w:w="0" w:type="auto"/>
            <w:tcBorders>
              <w:top w:val="nil"/>
              <w:left w:val="nil"/>
              <w:bottom w:val="single" w:sz="4" w:space="0" w:color="auto"/>
              <w:right w:val="single" w:sz="4" w:space="0" w:color="auto"/>
            </w:tcBorders>
            <w:shd w:val="clear" w:color="auto" w:fill="auto"/>
            <w:vAlign w:val="center"/>
            <w:hideMark/>
          </w:tcPr>
          <w:p w14:paraId="2A38A727" w14:textId="77777777" w:rsidR="00AD22EC" w:rsidRPr="00AD22EC" w:rsidRDefault="00AD22EC" w:rsidP="00AD22EC">
            <w:pPr>
              <w:spacing w:after="0" w:line="240" w:lineRule="auto"/>
              <w:rPr>
                <w:rFonts w:ascii="Calibri" w:eastAsia="Times New Roman" w:hAnsi="Calibri" w:cs="Calibri"/>
                <w:color w:val="000000"/>
                <w:szCs w:val="24"/>
              </w:rPr>
            </w:pPr>
            <w:r w:rsidRPr="00AD22EC">
              <w:rPr>
                <w:rFonts w:ascii="Calibri" w:eastAsia="Times New Roman" w:hAnsi="Calibri" w:cs="Calibri"/>
                <w:color w:val="000000"/>
                <w:szCs w:val="24"/>
              </w:rPr>
              <w:t>PL Category</w:t>
            </w:r>
          </w:p>
        </w:tc>
        <w:tc>
          <w:tcPr>
            <w:tcW w:w="0" w:type="auto"/>
            <w:tcBorders>
              <w:top w:val="nil"/>
              <w:left w:val="nil"/>
              <w:bottom w:val="single" w:sz="4" w:space="0" w:color="auto"/>
              <w:right w:val="single" w:sz="4" w:space="0" w:color="auto"/>
            </w:tcBorders>
            <w:shd w:val="clear" w:color="auto" w:fill="auto"/>
            <w:vAlign w:val="center"/>
            <w:hideMark/>
          </w:tcPr>
          <w:p w14:paraId="5A714A20" w14:textId="77777777" w:rsidR="00AD22EC" w:rsidRPr="00AD22EC" w:rsidRDefault="00AD22EC" w:rsidP="00AD22EC">
            <w:pPr>
              <w:spacing w:after="0" w:line="240" w:lineRule="auto"/>
              <w:jc w:val="right"/>
              <w:rPr>
                <w:rFonts w:ascii="Calibri" w:eastAsia="Times New Roman" w:hAnsi="Calibri" w:cs="Calibri"/>
                <w:color w:val="000000"/>
                <w:szCs w:val="24"/>
              </w:rPr>
            </w:pPr>
            <w:r w:rsidRPr="00AD22EC">
              <w:rPr>
                <w:rFonts w:ascii="Calibri" w:eastAsia="Times New Roman" w:hAnsi="Calibri" w:cs="Calibri"/>
                <w:color w:val="000000"/>
                <w:szCs w:val="24"/>
              </w:rPr>
              <w:t>-25,000.00</w:t>
            </w:r>
          </w:p>
        </w:tc>
        <w:tc>
          <w:tcPr>
            <w:tcW w:w="0" w:type="auto"/>
            <w:tcBorders>
              <w:top w:val="nil"/>
              <w:left w:val="nil"/>
              <w:bottom w:val="single" w:sz="4" w:space="0" w:color="auto"/>
              <w:right w:val="single" w:sz="4" w:space="0" w:color="auto"/>
            </w:tcBorders>
            <w:shd w:val="clear" w:color="auto" w:fill="auto"/>
            <w:vAlign w:val="center"/>
            <w:hideMark/>
          </w:tcPr>
          <w:p w14:paraId="473587FD" w14:textId="77777777" w:rsidR="00AD22EC" w:rsidRPr="00AD22EC" w:rsidRDefault="00AD22EC" w:rsidP="00AD22EC">
            <w:pPr>
              <w:spacing w:after="0" w:line="240" w:lineRule="auto"/>
              <w:rPr>
                <w:rFonts w:ascii="Calibri" w:eastAsia="Times New Roman" w:hAnsi="Calibri" w:cs="Calibri"/>
                <w:color w:val="000000"/>
                <w:szCs w:val="24"/>
              </w:rPr>
            </w:pPr>
            <w:r w:rsidRPr="00AD22EC">
              <w:rPr>
                <w:rFonts w:ascii="Calibri" w:eastAsia="Times New Roman" w:hAnsi="Calibri" w:cs="Calibri"/>
                <w:color w:val="000000"/>
                <w:szCs w:val="24"/>
              </w:rPr>
              <w:t>On Balance Sheet</w:t>
            </w:r>
          </w:p>
        </w:tc>
      </w:tr>
      <w:tr w:rsidR="00AD22EC" w:rsidRPr="00AD22EC" w14:paraId="0CEAA6DA" w14:textId="77777777" w:rsidTr="00AD22EC">
        <w:trPr>
          <w:trHeight w:val="624"/>
        </w:trPr>
        <w:tc>
          <w:tcPr>
            <w:tcW w:w="0" w:type="auto"/>
            <w:vMerge/>
            <w:tcBorders>
              <w:top w:val="nil"/>
              <w:left w:val="single" w:sz="4" w:space="0" w:color="auto"/>
              <w:bottom w:val="single" w:sz="4" w:space="0" w:color="auto"/>
              <w:right w:val="single" w:sz="4" w:space="0" w:color="auto"/>
            </w:tcBorders>
            <w:vAlign w:val="center"/>
            <w:hideMark/>
          </w:tcPr>
          <w:p w14:paraId="2C94A98B" w14:textId="77777777" w:rsidR="00AD22EC" w:rsidRPr="00AD22EC" w:rsidRDefault="00AD22EC" w:rsidP="00AD22EC">
            <w:pPr>
              <w:spacing w:after="0" w:line="240" w:lineRule="auto"/>
              <w:rPr>
                <w:rFonts w:ascii="Calibri" w:eastAsia="Times New Roman" w:hAnsi="Calibri" w:cs="Calibri"/>
                <w:b/>
                <w:bCs/>
                <w:color w:val="000000"/>
                <w:szCs w:val="24"/>
              </w:rPr>
            </w:pPr>
          </w:p>
        </w:tc>
        <w:tc>
          <w:tcPr>
            <w:tcW w:w="0" w:type="auto"/>
            <w:tcBorders>
              <w:top w:val="nil"/>
              <w:left w:val="nil"/>
              <w:bottom w:val="single" w:sz="4" w:space="0" w:color="auto"/>
              <w:right w:val="single" w:sz="4" w:space="0" w:color="auto"/>
            </w:tcBorders>
            <w:shd w:val="clear" w:color="auto" w:fill="auto"/>
            <w:vAlign w:val="center"/>
            <w:hideMark/>
          </w:tcPr>
          <w:p w14:paraId="5E390A58" w14:textId="77777777" w:rsidR="00AD22EC" w:rsidRPr="00AD22EC" w:rsidRDefault="00AD22EC" w:rsidP="00AD22EC">
            <w:pPr>
              <w:spacing w:after="0" w:line="240" w:lineRule="auto"/>
              <w:rPr>
                <w:rFonts w:ascii="Calibri" w:eastAsia="Times New Roman" w:hAnsi="Calibri" w:cs="Calibri"/>
                <w:color w:val="000000"/>
                <w:szCs w:val="24"/>
              </w:rPr>
            </w:pPr>
            <w:r w:rsidRPr="00AD22EC">
              <w:rPr>
                <w:rFonts w:ascii="Calibri" w:eastAsia="Times New Roman" w:hAnsi="Calibri" w:cs="Calibri"/>
                <w:color w:val="000000"/>
                <w:szCs w:val="24"/>
              </w:rPr>
              <w:t>CR</w:t>
            </w:r>
          </w:p>
        </w:tc>
        <w:tc>
          <w:tcPr>
            <w:tcW w:w="0" w:type="auto"/>
            <w:tcBorders>
              <w:top w:val="nil"/>
              <w:left w:val="nil"/>
              <w:bottom w:val="single" w:sz="4" w:space="0" w:color="auto"/>
              <w:right w:val="single" w:sz="4" w:space="0" w:color="auto"/>
            </w:tcBorders>
            <w:shd w:val="clear" w:color="auto" w:fill="auto"/>
            <w:vAlign w:val="center"/>
            <w:hideMark/>
          </w:tcPr>
          <w:p w14:paraId="4D4EAB6F" w14:textId="77777777" w:rsidR="00AD22EC" w:rsidRPr="00AD22EC" w:rsidRDefault="00AD22EC" w:rsidP="00AD22EC">
            <w:pPr>
              <w:spacing w:after="0" w:line="240" w:lineRule="auto"/>
              <w:rPr>
                <w:rFonts w:ascii="Calibri" w:eastAsia="Times New Roman" w:hAnsi="Calibri" w:cs="Calibri"/>
                <w:color w:val="000000"/>
                <w:szCs w:val="24"/>
              </w:rPr>
            </w:pPr>
            <w:r w:rsidRPr="00AD22EC">
              <w:rPr>
                <w:rFonts w:ascii="Calibri" w:eastAsia="Times New Roman" w:hAnsi="Calibri" w:cs="Calibri"/>
                <w:color w:val="000000"/>
                <w:szCs w:val="24"/>
              </w:rPr>
              <w:t>RECDEFERREDPFT</w:t>
            </w:r>
          </w:p>
        </w:tc>
        <w:tc>
          <w:tcPr>
            <w:tcW w:w="0" w:type="auto"/>
            <w:tcBorders>
              <w:top w:val="nil"/>
              <w:left w:val="nil"/>
              <w:bottom w:val="single" w:sz="4" w:space="0" w:color="auto"/>
              <w:right w:val="single" w:sz="4" w:space="0" w:color="auto"/>
            </w:tcBorders>
            <w:shd w:val="clear" w:color="auto" w:fill="auto"/>
            <w:vAlign w:val="center"/>
            <w:hideMark/>
          </w:tcPr>
          <w:p w14:paraId="5E139684" w14:textId="77777777" w:rsidR="00AD22EC" w:rsidRPr="00AD22EC" w:rsidRDefault="00AD22EC" w:rsidP="00AD22EC">
            <w:pPr>
              <w:spacing w:after="0" w:line="240" w:lineRule="auto"/>
              <w:rPr>
                <w:rFonts w:ascii="Calibri" w:eastAsia="Times New Roman" w:hAnsi="Calibri" w:cs="Calibri"/>
                <w:color w:val="000000"/>
                <w:szCs w:val="24"/>
              </w:rPr>
            </w:pPr>
            <w:r w:rsidRPr="00AD22EC">
              <w:rPr>
                <w:rFonts w:ascii="Calibri" w:eastAsia="Times New Roman" w:hAnsi="Calibri" w:cs="Calibri"/>
                <w:color w:val="000000"/>
                <w:szCs w:val="24"/>
              </w:rPr>
              <w:t>Profit Receivable</w:t>
            </w:r>
          </w:p>
        </w:tc>
        <w:tc>
          <w:tcPr>
            <w:tcW w:w="0" w:type="auto"/>
            <w:tcBorders>
              <w:top w:val="nil"/>
              <w:left w:val="nil"/>
              <w:bottom w:val="single" w:sz="4" w:space="0" w:color="auto"/>
              <w:right w:val="single" w:sz="4" w:space="0" w:color="auto"/>
            </w:tcBorders>
            <w:shd w:val="clear" w:color="auto" w:fill="auto"/>
            <w:vAlign w:val="center"/>
            <w:hideMark/>
          </w:tcPr>
          <w:p w14:paraId="308233F3" w14:textId="77777777" w:rsidR="00AD22EC" w:rsidRPr="00AD22EC" w:rsidRDefault="00AD22EC" w:rsidP="00AD22EC">
            <w:pPr>
              <w:spacing w:after="0" w:line="240" w:lineRule="auto"/>
              <w:jc w:val="right"/>
              <w:rPr>
                <w:rFonts w:ascii="Calibri" w:eastAsia="Times New Roman" w:hAnsi="Calibri" w:cs="Calibri"/>
                <w:color w:val="000000"/>
                <w:szCs w:val="24"/>
              </w:rPr>
            </w:pPr>
            <w:r w:rsidRPr="00AD22EC">
              <w:rPr>
                <w:rFonts w:ascii="Calibri" w:eastAsia="Times New Roman" w:hAnsi="Calibri" w:cs="Calibri"/>
                <w:color w:val="000000"/>
                <w:szCs w:val="24"/>
              </w:rPr>
              <w:t>25,000.00</w:t>
            </w:r>
          </w:p>
        </w:tc>
        <w:tc>
          <w:tcPr>
            <w:tcW w:w="0" w:type="auto"/>
            <w:tcBorders>
              <w:top w:val="nil"/>
              <w:left w:val="nil"/>
              <w:bottom w:val="single" w:sz="4" w:space="0" w:color="auto"/>
              <w:right w:val="single" w:sz="4" w:space="0" w:color="auto"/>
            </w:tcBorders>
            <w:shd w:val="clear" w:color="auto" w:fill="auto"/>
            <w:vAlign w:val="center"/>
            <w:hideMark/>
          </w:tcPr>
          <w:p w14:paraId="0E0FBDA2" w14:textId="77777777" w:rsidR="00AD22EC" w:rsidRPr="00AD22EC" w:rsidRDefault="00AD22EC" w:rsidP="00AD22EC">
            <w:pPr>
              <w:spacing w:after="0" w:line="240" w:lineRule="auto"/>
              <w:rPr>
                <w:rFonts w:ascii="Calibri" w:eastAsia="Times New Roman" w:hAnsi="Calibri" w:cs="Calibri"/>
                <w:color w:val="000000"/>
                <w:szCs w:val="24"/>
              </w:rPr>
            </w:pPr>
            <w:r w:rsidRPr="00AD22EC">
              <w:rPr>
                <w:rFonts w:ascii="Calibri" w:eastAsia="Times New Roman" w:hAnsi="Calibri" w:cs="Calibri"/>
                <w:color w:val="000000"/>
                <w:szCs w:val="24"/>
              </w:rPr>
              <w:t>On Balance Sheet</w:t>
            </w:r>
          </w:p>
        </w:tc>
      </w:tr>
    </w:tbl>
    <w:p w14:paraId="2FDFE6A8" w14:textId="52AFFA1C" w:rsidR="00FA62DA" w:rsidRPr="000C0860" w:rsidRDefault="005A4797" w:rsidP="00F9048C">
      <w:pPr>
        <w:rPr>
          <w:rFonts w:cstheme="minorHAnsi"/>
          <w:szCs w:val="24"/>
        </w:rPr>
      </w:pPr>
      <w:r w:rsidRPr="005A4797">
        <w:rPr>
          <w:rFonts w:cstheme="minorHAnsi"/>
          <w:szCs w:val="24"/>
        </w:rPr>
        <w:t> </w:t>
      </w:r>
    </w:p>
    <w:p w14:paraId="42B5EB69" w14:textId="6071BE14" w:rsidR="001A0AA2" w:rsidRPr="00A840E1" w:rsidRDefault="7777C3D5" w:rsidP="00E34EE9">
      <w:pPr>
        <w:pStyle w:val="Heading3"/>
        <w:numPr>
          <w:ilvl w:val="2"/>
          <w:numId w:val="5"/>
        </w:numPr>
      </w:pPr>
      <w:bookmarkStart w:id="884" w:name="_Toc182414028"/>
      <w:bookmarkStart w:id="885" w:name="_Toc182493300"/>
      <w:bookmarkStart w:id="886" w:name="_Toc182493383"/>
      <w:bookmarkStart w:id="887" w:name="_Toc190103128"/>
      <w:r>
        <w:t>Partial Settlement (WS0</w:t>
      </w:r>
      <w:r w:rsidR="007E59F2">
        <w:t>1</w:t>
      </w:r>
      <w:r>
        <w:t>-</w:t>
      </w:r>
      <w:r w:rsidR="007E59F2">
        <w:t>IJR</w:t>
      </w:r>
      <w:r>
        <w:t>-12)</w:t>
      </w:r>
      <w:bookmarkEnd w:id="884"/>
      <w:bookmarkEnd w:id="885"/>
      <w:bookmarkEnd w:id="886"/>
      <w:bookmarkEnd w:id="887"/>
    </w:p>
    <w:p w14:paraId="5814F582" w14:textId="315DF54C" w:rsidR="001A0AA2" w:rsidRPr="000C0860" w:rsidRDefault="001A0AA2" w:rsidP="001A0AA2">
      <w:pPr>
        <w:pStyle w:val="ListParagraph"/>
        <w:jc w:val="both"/>
        <w:rPr>
          <w:rFonts w:cstheme="minorHAnsi"/>
          <w:szCs w:val="24"/>
        </w:rPr>
      </w:pPr>
      <w:r w:rsidRPr="000C0860">
        <w:rPr>
          <w:rFonts w:cstheme="minorHAnsi"/>
          <w:szCs w:val="24"/>
        </w:rPr>
        <w:t>Partial Settlement can be done in two ways</w:t>
      </w:r>
    </w:p>
    <w:p w14:paraId="371B5850" w14:textId="75DA67E1" w:rsidR="001A0AA2" w:rsidRPr="000C0860" w:rsidRDefault="001A0AA2" w:rsidP="001A0AA2">
      <w:pPr>
        <w:pStyle w:val="ListParagraph"/>
        <w:numPr>
          <w:ilvl w:val="0"/>
          <w:numId w:val="3"/>
        </w:numPr>
        <w:ind w:left="990" w:hanging="270"/>
        <w:jc w:val="both"/>
        <w:rPr>
          <w:rFonts w:cstheme="minorHAnsi"/>
          <w:szCs w:val="24"/>
        </w:rPr>
      </w:pPr>
      <w:r w:rsidRPr="000C0860">
        <w:rPr>
          <w:rFonts w:cstheme="minorHAnsi"/>
          <w:szCs w:val="24"/>
        </w:rPr>
        <w:t>AA - Compression payment</w:t>
      </w:r>
    </w:p>
    <w:p w14:paraId="2F17D7F8" w14:textId="099FCBE3" w:rsidR="001A0AA2" w:rsidRPr="000C0860" w:rsidRDefault="001A0AA2" w:rsidP="001A0AA2">
      <w:pPr>
        <w:pStyle w:val="ListParagraph"/>
        <w:numPr>
          <w:ilvl w:val="0"/>
          <w:numId w:val="3"/>
        </w:numPr>
        <w:ind w:left="990" w:hanging="270"/>
        <w:jc w:val="both"/>
        <w:rPr>
          <w:rFonts w:cstheme="minorHAnsi"/>
          <w:szCs w:val="24"/>
        </w:rPr>
      </w:pPr>
      <w:r w:rsidRPr="000C0860">
        <w:rPr>
          <w:rFonts w:cstheme="minorHAnsi"/>
          <w:szCs w:val="24"/>
        </w:rPr>
        <w:t>AA Principal Decrease</w:t>
      </w:r>
    </w:p>
    <w:p w14:paraId="40C515F1" w14:textId="49EFB92D" w:rsidR="001A0AA2" w:rsidRPr="00A840E1" w:rsidRDefault="001A0AA2" w:rsidP="00DC759E">
      <w:pPr>
        <w:pStyle w:val="Heading3"/>
        <w:numPr>
          <w:ilvl w:val="3"/>
          <w:numId w:val="5"/>
        </w:numPr>
      </w:pPr>
      <w:bookmarkStart w:id="888" w:name="_Toc182414029"/>
      <w:bookmarkStart w:id="889" w:name="_Toc182493301"/>
      <w:bookmarkStart w:id="890" w:name="_Toc182493384"/>
      <w:bookmarkStart w:id="891" w:name="_Toc190103129"/>
      <w:r w:rsidRPr="00A840E1">
        <w:t>AA - Compression payment</w:t>
      </w:r>
      <w:bookmarkEnd w:id="888"/>
      <w:bookmarkEnd w:id="889"/>
      <w:bookmarkEnd w:id="890"/>
      <w:bookmarkEnd w:id="891"/>
    </w:p>
    <w:p w14:paraId="63E79803" w14:textId="38A982B0" w:rsidR="001A0AA2" w:rsidRPr="000C0860" w:rsidRDefault="001A0AA2" w:rsidP="001A0AA2">
      <w:pPr>
        <w:rPr>
          <w:rFonts w:cstheme="minorHAnsi"/>
          <w:szCs w:val="24"/>
        </w:rPr>
      </w:pPr>
      <w:r w:rsidRPr="000C0860">
        <w:rPr>
          <w:rFonts w:cstheme="minorHAnsi"/>
          <w:szCs w:val="24"/>
        </w:rPr>
        <w:t xml:space="preserve">In AA – Compression payment customer can settle minimum 2 and 5 maximum </w:t>
      </w:r>
      <w:r w:rsidR="00785988" w:rsidRPr="000C0860">
        <w:rPr>
          <w:rFonts w:cstheme="minorHAnsi"/>
          <w:szCs w:val="24"/>
        </w:rPr>
        <w:t>instalments</w:t>
      </w:r>
      <w:r w:rsidRPr="000C0860">
        <w:rPr>
          <w:rFonts w:cstheme="minorHAnsi"/>
          <w:szCs w:val="24"/>
        </w:rPr>
        <w:t xml:space="preserve">. It is on customer’s preference either the customer opt to reduce the </w:t>
      </w:r>
      <w:r w:rsidR="00785988" w:rsidRPr="000C0860">
        <w:rPr>
          <w:rFonts w:cstheme="minorHAnsi"/>
          <w:szCs w:val="24"/>
        </w:rPr>
        <w:t>instalment</w:t>
      </w:r>
      <w:r w:rsidRPr="000C0860">
        <w:rPr>
          <w:rFonts w:cstheme="minorHAnsi"/>
          <w:szCs w:val="24"/>
        </w:rPr>
        <w:t xml:space="preserve"> or reduce the tenor.</w:t>
      </w:r>
    </w:p>
    <w:p w14:paraId="46BFA6A6" w14:textId="67AA10BA" w:rsidR="001A0AA2" w:rsidRPr="000C0860" w:rsidRDefault="001A0AA2" w:rsidP="001A0AA2">
      <w:pPr>
        <w:rPr>
          <w:rFonts w:cstheme="minorHAnsi"/>
          <w:szCs w:val="24"/>
        </w:rPr>
      </w:pPr>
      <w:r w:rsidRPr="000C0860">
        <w:rPr>
          <w:rFonts w:cstheme="minorHAnsi"/>
          <w:szCs w:val="24"/>
        </w:rPr>
        <w:t xml:space="preserve">User will follow below navigation for Partial settlement </w:t>
      </w:r>
    </w:p>
    <w:p w14:paraId="4168F5F0" w14:textId="7F50694C" w:rsidR="001A0AA2" w:rsidRPr="000C0860" w:rsidRDefault="00845E17" w:rsidP="001A0AA2">
      <w:pPr>
        <w:jc w:val="both"/>
        <w:rPr>
          <w:rFonts w:cstheme="minorHAnsi"/>
          <w:szCs w:val="24"/>
        </w:rPr>
      </w:pPr>
      <w:r w:rsidRPr="000C0860">
        <w:rPr>
          <w:rFonts w:cstheme="minorHAnsi"/>
          <w:noProof/>
          <w:szCs w:val="24"/>
        </w:rPr>
        <mc:AlternateContent>
          <mc:Choice Requires="wps">
            <w:drawing>
              <wp:anchor distT="0" distB="0" distL="114300" distR="114300" simplePos="0" relativeHeight="251659264" behindDoc="0" locked="0" layoutInCell="1" allowOverlap="1" wp14:anchorId="60AFBB06" wp14:editId="0600FF58">
                <wp:simplePos x="0" y="0"/>
                <wp:positionH relativeFrom="column">
                  <wp:posOffset>1704340</wp:posOffset>
                </wp:positionH>
                <wp:positionV relativeFrom="paragraph">
                  <wp:posOffset>93345</wp:posOffset>
                </wp:positionV>
                <wp:extent cx="233680" cy="0"/>
                <wp:effectExtent l="0" t="76200" r="13970" b="95250"/>
                <wp:wrapNone/>
                <wp:docPr id="7" name="Straight Arrow Connector 7"/>
                <wp:cNvGraphicFramePr/>
                <a:graphic xmlns:a="http://schemas.openxmlformats.org/drawingml/2006/main">
                  <a:graphicData uri="http://schemas.microsoft.com/office/word/2010/wordprocessingShape">
                    <wps:wsp>
                      <wps:cNvCnPr/>
                      <wps:spPr>
                        <a:xfrm>
                          <a:off x="0" y="0"/>
                          <a:ext cx="23368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dtfl="http://schemas.microsoft.com/office/word/2024/wordml/sdtformatlock">
            <w:pict>
              <v:shape w14:anchorId="7AFE53D2" id="Straight Arrow Connector 7" o:spid="_x0000_s1026" type="#_x0000_t32" style="position:absolute;margin-left:134.2pt;margin-top:7.35pt;width:18.4pt;height:0;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amp;#xA;90jcwfIWJU67QAgl6YK0S0CoHGBkTxKLZGx5TGhvj5O2G0SRWNoz/78nu9wcxkFMGNg6quQqL6RA&amp;#xA;0s5Y6ir5vt9lD1JwBDIwOMJKHpHlpr69KfdHjyxSmriSfYz+USnWPY7AufNIadK6MEJMx9ApD/oD&amp;#xA;OlTrorhX2lFEilmcO2RdNtjC5xDF9pCuTyYBB5bi6bQ4syoJ3g9WQ0ymaiLzg5KdCXlKLjvcW893&amp;#xA;SUOqXwnz5DrgnHtJTxOsQfEKIT7DmDSUCaxw7Rqn8787ZsmRM9e2VmPeBN4uqYvTtW7jvijg9N/y&amp;#xA;JsXecLq0q+WD6m8AAAD//wMAUEsDBBQABgAIAAAAIQA4/SH/1gAAAJQBAAALAAAAX3JlbHMvLnJl&amp;#xA;bHOkkMFqwzAMhu+DvYPRfXGawxijTi+j0GvpHsDYimMaW0Yy2fr2M4PBMnrbUb/Q94l/f/hMi1qR&amp;#xA;JVI2sOt6UJgd+ZiDgffL8ekFlFSbvV0oo4EbChzGx4f9GRdb25HMsYhqlCwG5lrLq9biZkxWOiqY&amp;#xA;22YiTra2kYMu1l1tQD30/bPm3wwYN0x18gb45AdQl1tp5j/sFB2T0FQ7R0nTNEV3j6o9feQzro1i&amp;#xA;OWA14Fm+Q8a1a8+Bvu/d/dMb2JY5uiPbhG/ktn4cqGU/er3pcvwCAAD//wMAUEsDBBQABgAIAAAA&amp;#xA;IQBAUIJzuAEAAMoDAAAOAAAAZHJzL2Uyb0RvYy54bWysU8tu2zAQvBfoPxC815IdIAgEyzk4aS9F&amp;#xA;G/TxAQy1lAjwBXJrSX/fJWXLRVMUaJHLio+d3dnhaH8/WcNOEJP2ruXbTc0ZOOk77fqWf//2/t0d&amp;#xA;ZwmF64TxDlo+Q+L3h7dv9mNoYOcHbzqIjIq41Iyh5QNiaKoqyQGsSBsfwNGl8tEKpG3sqy6Kkapb&amp;#xA;U+3q+rYafexC9BJSotOH5ZIfSn2lQOJnpRIgMy0nblhiLPE5x+qwF00fRRi0PNMQ/8HCCu2o6Vrq&amp;#xA;QaBgP6J+UcpqGX3yCjfS28orpSWUGWiabf3bNF8HEaDMQuKksMqUXq+s/HQ6uqdIMowhNSk8xTzF&amp;#xA;pKLNX+LHpiLWvIoFEzJJh7ubm9s7klRerqorLsSEH8BblhctTxiF7gc8eufoRXzcFq3E6WNC6kzA&amp;#xA;CyA3NS5HFNo8uo7hHMg2GLVwvYH8XpSeU6or4bLC2cAC/wKK6Y4oLm2Kl+BoIjsJcoGQEhxu10qU&amp;#xA;nWFKG7MC68Lvr8BzfoZC8dm/gFdE6ewdrmCrnY9/6o7ThbJa8i8KLHNnCZ59N5enLNKQYYpWZ3Nn&amp;#xA;R/66L/DrL3j4CQAA//8DAFBLAwQUAAYACAAAACEAJzGFB90AAAAJAQAADwAAAGRycy9kb3ducmV2&amp;#xA;LnhtbEyPwU7DMAyG70i8Q2QkbiyljG2UphNCYkcQYwe4ZY2XVGucqsnawtNjxAGO9v/p9+dyPflW&amp;#xA;DNjHJpCC61kGAqkOpiGrYPf2dLUCEZMmo9tAqOATI6yr87NSFyaM9IrDNlnBJRQLrcCl1BVSxtqh&amp;#xA;13EWOiTODqH3OvHYW2l6PXK5b2WeZQvpdUN8wekOHx3Wx+3JK3ix74PPadPIw93H18Y+m6Mbk1KX&amp;#xA;F9PDPYiEU/qD4Uef1aFip304kYmiVZAvVnNGOZgvQTBwk93mIPa/C1mV8v8H1TcAAAD//wMAUEsB&amp;#xA;Ai0AFAAGAAgAAAAhALaDOJL+AAAA4QEAABMAAAAAAAAAAAAAAAAAAAAAAFtDb250ZW50X1R5cGVz&amp;#xA;XS54bWxQSwECLQAUAAYACAAAACEAOP0h/9YAAACUAQAACwAAAAAAAAAAAAAAAAAvAQAAX3JlbHMv&amp;#xA;LnJlbHNQSwECLQAUAAYACAAAACEAQFCCc7gBAADKAwAADgAAAAAAAAAAAAAAAAAuAgAAZHJzL2Uy&amp;#xA;b0RvYy54bWxQSwECLQAUAAYACAAAACEAJzGFB90AAAAJAQAADwAAAAAAAAAAAAAAAAASBAAAZHJz&amp;#xA;L2Rvd25yZXYueG1sUEsFBgAAAAAEAAQA8wAAABwFAAAAAA==&amp;#xA;" strokecolor="#4472c4 [3204]" strokeweight=".5pt">
                <v:stroke endarrow="block" joinstyle="miter"/>
              </v:shape>
            </w:pict>
          </mc:Fallback>
        </mc:AlternateContent>
      </w:r>
      <w:r w:rsidR="001A0AA2" w:rsidRPr="000C0860">
        <w:rPr>
          <w:rFonts w:cstheme="minorHAnsi"/>
          <w:noProof/>
          <w:szCs w:val="24"/>
        </w:rPr>
        <mc:AlternateContent>
          <mc:Choice Requires="wps">
            <w:drawing>
              <wp:anchor distT="0" distB="0" distL="114300" distR="114300" simplePos="0" relativeHeight="251657216" behindDoc="0" locked="0" layoutInCell="1" allowOverlap="1" wp14:anchorId="356BB5E0" wp14:editId="56559ABF">
                <wp:simplePos x="0" y="0"/>
                <wp:positionH relativeFrom="column">
                  <wp:posOffset>4192559</wp:posOffset>
                </wp:positionH>
                <wp:positionV relativeFrom="paragraph">
                  <wp:posOffset>115513</wp:posOffset>
                </wp:positionV>
                <wp:extent cx="233680" cy="0"/>
                <wp:effectExtent l="0" t="76200" r="13970" b="95250"/>
                <wp:wrapNone/>
                <wp:docPr id="4" name="Straight Arrow Connector 4"/>
                <wp:cNvGraphicFramePr/>
                <a:graphic xmlns:a="http://schemas.openxmlformats.org/drawingml/2006/main">
                  <a:graphicData uri="http://schemas.microsoft.com/office/word/2010/wordprocessingShape">
                    <wps:wsp>
                      <wps:cNvCnPr/>
                      <wps:spPr>
                        <a:xfrm>
                          <a:off x="0" y="0"/>
                          <a:ext cx="23368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dtfl="http://schemas.microsoft.com/office/word/2024/wordml/sdtformatlock">
            <w:pict>
              <v:shape w14:anchorId="4DFD633A" id="Straight Arrow Connector 4" o:spid="_x0000_s1026" type="#_x0000_t32" style="position:absolute;margin-left:330.1pt;margin-top:9.1pt;width:18.4pt;height:0;z-index:25165721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amp;#xA;90jcwfIWJU67QAgl6YK0S0CoHGBkTxKLZGx5TGhvj5O2G0SRWNoz/78nu9wcxkFMGNg6quQqL6RA&amp;#xA;0s5Y6ir5vt9lD1JwBDIwOMJKHpHlpr69KfdHjyxSmriSfYz+USnWPY7AufNIadK6MEJMx9ApD/oD&amp;#xA;OlTrorhX2lFEilmcO2RdNtjC5xDF9pCuTyYBB5bi6bQ4syoJ3g9WQ0ymaiLzg5KdCXlKLjvcW893&amp;#xA;SUOqXwnz5DrgnHtJTxOsQfEKIT7DmDSUCaxw7Rqn8787ZsmRM9e2VmPeBN4uqYvTtW7jvijg9N/y&amp;#xA;JsXecLq0q+WD6m8AAAD//wMAUEsDBBQABgAIAAAAIQA4/SH/1gAAAJQBAAALAAAAX3JlbHMvLnJl&amp;#xA;bHOkkMFqwzAMhu+DvYPRfXGawxijTi+j0GvpHsDYimMaW0Yy2fr2M4PBMnrbUb/Q94l/f/hMi1qR&amp;#xA;JVI2sOt6UJgd+ZiDgffL8ekFlFSbvV0oo4EbChzGx4f9GRdb25HMsYhqlCwG5lrLq9biZkxWOiqY&amp;#xA;22YiTra2kYMu1l1tQD30/bPm3wwYN0x18gb45AdQl1tp5j/sFB2T0FQ7R0nTNEV3j6o9feQzro1i&amp;#xA;OWA14Fm+Q8a1a8+Bvu/d/dMb2JY5uiPbhG/ktn4cqGU/er3pcvwCAAD//wMAUEsDBBQABgAIAAAA&amp;#xA;IQBAUIJzuAEAAMoDAAAOAAAAZHJzL2Uyb0RvYy54bWysU8tu2zAQvBfoPxC815IdIAgEyzk4aS9F&amp;#xA;G/TxAQy1lAjwBXJrSX/fJWXLRVMUaJHLio+d3dnhaH8/WcNOEJP2ruXbTc0ZOOk77fqWf//2/t0d&amp;#xA;ZwmF64TxDlo+Q+L3h7dv9mNoYOcHbzqIjIq41Iyh5QNiaKoqyQGsSBsfwNGl8tEKpG3sqy6Kkapb&amp;#xA;U+3q+rYafexC9BJSotOH5ZIfSn2lQOJnpRIgMy0nblhiLPE5x+qwF00fRRi0PNMQ/8HCCu2o6Vrq&amp;#xA;QaBgP6J+UcpqGX3yCjfS28orpSWUGWiabf3bNF8HEaDMQuKksMqUXq+s/HQ6uqdIMowhNSk8xTzF&amp;#xA;pKLNX+LHpiLWvIoFEzJJh7ubm9s7klRerqorLsSEH8BblhctTxiF7gc8eufoRXzcFq3E6WNC6kzA&amp;#xA;CyA3NS5HFNo8uo7hHMg2GLVwvYH8XpSeU6or4bLC2cAC/wKK6Y4oLm2Kl+BoIjsJcoGQEhxu10qU&amp;#xA;nWFKG7MC68Lvr8BzfoZC8dm/gFdE6ewdrmCrnY9/6o7ThbJa8i8KLHNnCZ59N5enLNKQYYpWZ3Nn&amp;#xA;R/66L/DrL3j4CQAA//8DAFBLAwQUAAYACAAAACEAnaIktdwAAAAJAQAADwAAAGRycy9kb3ducmV2&amp;#xA;LnhtbEyPMU/DMBCFdyT+g3WV2KjTDKENcSqEREcQpQNsbny1o8bnKHaTwK/nEANMp7v39O571Xb2&amp;#xA;nRhxiG0gBatlBgKpCaYlq+Dw9nS7BhGTJqO7QKjgEyNs6+urSpcmTPSK4z5ZwSEUS63ApdSXUsbG&amp;#xA;oddxGXok1k5h8DrxOlhpBj1xuO9knmWF9Lol/uB0j48Om/P+4hW82PfR57Rr5Wnz8bWzz+bspqTU&amp;#xA;zWJ+uAeRcE5/ZvjBZ3SomekYLmSi6BQURZazlYU1TzYUmzsud/w9yLqS/xvU3wAAAP//AwBQSwEC&amp;#xA;LQAUAAYACAAAACEAtoM4kv4AAADhAQAAEwAAAAAAAAAAAAAAAAAAAAAAW0NvbnRlbnRfVHlwZXNd&amp;#xA;LnhtbFBLAQItABQABgAIAAAAIQA4/SH/1gAAAJQBAAALAAAAAAAAAAAAAAAAAC8BAABfcmVscy8u&amp;#xA;cmVsc1BLAQItABQABgAIAAAAIQBAUIJzuAEAAMoDAAAOAAAAAAAAAAAAAAAAAC4CAABkcnMvZTJv&amp;#xA;RG9jLnhtbFBLAQItABQABgAIAAAAIQCdoiS13AAAAAkBAAAPAAAAAAAAAAAAAAAAABIEAABkcnMv&amp;#xA;ZG93bnJldi54bWxQSwUGAAAAAAQABADzAAAAGwUAAAAA&amp;#xA;" strokecolor="#4472c4 [3204]" strokeweight=".5pt">
                <v:stroke endarrow="block" joinstyle="miter"/>
              </v:shape>
            </w:pict>
          </mc:Fallback>
        </mc:AlternateContent>
      </w:r>
      <w:r w:rsidR="001A0AA2" w:rsidRPr="000C0860">
        <w:rPr>
          <w:rFonts w:cstheme="minorHAnsi"/>
          <w:noProof/>
          <w:szCs w:val="24"/>
        </w:rPr>
        <mc:AlternateContent>
          <mc:Choice Requires="wps">
            <w:drawing>
              <wp:anchor distT="0" distB="0" distL="114300" distR="114300" simplePos="0" relativeHeight="251658285" behindDoc="0" locked="0" layoutInCell="1" allowOverlap="1" wp14:anchorId="27F69776" wp14:editId="3A1D40CA">
                <wp:simplePos x="0" y="0"/>
                <wp:positionH relativeFrom="column">
                  <wp:posOffset>375920</wp:posOffset>
                </wp:positionH>
                <wp:positionV relativeFrom="paragraph">
                  <wp:posOffset>95885</wp:posOffset>
                </wp:positionV>
                <wp:extent cx="233680" cy="0"/>
                <wp:effectExtent l="0" t="76200" r="13970" b="95250"/>
                <wp:wrapNone/>
                <wp:docPr id="9" name="Straight Arrow Connector 9"/>
                <wp:cNvGraphicFramePr/>
                <a:graphic xmlns:a="http://schemas.openxmlformats.org/drawingml/2006/main">
                  <a:graphicData uri="http://schemas.microsoft.com/office/word/2010/wordprocessingShape">
                    <wps:wsp>
                      <wps:cNvCnPr/>
                      <wps:spPr>
                        <a:xfrm>
                          <a:off x="0" y="0"/>
                          <a:ext cx="23368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dtfl="http://schemas.microsoft.com/office/word/2024/wordml/sdtformatlock">
            <w:pict>
              <v:shape w14:anchorId="42C9384E" id="Straight Arrow Connector 9" o:spid="_x0000_s1026" type="#_x0000_t32" style="position:absolute;margin-left:29.6pt;margin-top:7.55pt;width:18.4pt;height:0;z-index:251658285;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amp;#xA;90jcwfIWJU67QAgl6YK0S0CoHGBkTxKLZGx5TGhvj5O2G0SRWNoz/78nu9wcxkFMGNg6quQqL6RA&amp;#xA;0s5Y6ir5vt9lD1JwBDIwOMJKHpHlpr69KfdHjyxSmriSfYz+USnWPY7AufNIadK6MEJMx9ApD/oD&amp;#xA;OlTrorhX2lFEilmcO2RdNtjC5xDF9pCuTyYBB5bi6bQ4syoJ3g9WQ0ymaiLzg5KdCXlKLjvcW893&amp;#xA;SUOqXwnz5DrgnHtJTxOsQfEKIT7DmDSUCaxw7Rqn8787ZsmRM9e2VmPeBN4uqYvTtW7jvijg9N/y&amp;#xA;JsXecLq0q+WD6m8AAAD//wMAUEsDBBQABgAIAAAAIQA4/SH/1gAAAJQBAAALAAAAX3JlbHMvLnJl&amp;#xA;bHOkkMFqwzAMhu+DvYPRfXGawxijTi+j0GvpHsDYimMaW0Yy2fr2M4PBMnrbUb/Q94l/f/hMi1qR&amp;#xA;JVI2sOt6UJgd+ZiDgffL8ekFlFSbvV0oo4EbChzGx4f9GRdb25HMsYhqlCwG5lrLq9biZkxWOiqY&amp;#xA;22YiTra2kYMu1l1tQD30/bPm3wwYN0x18gb45AdQl1tp5j/sFB2T0FQ7R0nTNEV3j6o9feQzro1i&amp;#xA;OWA14Fm+Q8a1a8+Bvu/d/dMb2JY5uiPbhG/ktn4cqGU/er3pcvwCAAD//wMAUEsDBBQABgAIAAAA&amp;#xA;IQBAUIJzuAEAAMoDAAAOAAAAZHJzL2Uyb0RvYy54bWysU8tu2zAQvBfoPxC815IdIAgEyzk4aS9F&amp;#xA;G/TxAQy1lAjwBXJrSX/fJWXLRVMUaJHLio+d3dnhaH8/WcNOEJP2ruXbTc0ZOOk77fqWf//2/t0d&amp;#xA;ZwmF64TxDlo+Q+L3h7dv9mNoYOcHbzqIjIq41Iyh5QNiaKoqyQGsSBsfwNGl8tEKpG3sqy6Kkapb&amp;#xA;U+3q+rYafexC9BJSotOH5ZIfSn2lQOJnpRIgMy0nblhiLPE5x+qwF00fRRi0PNMQ/8HCCu2o6Vrq&amp;#xA;QaBgP6J+UcpqGX3yCjfS28orpSWUGWiabf3bNF8HEaDMQuKksMqUXq+s/HQ6uqdIMowhNSk8xTzF&amp;#xA;pKLNX+LHpiLWvIoFEzJJh7ubm9s7klRerqorLsSEH8BblhctTxiF7gc8eufoRXzcFq3E6WNC6kzA&amp;#xA;CyA3NS5HFNo8uo7hHMg2GLVwvYH8XpSeU6or4bLC2cAC/wKK6Y4oLm2Kl+BoIjsJcoGQEhxu10qU&amp;#xA;nWFKG7MC68Lvr8BzfoZC8dm/gFdE6ewdrmCrnY9/6o7ThbJa8i8KLHNnCZ59N5enLNKQYYpWZ3Nn&amp;#xA;R/66L/DrL3j4CQAA//8DAFBLAwQUAAYACAAAACEAbdLiSNoAAAAHAQAADwAAAGRycy9kb3ducmV2&amp;#xA;LnhtbEyPwU7DMBBE70j8g7WVuFGnkVqREKeqkOgRROEANzfe2lHjdRS7SeDrWcQBjrMzmn1TbWff&amp;#xA;iRGH2AZSsFpmIJCaYFqyCt5eH2/vQMSkyeguECr4xAjb+vqq0qUJE73geEhWcAnFUitwKfWllLFx&amp;#xA;6HVchh6JvVMYvE4sByvNoCcu953Ms2wjvW6JPzjd44PD5ny4eAXP9n30Oe1beSo+vvb2yZzdlJS6&amp;#xA;Wcy7exAJ5/QXhh98RoeamY7hQiaKTsG6yDnJ9/UKBPvFhqcdf7WsK/mfv/4GAAD//wMAUEsBAi0A&amp;#xA;FAAGAAgAAAAhALaDOJL+AAAA4QEAABMAAAAAAAAAAAAAAAAAAAAAAFtDb250ZW50X1R5cGVzXS54&amp;#xA;bWxQSwECLQAUAAYACAAAACEAOP0h/9YAAACUAQAACwAAAAAAAAAAAAAAAAAvAQAAX3JlbHMvLnJl&amp;#xA;bHNQSwECLQAUAAYACAAAACEAQFCCc7gBAADKAwAADgAAAAAAAAAAAAAAAAAuAgAAZHJzL2Uyb0Rv&amp;#xA;Yy54bWxQSwECLQAUAAYACAAAACEAbdLiSNoAAAAHAQAADwAAAAAAAAAAAAAAAAASBAAAZHJzL2Rv&amp;#xA;d25yZXYueG1sUEsFBgAAAAAEAAQA8wAAABkFAAAAAA==&amp;#xA;" strokecolor="#4472c4 [3204]" strokeweight=".5pt">
                <v:stroke endarrow="block" joinstyle="miter"/>
              </v:shape>
            </w:pict>
          </mc:Fallback>
        </mc:AlternateContent>
      </w:r>
      <w:r w:rsidR="001A0AA2" w:rsidRPr="000C0860">
        <w:rPr>
          <w:rFonts w:cstheme="minorHAnsi"/>
          <w:szCs w:val="24"/>
        </w:rPr>
        <w:t xml:space="preserve">Menu </w:t>
      </w:r>
      <w:r w:rsidR="001A0AA2" w:rsidRPr="000C0860">
        <w:rPr>
          <w:rFonts w:cstheme="minorHAnsi"/>
          <w:szCs w:val="24"/>
        </w:rPr>
        <w:tab/>
        <w:t xml:space="preserve">      Islamic Operation</w:t>
      </w:r>
      <w:r w:rsidR="001A0AA2" w:rsidRPr="000C0860">
        <w:rPr>
          <w:rFonts w:cstheme="minorHAnsi"/>
          <w:szCs w:val="24"/>
        </w:rPr>
        <w:tab/>
        <w:t xml:space="preserve">    Partial Settlement Compression   Compression Bill Generation</w:t>
      </w:r>
    </w:p>
    <w:p w14:paraId="72AFC489" w14:textId="6C1DAAA3" w:rsidR="001A0AA2" w:rsidRPr="000C0860" w:rsidRDefault="001A0AA2" w:rsidP="001A0AA2">
      <w:pPr>
        <w:rPr>
          <w:rFonts w:cstheme="minorHAnsi"/>
          <w:szCs w:val="24"/>
        </w:rPr>
      </w:pPr>
      <w:r w:rsidRPr="000C0860">
        <w:rPr>
          <w:rFonts w:cstheme="minorHAnsi"/>
          <w:noProof/>
          <w:szCs w:val="24"/>
        </w:rPr>
        <w:lastRenderedPageBreak/>
        <w:drawing>
          <wp:inline distT="0" distB="0" distL="0" distR="0" wp14:anchorId="0F4B64B2" wp14:editId="1631FAD4">
            <wp:extent cx="4101193" cy="2236689"/>
            <wp:effectExtent l="19050" t="19050" r="13970" b="11430"/>
            <wp:docPr id="11" name="Picture 11">
              <a:extLst xmlns:a="http://schemas.openxmlformats.org/drawingml/2006/main">
                <a:ext uri="{FF2B5EF4-FFF2-40B4-BE49-F238E27FC236}">
                  <a16:creationId xmlns:a16="http://schemas.microsoft.com/office/drawing/2014/main" id="{A2578856-CD30-05A9-CF95-038D6ED75B8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1">
                      <a:extLst>
                        <a:ext uri="{FF2B5EF4-FFF2-40B4-BE49-F238E27FC236}">
                          <a16:creationId xmlns:a16="http://schemas.microsoft.com/office/drawing/2014/main" id="{A2578856-CD30-05A9-CF95-038D6ED75B84}"/>
                        </a:ext>
                      </a:extLst>
                    </pic:cNvPr>
                    <pic:cNvPicPr>
                      <a:picLocks noChangeAspect="1"/>
                    </pic:cNvPicPr>
                  </pic:nvPicPr>
                  <pic:blipFill rotWithShape="1">
                    <a:blip r:embed="rId136"/>
                    <a:srcRect l="3244" t="2652" r="10332" b="18441"/>
                    <a:stretch/>
                  </pic:blipFill>
                  <pic:spPr bwMode="auto">
                    <a:xfrm>
                      <a:off x="0" y="0"/>
                      <a:ext cx="4105840" cy="2239223"/>
                    </a:xfrm>
                    <a:prstGeom prst="rect">
                      <a:avLst/>
                    </a:prstGeom>
                    <a:ln>
                      <a:solidFill>
                        <a:schemeClr val="accent1"/>
                      </a:solidFill>
                    </a:ln>
                    <a:extLst>
                      <a:ext uri="{53640926-AAD7-44D8-BBD7-CCE9431645EC}">
                        <a14:shadowObscured xmlns:a14="http://schemas.microsoft.com/office/drawing/2010/main"/>
                      </a:ext>
                    </a:extLst>
                  </pic:spPr>
                </pic:pic>
              </a:graphicData>
            </a:graphic>
          </wp:inline>
        </w:drawing>
      </w:r>
    </w:p>
    <w:p w14:paraId="5C13BF7E" w14:textId="2362A835" w:rsidR="001A0AA2" w:rsidRPr="000C0860" w:rsidRDefault="001A0AA2" w:rsidP="001A0AA2">
      <w:pPr>
        <w:rPr>
          <w:rFonts w:cstheme="minorHAnsi"/>
          <w:szCs w:val="24"/>
        </w:rPr>
      </w:pPr>
      <w:r w:rsidRPr="000C0860">
        <w:rPr>
          <w:rFonts w:cstheme="minorHAnsi"/>
          <w:szCs w:val="24"/>
        </w:rPr>
        <w:t>User will click on the edit icon</w:t>
      </w:r>
    </w:p>
    <w:p w14:paraId="7CA62B32" w14:textId="5F0C3FD8" w:rsidR="001A0AA2" w:rsidRPr="000C0860" w:rsidRDefault="001A0AA2" w:rsidP="001A0AA2">
      <w:pPr>
        <w:rPr>
          <w:rFonts w:cstheme="minorHAnsi"/>
          <w:szCs w:val="24"/>
        </w:rPr>
      </w:pPr>
      <w:r w:rsidRPr="000C0860">
        <w:rPr>
          <w:rFonts w:cstheme="minorHAnsi"/>
          <w:noProof/>
          <w:szCs w:val="24"/>
        </w:rPr>
        <w:drawing>
          <wp:inline distT="0" distB="0" distL="0" distR="0" wp14:anchorId="17EA97A6" wp14:editId="1DC87E85">
            <wp:extent cx="5943600" cy="365125"/>
            <wp:effectExtent l="19050" t="19050" r="19050" b="1587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7"/>
                    <a:stretch>
                      <a:fillRect/>
                    </a:stretch>
                  </pic:blipFill>
                  <pic:spPr>
                    <a:xfrm>
                      <a:off x="0" y="0"/>
                      <a:ext cx="5943600" cy="365125"/>
                    </a:xfrm>
                    <a:prstGeom prst="rect">
                      <a:avLst/>
                    </a:prstGeom>
                    <a:ln>
                      <a:solidFill>
                        <a:schemeClr val="accent1"/>
                      </a:solidFill>
                    </a:ln>
                  </pic:spPr>
                </pic:pic>
              </a:graphicData>
            </a:graphic>
          </wp:inline>
        </w:drawing>
      </w:r>
    </w:p>
    <w:p w14:paraId="0DD428FC" w14:textId="610A0CB5" w:rsidR="001A0AA2" w:rsidRPr="000C0860" w:rsidRDefault="001A0AA2" w:rsidP="001A0AA2">
      <w:pPr>
        <w:rPr>
          <w:rFonts w:cstheme="minorHAnsi"/>
          <w:szCs w:val="24"/>
        </w:rPr>
      </w:pPr>
      <w:r w:rsidRPr="000C0860">
        <w:rPr>
          <w:rFonts w:cstheme="minorHAnsi"/>
          <w:szCs w:val="24"/>
        </w:rPr>
        <w:t>Then mention Loan App id, Settlement Type, No</w:t>
      </w:r>
      <w:r>
        <w:rPr>
          <w:rFonts w:cstheme="minorHAnsi"/>
          <w:szCs w:val="24"/>
        </w:rPr>
        <w:t>.</w:t>
      </w:r>
      <w:r w:rsidRPr="000C0860">
        <w:rPr>
          <w:rFonts w:cstheme="minorHAnsi"/>
          <w:szCs w:val="24"/>
        </w:rPr>
        <w:t xml:space="preserve"> of </w:t>
      </w:r>
      <w:r w:rsidR="00785988" w:rsidRPr="000C0860">
        <w:rPr>
          <w:rFonts w:cstheme="minorHAnsi"/>
          <w:szCs w:val="24"/>
        </w:rPr>
        <w:t>instalments</w:t>
      </w:r>
      <w:r w:rsidRPr="000C0860">
        <w:rPr>
          <w:rFonts w:cstheme="minorHAnsi"/>
          <w:szCs w:val="24"/>
        </w:rPr>
        <w:t>, source of income, Recalculation Method and Repayment type.</w:t>
      </w:r>
    </w:p>
    <w:p w14:paraId="1F34FCED" w14:textId="04FD8B37" w:rsidR="001A0AA2" w:rsidRPr="000C0860" w:rsidRDefault="001A0AA2" w:rsidP="4199E1D9">
      <w:r w:rsidRPr="4199E1D9">
        <w:t xml:space="preserve">Please note that if the customer wants to reduce the </w:t>
      </w:r>
      <w:r w:rsidR="00F9048C" w:rsidRPr="4199E1D9">
        <w:t>Tenor,</w:t>
      </w:r>
      <w:r w:rsidRPr="4199E1D9">
        <w:t xml:space="preserve"> then the Recalculation Method as “</w:t>
      </w:r>
      <w:r w:rsidRPr="4199E1D9">
        <w:rPr>
          <w:b/>
          <w:bCs/>
        </w:rPr>
        <w:t>Term</w:t>
      </w:r>
      <w:r w:rsidRPr="4199E1D9">
        <w:t xml:space="preserve">” should be selected, and the customer wants to reduce the </w:t>
      </w:r>
      <w:r w:rsidR="00785988" w:rsidRPr="4199E1D9">
        <w:t>instalment</w:t>
      </w:r>
      <w:r w:rsidRPr="4199E1D9">
        <w:t xml:space="preserve"> amount then the Recalculation Method as “</w:t>
      </w:r>
      <w:r w:rsidR="00785988" w:rsidRPr="4199E1D9">
        <w:rPr>
          <w:b/>
          <w:bCs/>
        </w:rPr>
        <w:t>Instalment</w:t>
      </w:r>
      <w:r w:rsidRPr="4199E1D9">
        <w:t>” should be selected.</w:t>
      </w:r>
    </w:p>
    <w:p w14:paraId="4ED7DE79" w14:textId="4988E7FD" w:rsidR="001A0AA2" w:rsidRPr="000C0860" w:rsidRDefault="001A0AA2" w:rsidP="001A0AA2">
      <w:pPr>
        <w:rPr>
          <w:rFonts w:cstheme="minorHAnsi"/>
          <w:szCs w:val="24"/>
        </w:rPr>
      </w:pPr>
      <w:r>
        <w:rPr>
          <w:rFonts w:cstheme="minorHAnsi"/>
          <w:szCs w:val="24"/>
        </w:rPr>
        <w:t>A</w:t>
      </w:r>
      <w:r w:rsidRPr="000C0860">
        <w:rPr>
          <w:rFonts w:cstheme="minorHAnsi"/>
          <w:szCs w:val="24"/>
        </w:rPr>
        <w:t>fter that the user will validate the activity through validation icon.</w:t>
      </w:r>
    </w:p>
    <w:p w14:paraId="4A7EA1A5" w14:textId="73B034F6" w:rsidR="001A0AA2" w:rsidRPr="000C0860" w:rsidRDefault="001A0AA2" w:rsidP="001A0AA2">
      <w:pPr>
        <w:rPr>
          <w:rFonts w:cstheme="minorHAnsi"/>
          <w:szCs w:val="24"/>
        </w:rPr>
      </w:pPr>
      <w:r w:rsidRPr="000C0860">
        <w:rPr>
          <w:rFonts w:cstheme="minorHAnsi"/>
          <w:noProof/>
          <w:szCs w:val="24"/>
        </w:rPr>
        <w:drawing>
          <wp:inline distT="0" distB="0" distL="0" distR="0" wp14:anchorId="2FAA652C" wp14:editId="36F80CF2">
            <wp:extent cx="5943600" cy="1471295"/>
            <wp:effectExtent l="19050" t="19050" r="19050" b="14605"/>
            <wp:docPr id="15" name="Picture 13">
              <a:extLst xmlns:a="http://schemas.openxmlformats.org/drawingml/2006/main">
                <a:ext uri="{FF2B5EF4-FFF2-40B4-BE49-F238E27FC236}">
                  <a16:creationId xmlns:a16="http://schemas.microsoft.com/office/drawing/2014/main" id="{98303C35-6CAC-6778-0D4F-698DAE49694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3">
                      <a:extLst>
                        <a:ext uri="{FF2B5EF4-FFF2-40B4-BE49-F238E27FC236}">
                          <a16:creationId xmlns:a16="http://schemas.microsoft.com/office/drawing/2014/main" id="{98303C35-6CAC-6778-0D4F-698DAE49694D}"/>
                        </a:ext>
                      </a:extLst>
                    </pic:cNvPr>
                    <pic:cNvPicPr>
                      <a:picLocks noChangeAspect="1"/>
                    </pic:cNvPicPr>
                  </pic:nvPicPr>
                  <pic:blipFill>
                    <a:blip r:embed="rId138"/>
                    <a:stretch>
                      <a:fillRect/>
                    </a:stretch>
                  </pic:blipFill>
                  <pic:spPr>
                    <a:xfrm>
                      <a:off x="0" y="0"/>
                      <a:ext cx="5943600" cy="1471295"/>
                    </a:xfrm>
                    <a:prstGeom prst="rect">
                      <a:avLst/>
                    </a:prstGeom>
                    <a:ln>
                      <a:solidFill>
                        <a:schemeClr val="accent1"/>
                      </a:solidFill>
                    </a:ln>
                  </pic:spPr>
                </pic:pic>
              </a:graphicData>
            </a:graphic>
          </wp:inline>
        </w:drawing>
      </w:r>
    </w:p>
    <w:p w14:paraId="770C2109" w14:textId="1B6BC88C" w:rsidR="001A0AA2" w:rsidRPr="000C0860" w:rsidRDefault="001A0AA2" w:rsidP="001A0AA2">
      <w:pPr>
        <w:rPr>
          <w:rFonts w:cstheme="minorHAnsi"/>
          <w:szCs w:val="24"/>
        </w:rPr>
      </w:pPr>
      <w:r w:rsidRPr="000C0860">
        <w:rPr>
          <w:rFonts w:cstheme="minorHAnsi"/>
          <w:szCs w:val="24"/>
        </w:rPr>
        <w:t>And then commit the record.</w:t>
      </w:r>
    </w:p>
    <w:p w14:paraId="275C5E44" w14:textId="5F02DB0F" w:rsidR="001A0AA2" w:rsidRPr="000C0860" w:rsidRDefault="001A0AA2" w:rsidP="001A0AA2">
      <w:pPr>
        <w:rPr>
          <w:rFonts w:cstheme="minorHAnsi"/>
          <w:szCs w:val="24"/>
        </w:rPr>
      </w:pPr>
      <w:r w:rsidRPr="000C0860">
        <w:rPr>
          <w:rFonts w:cstheme="minorHAnsi"/>
          <w:noProof/>
          <w:szCs w:val="24"/>
        </w:rPr>
        <w:drawing>
          <wp:inline distT="0" distB="0" distL="0" distR="0" wp14:anchorId="65157016" wp14:editId="0279E379">
            <wp:extent cx="5943600" cy="795655"/>
            <wp:effectExtent l="19050" t="19050" r="19050" b="23495"/>
            <wp:docPr id="16" name="Picture 15">
              <a:extLst xmlns:a="http://schemas.openxmlformats.org/drawingml/2006/main">
                <a:ext uri="{FF2B5EF4-FFF2-40B4-BE49-F238E27FC236}">
                  <a16:creationId xmlns:a16="http://schemas.microsoft.com/office/drawing/2014/main" id="{35DB131D-CD12-53EC-70E2-EA9F88FD9A1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5">
                      <a:extLst>
                        <a:ext uri="{FF2B5EF4-FFF2-40B4-BE49-F238E27FC236}">
                          <a16:creationId xmlns:a16="http://schemas.microsoft.com/office/drawing/2014/main" id="{35DB131D-CD12-53EC-70E2-EA9F88FD9A1F}"/>
                        </a:ext>
                      </a:extLst>
                    </pic:cNvPr>
                    <pic:cNvPicPr>
                      <a:picLocks noChangeAspect="1"/>
                    </pic:cNvPicPr>
                  </pic:nvPicPr>
                  <pic:blipFill>
                    <a:blip r:embed="rId139"/>
                    <a:stretch>
                      <a:fillRect/>
                    </a:stretch>
                  </pic:blipFill>
                  <pic:spPr>
                    <a:xfrm>
                      <a:off x="0" y="0"/>
                      <a:ext cx="5943600" cy="795655"/>
                    </a:xfrm>
                    <a:prstGeom prst="rect">
                      <a:avLst/>
                    </a:prstGeom>
                    <a:ln>
                      <a:solidFill>
                        <a:schemeClr val="accent1"/>
                      </a:solidFill>
                    </a:ln>
                  </pic:spPr>
                </pic:pic>
              </a:graphicData>
            </a:graphic>
          </wp:inline>
        </w:drawing>
      </w:r>
    </w:p>
    <w:p w14:paraId="651729A5" w14:textId="77777777" w:rsidR="00C876C9" w:rsidRDefault="00C876C9">
      <w:pPr>
        <w:rPr>
          <w:rFonts w:cstheme="minorHAnsi"/>
          <w:szCs w:val="24"/>
        </w:rPr>
      </w:pPr>
      <w:r>
        <w:rPr>
          <w:rFonts w:cstheme="minorHAnsi"/>
          <w:szCs w:val="24"/>
        </w:rPr>
        <w:br w:type="page"/>
      </w:r>
    </w:p>
    <w:p w14:paraId="1D992442" w14:textId="4867A2D9" w:rsidR="001A0AA2" w:rsidRPr="000C0860" w:rsidRDefault="001A0AA2" w:rsidP="001A0AA2">
      <w:pPr>
        <w:rPr>
          <w:rFonts w:cstheme="minorHAnsi"/>
          <w:szCs w:val="24"/>
        </w:rPr>
      </w:pPr>
      <w:r w:rsidRPr="000C0860">
        <w:rPr>
          <w:rFonts w:cstheme="minorHAnsi"/>
          <w:szCs w:val="24"/>
        </w:rPr>
        <w:lastRenderedPageBreak/>
        <w:t>User can check the bill by using below navigation</w:t>
      </w:r>
    </w:p>
    <w:p w14:paraId="1710AB61" w14:textId="2EAB1A6A" w:rsidR="001A0AA2" w:rsidRPr="000C0860" w:rsidRDefault="001A0AA2" w:rsidP="001A0AA2">
      <w:pPr>
        <w:jc w:val="both"/>
        <w:rPr>
          <w:rFonts w:cstheme="minorHAnsi"/>
          <w:szCs w:val="24"/>
        </w:rPr>
      </w:pPr>
      <w:r w:rsidRPr="000C0860">
        <w:rPr>
          <w:rFonts w:cstheme="minorHAnsi"/>
          <w:noProof/>
          <w:szCs w:val="24"/>
        </w:rPr>
        <mc:AlternateContent>
          <mc:Choice Requires="wps">
            <w:drawing>
              <wp:anchor distT="0" distB="0" distL="114300" distR="114300" simplePos="0" relativeHeight="251658289" behindDoc="0" locked="0" layoutInCell="1" allowOverlap="1" wp14:anchorId="19184684" wp14:editId="5355FA37">
                <wp:simplePos x="0" y="0"/>
                <wp:positionH relativeFrom="column">
                  <wp:posOffset>3928745</wp:posOffset>
                </wp:positionH>
                <wp:positionV relativeFrom="paragraph">
                  <wp:posOffset>115570</wp:posOffset>
                </wp:positionV>
                <wp:extent cx="233680" cy="0"/>
                <wp:effectExtent l="0" t="76200" r="13970" b="95250"/>
                <wp:wrapNone/>
                <wp:docPr id="20" name="Straight Arrow Connector 20"/>
                <wp:cNvGraphicFramePr/>
                <a:graphic xmlns:a="http://schemas.openxmlformats.org/drawingml/2006/main">
                  <a:graphicData uri="http://schemas.microsoft.com/office/word/2010/wordprocessingShape">
                    <wps:wsp>
                      <wps:cNvCnPr/>
                      <wps:spPr>
                        <a:xfrm>
                          <a:off x="0" y="0"/>
                          <a:ext cx="23368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dtfl="http://schemas.microsoft.com/office/word/2024/wordml/sdtformatlock">
            <w:pict>
              <v:shape w14:anchorId="3B364AC3" id="Straight Arrow Connector 20" o:spid="_x0000_s1026" type="#_x0000_t32" style="position:absolute;margin-left:309.35pt;margin-top:9.1pt;width:18.4pt;height:0;z-index:251658289;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amp;#xA;90jcwfIWJU67QAgl6YK0S0CoHGBkTxKLZGx5TGhvj5O2G0SRWNoz/78nu9wcxkFMGNg6quQqL6RA&amp;#xA;0s5Y6ir5vt9lD1JwBDIwOMJKHpHlpr69KfdHjyxSmriSfYz+USnWPY7AufNIadK6MEJMx9ApD/oD&amp;#xA;OlTrorhX2lFEilmcO2RdNtjC5xDF9pCuTyYBB5bi6bQ4syoJ3g9WQ0ymaiLzg5KdCXlKLjvcW893&amp;#xA;SUOqXwnz5DrgnHtJTxOsQfEKIT7DmDSUCaxw7Rqn8787ZsmRM9e2VmPeBN4uqYvTtW7jvijg9N/y&amp;#xA;JsXecLq0q+WD6m8AAAD//wMAUEsDBBQABgAIAAAAIQA4/SH/1gAAAJQBAAALAAAAX3JlbHMvLnJl&amp;#xA;bHOkkMFqwzAMhu+DvYPRfXGawxijTi+j0GvpHsDYimMaW0Yy2fr2M4PBMnrbUb/Q94l/f/hMi1qR&amp;#xA;JVI2sOt6UJgd+ZiDgffL8ekFlFSbvV0oo4EbChzGx4f9GRdb25HMsYhqlCwG5lrLq9biZkxWOiqY&amp;#xA;22YiTra2kYMu1l1tQD30/bPm3wwYN0x18gb45AdQl1tp5j/sFB2T0FQ7R0nTNEV3j6o9feQzro1i&amp;#xA;OWA14Fm+Q8a1a8+Bvu/d/dMb2JY5uiPbhG/ktn4cqGU/er3pcvwCAAD//wMAUEsDBBQABgAIAAAA&amp;#xA;IQBAUIJzuAEAAMoDAAAOAAAAZHJzL2Uyb0RvYy54bWysU8tu2zAQvBfoPxC815IdIAgEyzk4aS9F&amp;#xA;G/TxAQy1lAjwBXJrSX/fJWXLRVMUaJHLio+d3dnhaH8/WcNOEJP2ruXbTc0ZOOk77fqWf//2/t0d&amp;#xA;ZwmF64TxDlo+Q+L3h7dv9mNoYOcHbzqIjIq41Iyh5QNiaKoqyQGsSBsfwNGl8tEKpG3sqy6Kkapb&amp;#xA;U+3q+rYafexC9BJSotOH5ZIfSn2lQOJnpRIgMy0nblhiLPE5x+qwF00fRRi0PNMQ/8HCCu2o6Vrq&amp;#xA;QaBgP6J+UcpqGX3yCjfS28orpSWUGWiabf3bNF8HEaDMQuKksMqUXq+s/HQ6uqdIMowhNSk8xTzF&amp;#xA;pKLNX+LHpiLWvIoFEzJJh7ubm9s7klRerqorLsSEH8BblhctTxiF7gc8eufoRXzcFq3E6WNC6kzA&amp;#xA;CyA3NS5HFNo8uo7hHMg2GLVwvYH8XpSeU6or4bLC2cAC/wKK6Y4oLm2Kl+BoIjsJcoGQEhxu10qU&amp;#xA;nWFKG7MC68Lvr8BzfoZC8dm/gFdE6ewdrmCrnY9/6o7ThbJa8i8KLHNnCZ59N5enLNKQYYpWZ3Nn&amp;#xA;R/66L/DrL3j4CQAA//8DAFBLAwQUAAYACAAAACEAJcNTetwAAAAJAQAADwAAAGRycy9kb3ducmV2&amp;#xA;LnhtbEyPwU7DMAyG70i8Q2QkbixdpZZSmk4IiR1BbBzgljVeU61xqiZrC0+PEQc42v+n35+rzeJ6&amp;#xA;MeEYOk8K1qsEBFLjTUetgrf9000BIkRNRveeUMEnBtjUlxeVLo2f6RWnXWwFl1AotQIb41BKGRqL&amp;#xA;ToeVH5A4O/rR6cjj2Eoz6pnLXS/TJMml0x3xBasHfLTYnHZnp+ClfZ9cSttOHu8+vrbtsznZOSp1&amp;#xA;fbU83IOIuMQ/GH70WR1qdjr4M5kgegX5urhllIMiBcFAnmUZiMPvQtaV/P9B/Q0AAP//AwBQSwEC&amp;#xA;LQAUAAYACAAAACEAtoM4kv4AAADhAQAAEwAAAAAAAAAAAAAAAAAAAAAAW0NvbnRlbnRfVHlwZXNd&amp;#xA;LnhtbFBLAQItABQABgAIAAAAIQA4/SH/1gAAAJQBAAALAAAAAAAAAAAAAAAAAC8BAABfcmVscy8u&amp;#xA;cmVsc1BLAQItABQABgAIAAAAIQBAUIJzuAEAAMoDAAAOAAAAAAAAAAAAAAAAAC4CAABkcnMvZTJv&amp;#xA;RG9jLnhtbFBLAQItABQABgAIAAAAIQAlw1N63AAAAAkBAAAPAAAAAAAAAAAAAAAAABIEAABkcnMv&amp;#xA;ZG93bnJldi54bWxQSwUGAAAAAAQABADzAAAAGwUAAAAA&amp;#xA;" strokecolor="#4472c4 [3204]" strokeweight=".5pt">
                <v:stroke endarrow="block" joinstyle="miter"/>
              </v:shape>
            </w:pict>
          </mc:Fallback>
        </mc:AlternateContent>
      </w:r>
      <w:r w:rsidRPr="000C0860">
        <w:rPr>
          <w:rFonts w:cstheme="minorHAnsi"/>
          <w:noProof/>
          <w:szCs w:val="24"/>
        </w:rPr>
        <mc:AlternateContent>
          <mc:Choice Requires="wps">
            <w:drawing>
              <wp:anchor distT="0" distB="0" distL="114300" distR="114300" simplePos="0" relativeHeight="251658290" behindDoc="0" locked="0" layoutInCell="1" allowOverlap="1" wp14:anchorId="246CECAB" wp14:editId="01C02A0D">
                <wp:simplePos x="0" y="0"/>
                <wp:positionH relativeFrom="column">
                  <wp:posOffset>1684057</wp:posOffset>
                </wp:positionH>
                <wp:positionV relativeFrom="paragraph">
                  <wp:posOffset>93345</wp:posOffset>
                </wp:positionV>
                <wp:extent cx="233680" cy="0"/>
                <wp:effectExtent l="0" t="76200" r="13970" b="95250"/>
                <wp:wrapNone/>
                <wp:docPr id="21" name="Straight Arrow Connector 21"/>
                <wp:cNvGraphicFramePr/>
                <a:graphic xmlns:a="http://schemas.openxmlformats.org/drawingml/2006/main">
                  <a:graphicData uri="http://schemas.microsoft.com/office/word/2010/wordprocessingShape">
                    <wps:wsp>
                      <wps:cNvCnPr/>
                      <wps:spPr>
                        <a:xfrm>
                          <a:off x="0" y="0"/>
                          <a:ext cx="23368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dtfl="http://schemas.microsoft.com/office/word/2024/wordml/sdtformatlock">
            <w:pict>
              <v:shape w14:anchorId="1E9739FA" id="Straight Arrow Connector 21" o:spid="_x0000_s1026" type="#_x0000_t32" style="position:absolute;margin-left:132.6pt;margin-top:7.35pt;width:18.4pt;height:0;z-index:25165829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amp;#xA;90jcwfIWJU67QAgl6YK0S0CoHGBkTxKLZGx5TGhvj5O2G0SRWNoz/78nu9wcxkFMGNg6quQqL6RA&amp;#xA;0s5Y6ir5vt9lD1JwBDIwOMJKHpHlpr69KfdHjyxSmriSfYz+USnWPY7AufNIadK6MEJMx9ApD/oD&amp;#xA;OlTrorhX2lFEilmcO2RdNtjC5xDF9pCuTyYBB5bi6bQ4syoJ3g9WQ0ymaiLzg5KdCXlKLjvcW893&amp;#xA;SUOqXwnz5DrgnHtJTxOsQfEKIT7DmDSUCaxw7Rqn8787ZsmRM9e2VmPeBN4uqYvTtW7jvijg9N/y&amp;#xA;JsXecLq0q+WD6m8AAAD//wMAUEsDBBQABgAIAAAAIQA4/SH/1gAAAJQBAAALAAAAX3JlbHMvLnJl&amp;#xA;bHOkkMFqwzAMhu+DvYPRfXGawxijTi+j0GvpHsDYimMaW0Yy2fr2M4PBMnrbUb/Q94l/f/hMi1qR&amp;#xA;JVI2sOt6UJgd+ZiDgffL8ekFlFSbvV0oo4EbChzGx4f9GRdb25HMsYhqlCwG5lrLq9biZkxWOiqY&amp;#xA;22YiTra2kYMu1l1tQD30/bPm3wwYN0x18gb45AdQl1tp5j/sFB2T0FQ7R0nTNEV3j6o9feQzro1i&amp;#xA;OWA14Fm+Q8a1a8+Bvu/d/dMb2JY5uiPbhG/ktn4cqGU/er3pcvwCAAD//wMAUEsDBBQABgAIAAAA&amp;#xA;IQBAUIJzuAEAAMoDAAAOAAAAZHJzL2Uyb0RvYy54bWysU8tu2zAQvBfoPxC815IdIAgEyzk4aS9F&amp;#xA;G/TxAQy1lAjwBXJrSX/fJWXLRVMUaJHLio+d3dnhaH8/WcNOEJP2ruXbTc0ZOOk77fqWf//2/t0d&amp;#xA;ZwmF64TxDlo+Q+L3h7dv9mNoYOcHbzqIjIq41Iyh5QNiaKoqyQGsSBsfwNGl8tEKpG3sqy6Kkapb&amp;#xA;U+3q+rYafexC9BJSotOH5ZIfSn2lQOJnpRIgMy0nblhiLPE5x+qwF00fRRi0PNMQ/8HCCu2o6Vrq&amp;#xA;QaBgP6J+UcpqGX3yCjfS28orpSWUGWiabf3bNF8HEaDMQuKksMqUXq+s/HQ6uqdIMowhNSk8xTzF&amp;#xA;pKLNX+LHpiLWvIoFEzJJh7ubm9s7klRerqorLsSEH8BblhctTxiF7gc8eufoRXzcFq3E6WNC6kzA&amp;#xA;CyA3NS5HFNo8uo7hHMg2GLVwvYH8XpSeU6or4bLC2cAC/wKK6Y4oLm2Kl+BoIjsJcoGQEhxu10qU&amp;#xA;nWFKG7MC68Lvr8BzfoZC8dm/gFdE6ewdrmCrnY9/6o7ThbJa8i8KLHNnCZ59N5enLNKQYYpWZ3Nn&amp;#xA;R/66L/DrL3j4CQAA//8DAFBLAwQUAAYACAAAACEAorffftwAAAAJAQAADwAAAGRycy9kb3ducmV2&amp;#xA;LnhtbEyPwU7DMBBE70j8g7VI3KiDgQIhToWQ6BFE4QA3N97aUeN1FLtJ4OtZxAGOO/M0O1Ot5tCJ&amp;#xA;EYfURtJwvihAIDXRtuQ0vL0+nt2ASNmQNV0k1PCJCVb18VFlShsnesFxk53gEEql0eBz7kspU+Mx&amp;#xA;mLSIPRJ7uzgEk/kcnLSDmTg8dFIVxVIG0xJ/8KbHB4/NfnMIGp7d+xgUrVu5u/34Wrsnu/dT1vr0&amp;#xA;ZL6/A5Fxzn8w/NTn6lBzp208kE2i06CWV4pRNi6vQTBwUSget/0VZF3J/wvqbwAAAP//AwBQSwEC&amp;#xA;LQAUAAYACAAAACEAtoM4kv4AAADhAQAAEwAAAAAAAAAAAAAAAAAAAAAAW0NvbnRlbnRfVHlwZXNd&amp;#xA;LnhtbFBLAQItABQABgAIAAAAIQA4/SH/1gAAAJQBAAALAAAAAAAAAAAAAAAAAC8BAABfcmVscy8u&amp;#xA;cmVsc1BLAQItABQABgAIAAAAIQBAUIJzuAEAAMoDAAAOAAAAAAAAAAAAAAAAAC4CAABkcnMvZTJv&amp;#xA;RG9jLnhtbFBLAQItABQABgAIAAAAIQCit99+3AAAAAkBAAAPAAAAAAAAAAAAAAAAABIEAABkcnMv&amp;#xA;ZG93bnJldi54bWxQSwUGAAAAAAQABADzAAAAGwUAAAAA&amp;#xA;" strokecolor="#4472c4 [3204]" strokeweight=".5pt">
                <v:stroke endarrow="block" joinstyle="miter"/>
              </v:shape>
            </w:pict>
          </mc:Fallback>
        </mc:AlternateContent>
      </w:r>
      <w:r w:rsidRPr="000C0860">
        <w:rPr>
          <w:rFonts w:cstheme="minorHAnsi"/>
          <w:noProof/>
          <w:szCs w:val="24"/>
        </w:rPr>
        <mc:AlternateContent>
          <mc:Choice Requires="wps">
            <w:drawing>
              <wp:anchor distT="0" distB="0" distL="114300" distR="114300" simplePos="0" relativeHeight="251658288" behindDoc="0" locked="0" layoutInCell="1" allowOverlap="1" wp14:anchorId="4419E49A" wp14:editId="3063C469">
                <wp:simplePos x="0" y="0"/>
                <wp:positionH relativeFrom="column">
                  <wp:posOffset>375920</wp:posOffset>
                </wp:positionH>
                <wp:positionV relativeFrom="paragraph">
                  <wp:posOffset>95885</wp:posOffset>
                </wp:positionV>
                <wp:extent cx="233680" cy="0"/>
                <wp:effectExtent l="0" t="76200" r="13970" b="95250"/>
                <wp:wrapNone/>
                <wp:docPr id="22" name="Straight Arrow Connector 22"/>
                <wp:cNvGraphicFramePr/>
                <a:graphic xmlns:a="http://schemas.openxmlformats.org/drawingml/2006/main">
                  <a:graphicData uri="http://schemas.microsoft.com/office/word/2010/wordprocessingShape">
                    <wps:wsp>
                      <wps:cNvCnPr/>
                      <wps:spPr>
                        <a:xfrm>
                          <a:off x="0" y="0"/>
                          <a:ext cx="23368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dtfl="http://schemas.microsoft.com/office/word/2024/wordml/sdtformatlock">
            <w:pict>
              <v:shape w14:anchorId="50999064" id="Straight Arrow Connector 22" o:spid="_x0000_s1026" type="#_x0000_t32" style="position:absolute;margin-left:29.6pt;margin-top:7.55pt;width:18.4pt;height:0;z-index:2516582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amp;#xA;90jcwfIWJU67QAgl6YK0S0CoHGBkTxKLZGx5TGhvj5O2G0SRWNoz/78nu9wcxkFMGNg6quQqL6RA&amp;#xA;0s5Y6ir5vt9lD1JwBDIwOMJKHpHlpr69KfdHjyxSmriSfYz+USnWPY7AufNIadK6MEJMx9ApD/oD&amp;#xA;OlTrorhX2lFEilmcO2RdNtjC5xDF9pCuTyYBB5bi6bQ4syoJ3g9WQ0ymaiLzg5KdCXlKLjvcW893&amp;#xA;SUOqXwnz5DrgnHtJTxOsQfEKIT7DmDSUCaxw7Rqn8787ZsmRM9e2VmPeBN4uqYvTtW7jvijg9N/y&amp;#xA;JsXecLq0q+WD6m8AAAD//wMAUEsDBBQABgAIAAAAIQA4/SH/1gAAAJQBAAALAAAAX3JlbHMvLnJl&amp;#xA;bHOkkMFqwzAMhu+DvYPRfXGawxijTi+j0GvpHsDYimMaW0Yy2fr2M4PBMnrbUb/Q94l/f/hMi1qR&amp;#xA;JVI2sOt6UJgd+ZiDgffL8ekFlFSbvV0oo4EbChzGx4f9GRdb25HMsYhqlCwG5lrLq9biZkxWOiqY&amp;#xA;22YiTra2kYMu1l1tQD30/bPm3wwYN0x18gb45AdQl1tp5j/sFB2T0FQ7R0nTNEV3j6o9feQzro1i&amp;#xA;OWA14Fm+Q8a1a8+Bvu/d/dMb2JY5uiPbhG/ktn4cqGU/er3pcvwCAAD//wMAUEsDBBQABgAIAAAA&amp;#xA;IQBAUIJzuAEAAMoDAAAOAAAAZHJzL2Uyb0RvYy54bWysU8tu2zAQvBfoPxC815IdIAgEyzk4aS9F&amp;#xA;G/TxAQy1lAjwBXJrSX/fJWXLRVMUaJHLio+d3dnhaH8/WcNOEJP2ruXbTc0ZOOk77fqWf//2/t0d&amp;#xA;ZwmF64TxDlo+Q+L3h7dv9mNoYOcHbzqIjIq41Iyh5QNiaKoqyQGsSBsfwNGl8tEKpG3sqy6Kkapb&amp;#xA;U+3q+rYafexC9BJSotOH5ZIfSn2lQOJnpRIgMy0nblhiLPE5x+qwF00fRRi0PNMQ/8HCCu2o6Vrq&amp;#xA;QaBgP6J+UcpqGX3yCjfS28orpSWUGWiabf3bNF8HEaDMQuKksMqUXq+s/HQ6uqdIMowhNSk8xTzF&amp;#xA;pKLNX+LHpiLWvIoFEzJJh7ubm9s7klRerqorLsSEH8BblhctTxiF7gc8eufoRXzcFq3E6WNC6kzA&amp;#xA;CyA3NS5HFNo8uo7hHMg2GLVwvYH8XpSeU6or4bLC2cAC/wKK6Y4oLm2Kl+BoIjsJcoGQEhxu10qU&amp;#xA;nWFKG7MC68Lvr8BzfoZC8dm/gFdE6ewdrmCrnY9/6o7ThbJa8i8KLHNnCZ59N5enLNKQYYpWZ3Nn&amp;#xA;R/66L/DrL3j4CQAA//8DAFBLAwQUAAYACAAAACEAbdLiSNoAAAAHAQAADwAAAGRycy9kb3ducmV2&amp;#xA;LnhtbEyPwU7DMBBE70j8g7WVuFGnkVqREKeqkOgRROEANzfe2lHjdRS7SeDrWcQBjrMzmn1TbWff&amp;#xA;iRGH2AZSsFpmIJCaYFqyCt5eH2/vQMSkyeguECr4xAjb+vqq0qUJE73geEhWcAnFUitwKfWllLFx&amp;#xA;6HVchh6JvVMYvE4sByvNoCcu953Ms2wjvW6JPzjd44PD5ny4eAXP9n30Oe1beSo+vvb2yZzdlJS6&amp;#xA;Wcy7exAJ5/QXhh98RoeamY7hQiaKTsG6yDnJ9/UKBPvFhqcdf7WsK/mfv/4GAAD//wMAUEsBAi0A&amp;#xA;FAAGAAgAAAAhALaDOJL+AAAA4QEAABMAAAAAAAAAAAAAAAAAAAAAAFtDb250ZW50X1R5cGVzXS54&amp;#xA;bWxQSwECLQAUAAYACAAAACEAOP0h/9YAAACUAQAACwAAAAAAAAAAAAAAAAAvAQAAX3JlbHMvLnJl&amp;#xA;bHNQSwECLQAUAAYACAAAACEAQFCCc7gBAADKAwAADgAAAAAAAAAAAAAAAAAuAgAAZHJzL2Uyb0Rv&amp;#xA;Yy54bWxQSwECLQAUAAYACAAAACEAbdLiSNoAAAAHAQAADwAAAAAAAAAAAAAAAAASBAAAZHJzL2Rv&amp;#xA;d25yZXYueG1sUEsFBgAAAAAEAAQA8wAAABkFAAAAAA==&amp;#xA;" strokecolor="#4472c4 [3204]" strokeweight=".5pt">
                <v:stroke endarrow="block" joinstyle="miter"/>
              </v:shape>
            </w:pict>
          </mc:Fallback>
        </mc:AlternateContent>
      </w:r>
      <w:r w:rsidRPr="000C0860">
        <w:rPr>
          <w:rFonts w:cstheme="minorHAnsi"/>
          <w:szCs w:val="24"/>
        </w:rPr>
        <w:t xml:space="preserve">Menu </w:t>
      </w:r>
      <w:r w:rsidRPr="000C0860">
        <w:rPr>
          <w:rFonts w:cstheme="minorHAnsi"/>
          <w:szCs w:val="24"/>
        </w:rPr>
        <w:tab/>
        <w:t xml:space="preserve">      Islamic Operation</w:t>
      </w:r>
      <w:r w:rsidRPr="000C0860">
        <w:rPr>
          <w:rFonts w:cstheme="minorHAnsi"/>
          <w:szCs w:val="24"/>
        </w:rPr>
        <w:tab/>
        <w:t xml:space="preserve">    Partial Settlement Compression         Compression Generated Bill</w:t>
      </w:r>
    </w:p>
    <w:p w14:paraId="758B72F0" w14:textId="47534951" w:rsidR="001A0AA2" w:rsidRPr="000C0860" w:rsidRDefault="001A0AA2" w:rsidP="001A0AA2">
      <w:pPr>
        <w:jc w:val="both"/>
        <w:rPr>
          <w:rFonts w:cstheme="minorHAnsi"/>
          <w:szCs w:val="24"/>
        </w:rPr>
      </w:pPr>
      <w:r w:rsidRPr="000C0860">
        <w:rPr>
          <w:rFonts w:cstheme="minorHAnsi"/>
          <w:noProof/>
          <w:szCs w:val="24"/>
        </w:rPr>
        <w:drawing>
          <wp:inline distT="0" distB="0" distL="0" distR="0" wp14:anchorId="7E72C02A" wp14:editId="13430B2A">
            <wp:extent cx="5813612" cy="3074894"/>
            <wp:effectExtent l="19050" t="19050" r="15875" b="11430"/>
            <wp:docPr id="23" name="Picture 16">
              <a:extLst xmlns:a="http://schemas.openxmlformats.org/drawingml/2006/main">
                <a:ext uri="{FF2B5EF4-FFF2-40B4-BE49-F238E27FC236}">
                  <a16:creationId xmlns:a16="http://schemas.microsoft.com/office/drawing/2014/main" id="{4ED61784-5970-2417-695F-5DE23991D45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6">
                      <a:extLst>
                        <a:ext uri="{FF2B5EF4-FFF2-40B4-BE49-F238E27FC236}">
                          <a16:creationId xmlns:a16="http://schemas.microsoft.com/office/drawing/2014/main" id="{4ED61784-5970-2417-695F-5DE23991D45D}"/>
                        </a:ext>
                      </a:extLst>
                    </pic:cNvPr>
                    <pic:cNvPicPr>
                      <a:picLocks noChangeAspect="1"/>
                    </pic:cNvPicPr>
                  </pic:nvPicPr>
                  <pic:blipFill rotWithShape="1">
                    <a:blip r:embed="rId140"/>
                    <a:srcRect r="2187" b="18520"/>
                    <a:stretch/>
                  </pic:blipFill>
                  <pic:spPr bwMode="auto">
                    <a:xfrm>
                      <a:off x="0" y="0"/>
                      <a:ext cx="5813612" cy="3074894"/>
                    </a:xfrm>
                    <a:prstGeom prst="rect">
                      <a:avLst/>
                    </a:prstGeom>
                    <a:ln>
                      <a:solidFill>
                        <a:schemeClr val="accent1"/>
                      </a:solidFill>
                    </a:ln>
                    <a:extLst>
                      <a:ext uri="{53640926-AAD7-44D8-BBD7-CCE9431645EC}">
                        <a14:shadowObscured xmlns:a14="http://schemas.microsoft.com/office/drawing/2010/main"/>
                      </a:ext>
                    </a:extLst>
                  </pic:spPr>
                </pic:pic>
              </a:graphicData>
            </a:graphic>
          </wp:inline>
        </w:drawing>
      </w:r>
    </w:p>
    <w:p w14:paraId="01C56511" w14:textId="1CDCDE0F" w:rsidR="001A0AA2" w:rsidRPr="000C0860" w:rsidRDefault="001A0AA2" w:rsidP="001A0AA2">
      <w:pPr>
        <w:rPr>
          <w:rFonts w:cstheme="minorHAnsi"/>
          <w:szCs w:val="24"/>
        </w:rPr>
      </w:pPr>
      <w:r w:rsidRPr="000C0860">
        <w:rPr>
          <w:rFonts w:cstheme="minorHAnsi"/>
          <w:szCs w:val="24"/>
        </w:rPr>
        <w:t>User will put the application ID</w:t>
      </w:r>
    </w:p>
    <w:p w14:paraId="0CC2E4AB" w14:textId="30AD3EF4" w:rsidR="001A0AA2" w:rsidRPr="000C0860" w:rsidRDefault="001A0AA2" w:rsidP="001A0AA2">
      <w:pPr>
        <w:rPr>
          <w:rFonts w:cstheme="minorHAnsi"/>
          <w:szCs w:val="24"/>
        </w:rPr>
      </w:pPr>
      <w:r w:rsidRPr="000C0860">
        <w:rPr>
          <w:rFonts w:cstheme="minorHAnsi"/>
          <w:noProof/>
          <w:szCs w:val="24"/>
        </w:rPr>
        <w:drawing>
          <wp:inline distT="0" distB="0" distL="0" distR="0" wp14:anchorId="0E100022" wp14:editId="16E1E2D5">
            <wp:extent cx="5943600" cy="749300"/>
            <wp:effectExtent l="19050" t="19050" r="19050" b="12700"/>
            <wp:docPr id="24" name="Picture 18">
              <a:extLst xmlns:a="http://schemas.openxmlformats.org/drawingml/2006/main">
                <a:ext uri="{FF2B5EF4-FFF2-40B4-BE49-F238E27FC236}">
                  <a16:creationId xmlns:a16="http://schemas.microsoft.com/office/drawing/2014/main" id="{1226EFE6-9481-791D-9984-487D5F23D36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8">
                      <a:extLst>
                        <a:ext uri="{FF2B5EF4-FFF2-40B4-BE49-F238E27FC236}">
                          <a16:creationId xmlns:a16="http://schemas.microsoft.com/office/drawing/2014/main" id="{1226EFE6-9481-791D-9984-487D5F23D363}"/>
                        </a:ext>
                      </a:extLst>
                    </pic:cNvPr>
                    <pic:cNvPicPr>
                      <a:picLocks noChangeAspect="1"/>
                    </pic:cNvPicPr>
                  </pic:nvPicPr>
                  <pic:blipFill>
                    <a:blip r:embed="rId141"/>
                    <a:stretch>
                      <a:fillRect/>
                    </a:stretch>
                  </pic:blipFill>
                  <pic:spPr>
                    <a:xfrm>
                      <a:off x="0" y="0"/>
                      <a:ext cx="5943600" cy="749300"/>
                    </a:xfrm>
                    <a:prstGeom prst="rect">
                      <a:avLst/>
                    </a:prstGeom>
                    <a:ln>
                      <a:solidFill>
                        <a:schemeClr val="accent1"/>
                      </a:solidFill>
                    </a:ln>
                  </pic:spPr>
                </pic:pic>
              </a:graphicData>
            </a:graphic>
          </wp:inline>
        </w:drawing>
      </w:r>
    </w:p>
    <w:p w14:paraId="2BCB1D09" w14:textId="32A8CFB6" w:rsidR="001A0AA2" w:rsidRPr="000C0860" w:rsidRDefault="001A0AA2" w:rsidP="001A0AA2">
      <w:pPr>
        <w:rPr>
          <w:rFonts w:cstheme="minorHAnsi"/>
          <w:szCs w:val="24"/>
        </w:rPr>
      </w:pPr>
      <w:r w:rsidRPr="000C0860">
        <w:rPr>
          <w:rFonts w:cstheme="minorHAnsi"/>
          <w:szCs w:val="24"/>
        </w:rPr>
        <w:t>Below window will open, User will click on the view icon</w:t>
      </w:r>
    </w:p>
    <w:p w14:paraId="2A25B37C" w14:textId="11353DE8" w:rsidR="001A0AA2" w:rsidRPr="000C0860" w:rsidRDefault="001A0AA2" w:rsidP="001A0AA2">
      <w:pPr>
        <w:rPr>
          <w:rFonts w:cstheme="minorHAnsi"/>
          <w:szCs w:val="24"/>
        </w:rPr>
      </w:pPr>
    </w:p>
    <w:p w14:paraId="036362BF" w14:textId="563A2B4E" w:rsidR="001A0AA2" w:rsidRPr="000C0860" w:rsidRDefault="001A0AA2" w:rsidP="001A0AA2">
      <w:pPr>
        <w:rPr>
          <w:rFonts w:cstheme="minorHAnsi"/>
          <w:szCs w:val="24"/>
        </w:rPr>
      </w:pPr>
      <w:r w:rsidRPr="000C0860">
        <w:rPr>
          <w:rFonts w:cstheme="minorHAnsi"/>
          <w:noProof/>
          <w:szCs w:val="24"/>
        </w:rPr>
        <w:drawing>
          <wp:inline distT="0" distB="0" distL="0" distR="0" wp14:anchorId="72C7CDFB" wp14:editId="763616C2">
            <wp:extent cx="5943600" cy="485775"/>
            <wp:effectExtent l="19050" t="19050" r="19050" b="28575"/>
            <wp:docPr id="26" name="Picture 19">
              <a:extLst xmlns:a="http://schemas.openxmlformats.org/drawingml/2006/main">
                <a:ext uri="{FF2B5EF4-FFF2-40B4-BE49-F238E27FC236}">
                  <a16:creationId xmlns:a16="http://schemas.microsoft.com/office/drawing/2014/main" id="{197A3A4D-D736-4062-1369-22794D0FA67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19">
                      <a:extLst>
                        <a:ext uri="{FF2B5EF4-FFF2-40B4-BE49-F238E27FC236}">
                          <a16:creationId xmlns:a16="http://schemas.microsoft.com/office/drawing/2014/main" id="{197A3A4D-D736-4062-1369-22794D0FA67F}"/>
                        </a:ext>
                      </a:extLst>
                    </pic:cNvPr>
                    <pic:cNvPicPr>
                      <a:picLocks noChangeAspect="1"/>
                    </pic:cNvPicPr>
                  </pic:nvPicPr>
                  <pic:blipFill>
                    <a:blip r:embed="rId142"/>
                    <a:stretch>
                      <a:fillRect/>
                    </a:stretch>
                  </pic:blipFill>
                  <pic:spPr>
                    <a:xfrm>
                      <a:off x="0" y="0"/>
                      <a:ext cx="5943600" cy="485775"/>
                    </a:xfrm>
                    <a:prstGeom prst="rect">
                      <a:avLst/>
                    </a:prstGeom>
                    <a:ln>
                      <a:solidFill>
                        <a:schemeClr val="accent1"/>
                      </a:solidFill>
                    </a:ln>
                  </pic:spPr>
                </pic:pic>
              </a:graphicData>
            </a:graphic>
          </wp:inline>
        </w:drawing>
      </w:r>
    </w:p>
    <w:p w14:paraId="16CFE82F" w14:textId="207A7990" w:rsidR="001A0AA2" w:rsidRPr="000C0860" w:rsidRDefault="001A0AA2" w:rsidP="001A0AA2">
      <w:pPr>
        <w:rPr>
          <w:rFonts w:cstheme="minorHAnsi"/>
          <w:szCs w:val="24"/>
        </w:rPr>
      </w:pPr>
      <w:r w:rsidRPr="000C0860">
        <w:rPr>
          <w:rFonts w:cstheme="minorHAnsi"/>
          <w:szCs w:val="24"/>
        </w:rPr>
        <w:t>Generated bill as below</w:t>
      </w:r>
      <w:r>
        <w:rPr>
          <w:rFonts w:cstheme="minorHAnsi"/>
          <w:szCs w:val="24"/>
        </w:rPr>
        <w:t>, through a service this is integrated with SADDAD. Like other processes, this process can also be integrated with servicing app.</w:t>
      </w:r>
    </w:p>
    <w:p w14:paraId="410B040A" w14:textId="04FF6B07" w:rsidR="001A0AA2" w:rsidRPr="000C0860" w:rsidRDefault="001A0AA2" w:rsidP="001A0AA2">
      <w:pPr>
        <w:rPr>
          <w:rFonts w:cstheme="minorHAnsi"/>
          <w:szCs w:val="24"/>
        </w:rPr>
      </w:pPr>
      <w:r w:rsidRPr="000C0860">
        <w:rPr>
          <w:rFonts w:cstheme="minorHAnsi"/>
          <w:noProof/>
          <w:szCs w:val="24"/>
        </w:rPr>
        <w:lastRenderedPageBreak/>
        <w:drawing>
          <wp:inline distT="0" distB="0" distL="0" distR="0" wp14:anchorId="141404FE" wp14:editId="5F104922">
            <wp:extent cx="2084294" cy="2362200"/>
            <wp:effectExtent l="19050" t="19050" r="11430" b="19050"/>
            <wp:docPr id="27" name="Picture 20">
              <a:extLst xmlns:a="http://schemas.openxmlformats.org/drawingml/2006/main">
                <a:ext uri="{FF2B5EF4-FFF2-40B4-BE49-F238E27FC236}">
                  <a16:creationId xmlns:a16="http://schemas.microsoft.com/office/drawing/2014/main" id="{9CA2DFF0-AD1A-13F4-3484-3BFAE511B97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0">
                      <a:extLst>
                        <a:ext uri="{FF2B5EF4-FFF2-40B4-BE49-F238E27FC236}">
                          <a16:creationId xmlns:a16="http://schemas.microsoft.com/office/drawing/2014/main" id="{9CA2DFF0-AD1A-13F4-3484-3BFAE511B970}"/>
                        </a:ext>
                      </a:extLst>
                    </pic:cNvPr>
                    <pic:cNvPicPr>
                      <a:picLocks noChangeAspect="1"/>
                    </pic:cNvPicPr>
                  </pic:nvPicPr>
                  <pic:blipFill rotWithShape="1">
                    <a:blip r:embed="rId143"/>
                    <a:srcRect r="64932"/>
                    <a:stretch/>
                  </pic:blipFill>
                  <pic:spPr bwMode="auto">
                    <a:xfrm>
                      <a:off x="0" y="0"/>
                      <a:ext cx="2084294" cy="2362200"/>
                    </a:xfrm>
                    <a:prstGeom prst="rect">
                      <a:avLst/>
                    </a:prstGeom>
                    <a:ln>
                      <a:solidFill>
                        <a:schemeClr val="accent1"/>
                      </a:solidFill>
                    </a:ln>
                    <a:extLst>
                      <a:ext uri="{53640926-AAD7-44D8-BBD7-CCE9431645EC}">
                        <a14:shadowObscured xmlns:a14="http://schemas.microsoft.com/office/drawing/2010/main"/>
                      </a:ext>
                    </a:extLst>
                  </pic:spPr>
                </pic:pic>
              </a:graphicData>
            </a:graphic>
          </wp:inline>
        </w:drawing>
      </w:r>
    </w:p>
    <w:p w14:paraId="5EA6D53A" w14:textId="4FB9D619" w:rsidR="001A0AA2" w:rsidRPr="000C0860" w:rsidRDefault="001A0AA2" w:rsidP="001A0AA2">
      <w:pPr>
        <w:rPr>
          <w:rFonts w:cstheme="minorHAnsi"/>
          <w:szCs w:val="24"/>
        </w:rPr>
      </w:pPr>
      <w:r w:rsidRPr="000C0860">
        <w:rPr>
          <w:rFonts w:cstheme="minorHAnsi"/>
          <w:szCs w:val="24"/>
        </w:rPr>
        <w:t>User will make the funds available in customers repayment account as mentioned in early payoff section</w:t>
      </w:r>
    </w:p>
    <w:p w14:paraId="414EEF48" w14:textId="5B35DE59" w:rsidR="001A0AA2" w:rsidRPr="000C0860" w:rsidRDefault="001A0AA2" w:rsidP="001A0AA2">
      <w:pPr>
        <w:rPr>
          <w:rFonts w:cstheme="minorHAnsi"/>
          <w:szCs w:val="24"/>
        </w:rPr>
      </w:pPr>
      <w:r w:rsidRPr="000C0860">
        <w:rPr>
          <w:rFonts w:cstheme="minorHAnsi"/>
          <w:szCs w:val="24"/>
        </w:rPr>
        <w:t>Once the funds are available in customer repayment account, user will initiate compression payment as per below navigation</w:t>
      </w:r>
    </w:p>
    <w:p w14:paraId="0C3E7580" w14:textId="07808C4C" w:rsidR="001A0AA2" w:rsidRPr="000C0860" w:rsidRDefault="00F9048C" w:rsidP="001A0AA2">
      <w:pPr>
        <w:jc w:val="both"/>
        <w:rPr>
          <w:rFonts w:cstheme="minorHAnsi"/>
          <w:szCs w:val="24"/>
        </w:rPr>
      </w:pPr>
      <w:r w:rsidRPr="000C0860">
        <w:rPr>
          <w:rFonts w:cstheme="minorHAnsi"/>
          <w:noProof/>
          <w:szCs w:val="24"/>
        </w:rPr>
        <mc:AlternateContent>
          <mc:Choice Requires="wps">
            <w:drawing>
              <wp:anchor distT="0" distB="0" distL="114300" distR="114300" simplePos="0" relativeHeight="251658293" behindDoc="0" locked="0" layoutInCell="1" allowOverlap="1" wp14:anchorId="4D750164" wp14:editId="685E8E39">
                <wp:simplePos x="0" y="0"/>
                <wp:positionH relativeFrom="column">
                  <wp:posOffset>1725584</wp:posOffset>
                </wp:positionH>
                <wp:positionV relativeFrom="paragraph">
                  <wp:posOffset>107200</wp:posOffset>
                </wp:positionV>
                <wp:extent cx="233680" cy="0"/>
                <wp:effectExtent l="0" t="76200" r="13970" b="95250"/>
                <wp:wrapNone/>
                <wp:docPr id="30" name="Straight Arrow Connector 30"/>
                <wp:cNvGraphicFramePr/>
                <a:graphic xmlns:a="http://schemas.openxmlformats.org/drawingml/2006/main">
                  <a:graphicData uri="http://schemas.microsoft.com/office/word/2010/wordprocessingShape">
                    <wps:wsp>
                      <wps:cNvCnPr/>
                      <wps:spPr>
                        <a:xfrm>
                          <a:off x="0" y="0"/>
                          <a:ext cx="23368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dtfl="http://schemas.microsoft.com/office/word/2024/wordml/sdtformatlock">
            <w:pict>
              <v:shape w14:anchorId="056C593C" id="Straight Arrow Connector 30" o:spid="_x0000_s1026" type="#_x0000_t32" style="position:absolute;margin-left:135.85pt;margin-top:8.45pt;width:18.4pt;height:0;z-index:251658293;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amp;#xA;90jcwfIWJU67QAgl6YK0S0CoHGBkTxKLZGx5TGhvj5O2G0SRWNoz/78nu9wcxkFMGNg6quQqL6RA&amp;#xA;0s5Y6ir5vt9lD1JwBDIwOMJKHpHlpr69KfdHjyxSmriSfYz+USnWPY7AufNIadK6MEJMx9ApD/oD&amp;#xA;OlTrorhX2lFEilmcO2RdNtjC5xDF9pCuTyYBB5bi6bQ4syoJ3g9WQ0ymaiLzg5KdCXlKLjvcW893&amp;#xA;SUOqXwnz5DrgnHtJTxOsQfEKIT7DmDSUCaxw7Rqn8787ZsmRM9e2VmPeBN4uqYvTtW7jvijg9N/y&amp;#xA;JsXecLq0q+WD6m8AAAD//wMAUEsDBBQABgAIAAAAIQA4/SH/1gAAAJQBAAALAAAAX3JlbHMvLnJl&amp;#xA;bHOkkMFqwzAMhu+DvYPRfXGawxijTi+j0GvpHsDYimMaW0Yy2fr2M4PBMnrbUb/Q94l/f/hMi1qR&amp;#xA;JVI2sOt6UJgd+ZiDgffL8ekFlFSbvV0oo4EbChzGx4f9GRdb25HMsYhqlCwG5lrLq9biZkxWOiqY&amp;#xA;22YiTra2kYMu1l1tQD30/bPm3wwYN0x18gb45AdQl1tp5j/sFB2T0FQ7R0nTNEV3j6o9feQzro1i&amp;#xA;OWA14Fm+Q8a1a8+Bvu/d/dMb2JY5uiPbhG/ktn4cqGU/er3pcvwCAAD//wMAUEsDBBQABgAIAAAA&amp;#xA;IQBAUIJzuAEAAMoDAAAOAAAAZHJzL2Uyb0RvYy54bWysU8tu2zAQvBfoPxC815IdIAgEyzk4aS9F&amp;#xA;G/TxAQy1lAjwBXJrSX/fJWXLRVMUaJHLio+d3dnhaH8/WcNOEJP2ruXbTc0ZOOk77fqWf//2/t0d&amp;#xA;ZwmF64TxDlo+Q+L3h7dv9mNoYOcHbzqIjIq41Iyh5QNiaKoqyQGsSBsfwNGl8tEKpG3sqy6Kkapb&amp;#xA;U+3q+rYafexC9BJSotOH5ZIfSn2lQOJnpRIgMy0nblhiLPE5x+qwF00fRRi0PNMQ/8HCCu2o6Vrq&amp;#xA;QaBgP6J+UcpqGX3yCjfS28orpSWUGWiabf3bNF8HEaDMQuKksMqUXq+s/HQ6uqdIMowhNSk8xTzF&amp;#xA;pKLNX+LHpiLWvIoFEzJJh7ubm9s7klRerqorLsSEH8BblhctTxiF7gc8eufoRXzcFq3E6WNC6kzA&amp;#xA;CyA3NS5HFNo8uo7hHMg2GLVwvYH8XpSeU6or4bLC2cAC/wKK6Y4oLm2Kl+BoIjsJcoGQEhxu10qU&amp;#xA;nWFKG7MC68Lvr8BzfoZC8dm/gFdE6ewdrmCrnY9/6o7ThbJa8i8KLHNnCZ59N5enLNKQYYpWZ3Nn&amp;#xA;R/66L/DrL3j4CQAA//8DAFBLAwQUAAYACAAAACEASTIeXN0AAAAJAQAADwAAAGRycy9kb3ducmV2&amp;#xA;LnhtbEyPTU/DMAyG70j8h8hI3Fi6IvZRmk4IiR1BDA5wyxovqdY4VZO1hV+PEYdxtN9Hrx+Xm8m3&amp;#xA;YsA+NoEUzGcZCKQ6mIasgve3p5sViJg0Gd0GQgVfGGFTXV6UujBhpFccdskKLqFYaAUupa6QMtYO&amp;#xA;vY6z0CFxdgi914nH3krT65HLfSvzLFtIrxviC053+OiwPu5OXsGL/Rh8TttGHtaf31v7bI5uTEpd&amp;#xA;X00P9yASTukMw68+q0PFTvtwIhNFqyBfzpeMcrBYg2DgNlvdgdj/LWRVyv8fVD8AAAD//wMAUEsB&amp;#xA;Ai0AFAAGAAgAAAAhALaDOJL+AAAA4QEAABMAAAAAAAAAAAAAAAAAAAAAAFtDb250ZW50X1R5cGVz&amp;#xA;XS54bWxQSwECLQAUAAYACAAAACEAOP0h/9YAAACUAQAACwAAAAAAAAAAAAAAAAAvAQAAX3JlbHMv&amp;#xA;LnJlbHNQSwECLQAUAAYACAAAACEAQFCCc7gBAADKAwAADgAAAAAAAAAAAAAAAAAuAgAAZHJzL2Uy&amp;#xA;b0RvYy54bWxQSwECLQAUAAYACAAAACEASTIeXN0AAAAJAQAADwAAAAAAAAAAAAAAAAASBAAAZHJz&amp;#xA;L2Rvd25yZXYueG1sUEsFBgAAAAAEAAQA8wAAABwFAAAAAA==&amp;#xA;" strokecolor="#4472c4 [3204]" strokeweight=".5pt">
                <v:stroke endarrow="block" joinstyle="miter"/>
              </v:shape>
            </w:pict>
          </mc:Fallback>
        </mc:AlternateContent>
      </w:r>
      <w:r w:rsidR="001A0AA2" w:rsidRPr="000C0860">
        <w:rPr>
          <w:rFonts w:cstheme="minorHAnsi"/>
          <w:noProof/>
          <w:szCs w:val="24"/>
        </w:rPr>
        <mc:AlternateContent>
          <mc:Choice Requires="wps">
            <w:drawing>
              <wp:anchor distT="0" distB="0" distL="114300" distR="114300" simplePos="0" relativeHeight="251658292" behindDoc="0" locked="0" layoutInCell="1" allowOverlap="1" wp14:anchorId="0ED2746C" wp14:editId="33AA8C5C">
                <wp:simplePos x="0" y="0"/>
                <wp:positionH relativeFrom="column">
                  <wp:posOffset>4298084</wp:posOffset>
                </wp:positionH>
                <wp:positionV relativeFrom="paragraph">
                  <wp:posOffset>102177</wp:posOffset>
                </wp:positionV>
                <wp:extent cx="233680" cy="0"/>
                <wp:effectExtent l="0" t="76200" r="13970" b="95250"/>
                <wp:wrapNone/>
                <wp:docPr id="28" name="Straight Arrow Connector 28"/>
                <wp:cNvGraphicFramePr/>
                <a:graphic xmlns:a="http://schemas.openxmlformats.org/drawingml/2006/main">
                  <a:graphicData uri="http://schemas.microsoft.com/office/word/2010/wordprocessingShape">
                    <wps:wsp>
                      <wps:cNvCnPr/>
                      <wps:spPr>
                        <a:xfrm>
                          <a:off x="0" y="0"/>
                          <a:ext cx="23368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dtfl="http://schemas.microsoft.com/office/word/2024/wordml/sdtformatlock">
            <w:pict>
              <v:shape w14:anchorId="5CDF68B8" id="Straight Arrow Connector 28" o:spid="_x0000_s1026" type="#_x0000_t32" style="position:absolute;margin-left:338.45pt;margin-top:8.05pt;width:18.4pt;height:0;z-index:25165829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amp;#xA;90jcwfIWJU67QAgl6YK0S0CoHGBkTxKLZGx5TGhvj5O2G0SRWNoz/78nu9wcxkFMGNg6quQqL6RA&amp;#xA;0s5Y6ir5vt9lD1JwBDIwOMJKHpHlpr69KfdHjyxSmriSfYz+USnWPY7AufNIadK6MEJMx9ApD/oD&amp;#xA;OlTrorhX2lFEilmcO2RdNtjC5xDF9pCuTyYBB5bi6bQ4syoJ3g9WQ0ymaiLzg5KdCXlKLjvcW893&amp;#xA;SUOqXwnz5DrgnHtJTxOsQfEKIT7DmDSUCaxw7Rqn8787ZsmRM9e2VmPeBN4uqYvTtW7jvijg9N/y&amp;#xA;JsXecLq0q+WD6m8AAAD//wMAUEsDBBQABgAIAAAAIQA4/SH/1gAAAJQBAAALAAAAX3JlbHMvLnJl&amp;#xA;bHOkkMFqwzAMhu+DvYPRfXGawxijTi+j0GvpHsDYimMaW0Yy2fr2M4PBMnrbUb/Q94l/f/hMi1qR&amp;#xA;JVI2sOt6UJgd+ZiDgffL8ekFlFSbvV0oo4EbChzGx4f9GRdb25HMsYhqlCwG5lrLq9biZkxWOiqY&amp;#xA;22YiTra2kYMu1l1tQD30/bPm3wwYN0x18gb45AdQl1tp5j/sFB2T0FQ7R0nTNEV3j6o9feQzro1i&amp;#xA;OWA14Fm+Q8a1a8+Bvu/d/dMb2JY5uiPbhG/ktn4cqGU/er3pcvwCAAD//wMAUEsDBBQABgAIAAAA&amp;#xA;IQBAUIJzuAEAAMoDAAAOAAAAZHJzL2Uyb0RvYy54bWysU8tu2zAQvBfoPxC815IdIAgEyzk4aS9F&amp;#xA;G/TxAQy1lAjwBXJrSX/fJWXLRVMUaJHLio+d3dnhaH8/WcNOEJP2ruXbTc0ZOOk77fqWf//2/t0d&amp;#xA;ZwmF64TxDlo+Q+L3h7dv9mNoYOcHbzqIjIq41Iyh5QNiaKoqyQGsSBsfwNGl8tEKpG3sqy6Kkapb&amp;#xA;U+3q+rYafexC9BJSotOH5ZIfSn2lQOJnpRIgMy0nblhiLPE5x+qwF00fRRi0PNMQ/8HCCu2o6Vrq&amp;#xA;QaBgP6J+UcpqGX3yCjfS28orpSWUGWiabf3bNF8HEaDMQuKksMqUXq+s/HQ6uqdIMowhNSk8xTzF&amp;#xA;pKLNX+LHpiLWvIoFEzJJh7ubm9s7klRerqorLsSEH8BblhctTxiF7gc8eufoRXzcFq3E6WNC6kzA&amp;#xA;CyA3NS5HFNo8uo7hHMg2GLVwvYH8XpSeU6or4bLC2cAC/wKK6Y4oLm2Kl+BoIjsJcoGQEhxu10qU&amp;#xA;nWFKG7MC68Lvr8BzfoZC8dm/gFdE6ewdrmCrnY9/6o7ThbJa8i8KLHNnCZ59N5enLNKQYYpWZ3Nn&amp;#xA;R/66L/DrL3j4CQAA//8DAFBLAwQUAAYACAAAACEABbinsd0AAAAJAQAADwAAAGRycy9kb3ducmV2&amp;#xA;LnhtbEyPwU7DMAyG70i8Q+RJ3FjaIbWsazohJHYEsXGAW9Z4TbXGqZqsLTw9RhzgaP+ffn8ut7Pr&amp;#xA;xIhDaD0pSJcJCKTam5YaBW+Hp9t7ECFqMrrzhAo+McC2ur4qdWH8RK847mMjuIRCoRXYGPtCylBb&amp;#xA;dDosfY/E2ckPTkceh0aaQU9c7jq5SpJMOt0SX7C6x0eL9Xl/cQpemvfRrWjXytP642vXPJuznaJS&amp;#xA;N4v5YQMi4hz/YPjRZ3Wo2OnoL2SC6BRkebZmlIMsBcFAnt7lII6/C1mV8v8H1TcAAAD//wMAUEsB&amp;#xA;Ai0AFAAGAAgAAAAhALaDOJL+AAAA4QEAABMAAAAAAAAAAAAAAAAAAAAAAFtDb250ZW50X1R5cGVz&amp;#xA;XS54bWxQSwECLQAUAAYACAAAACEAOP0h/9YAAACUAQAACwAAAAAAAAAAAAAAAAAvAQAAX3JlbHMv&amp;#xA;LnJlbHNQSwECLQAUAAYACAAAACEAQFCCc7gBAADKAwAADgAAAAAAAAAAAAAAAAAuAgAAZHJzL2Uy&amp;#xA;b0RvYy54bWxQSwECLQAUAAYACAAAACEABbinsd0AAAAJAQAADwAAAAAAAAAAAAAAAAASBAAAZHJz&amp;#xA;L2Rvd25yZXYueG1sUEsFBgAAAAAEAAQA8wAAABwFAAAAAA==&amp;#xA;" strokecolor="#4472c4 [3204]" strokeweight=".5pt">
                <v:stroke endarrow="block" joinstyle="miter"/>
              </v:shape>
            </w:pict>
          </mc:Fallback>
        </mc:AlternateContent>
      </w:r>
      <w:r w:rsidR="001A0AA2" w:rsidRPr="000C0860">
        <w:rPr>
          <w:rFonts w:cstheme="minorHAnsi"/>
          <w:noProof/>
          <w:szCs w:val="24"/>
        </w:rPr>
        <mc:AlternateContent>
          <mc:Choice Requires="wps">
            <w:drawing>
              <wp:anchor distT="0" distB="0" distL="114300" distR="114300" simplePos="0" relativeHeight="251658291" behindDoc="0" locked="0" layoutInCell="1" allowOverlap="1" wp14:anchorId="097D340D" wp14:editId="23429DD5">
                <wp:simplePos x="0" y="0"/>
                <wp:positionH relativeFrom="column">
                  <wp:posOffset>375920</wp:posOffset>
                </wp:positionH>
                <wp:positionV relativeFrom="paragraph">
                  <wp:posOffset>95885</wp:posOffset>
                </wp:positionV>
                <wp:extent cx="233680" cy="0"/>
                <wp:effectExtent l="0" t="76200" r="13970" b="95250"/>
                <wp:wrapNone/>
                <wp:docPr id="31" name="Straight Arrow Connector 31"/>
                <wp:cNvGraphicFramePr/>
                <a:graphic xmlns:a="http://schemas.openxmlformats.org/drawingml/2006/main">
                  <a:graphicData uri="http://schemas.microsoft.com/office/word/2010/wordprocessingShape">
                    <wps:wsp>
                      <wps:cNvCnPr/>
                      <wps:spPr>
                        <a:xfrm>
                          <a:off x="0" y="0"/>
                          <a:ext cx="23368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dtfl="http://schemas.microsoft.com/office/word/2024/wordml/sdtformatlock">
            <w:pict>
              <v:shape w14:anchorId="33448147" id="Straight Arrow Connector 31" o:spid="_x0000_s1026" type="#_x0000_t32" style="position:absolute;margin-left:29.6pt;margin-top:7.55pt;width:18.4pt;height:0;z-index:251658291;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amp;#xA;90jcwfIWJU67QAgl6YK0S0CoHGBkTxKLZGx5TGhvj5O2G0SRWNoz/78nu9wcxkFMGNg6quQqL6RA&amp;#xA;0s5Y6ir5vt9lD1JwBDIwOMJKHpHlpr69KfdHjyxSmriSfYz+USnWPY7AufNIadK6MEJMx9ApD/oD&amp;#xA;OlTrorhX2lFEilmcO2RdNtjC5xDF9pCuTyYBB5bi6bQ4syoJ3g9WQ0ymaiLzg5KdCXlKLjvcW893&amp;#xA;SUOqXwnz5DrgnHtJTxOsQfEKIT7DmDSUCaxw7Rqn8787ZsmRM9e2VmPeBN4uqYvTtW7jvijg9N/y&amp;#xA;JsXecLq0q+WD6m8AAAD//wMAUEsDBBQABgAIAAAAIQA4/SH/1gAAAJQBAAALAAAAX3JlbHMvLnJl&amp;#xA;bHOkkMFqwzAMhu+DvYPRfXGawxijTi+j0GvpHsDYimMaW0Yy2fr2M4PBMnrbUb/Q94l/f/hMi1qR&amp;#xA;JVI2sOt6UJgd+ZiDgffL8ekFlFSbvV0oo4EbChzGx4f9GRdb25HMsYhqlCwG5lrLq9biZkxWOiqY&amp;#xA;22YiTra2kYMu1l1tQD30/bPm3wwYN0x18gb45AdQl1tp5j/sFB2T0FQ7R0nTNEV3j6o9feQzro1i&amp;#xA;OWA14Fm+Q8a1a8+Bvu/d/dMb2JY5uiPbhG/ktn4cqGU/er3pcvwCAAD//wMAUEsDBBQABgAIAAAA&amp;#xA;IQBAUIJzuAEAAMoDAAAOAAAAZHJzL2Uyb0RvYy54bWysU8tu2zAQvBfoPxC815IdIAgEyzk4aS9F&amp;#xA;G/TxAQy1lAjwBXJrSX/fJWXLRVMUaJHLio+d3dnhaH8/WcNOEJP2ruXbTc0ZOOk77fqWf//2/t0d&amp;#xA;ZwmF64TxDlo+Q+L3h7dv9mNoYOcHbzqIjIq41Iyh5QNiaKoqyQGsSBsfwNGl8tEKpG3sqy6Kkapb&amp;#xA;U+3q+rYafexC9BJSotOH5ZIfSn2lQOJnpRIgMy0nblhiLPE5x+qwF00fRRi0PNMQ/8HCCu2o6Vrq&amp;#xA;QaBgP6J+UcpqGX3yCjfS28orpSWUGWiabf3bNF8HEaDMQuKksMqUXq+s/HQ6uqdIMowhNSk8xTzF&amp;#xA;pKLNX+LHpiLWvIoFEzJJh7ubm9s7klRerqorLsSEH8BblhctTxiF7gc8eufoRXzcFq3E6WNC6kzA&amp;#xA;CyA3NS5HFNo8uo7hHMg2GLVwvYH8XpSeU6or4bLC2cAC/wKK6Y4oLm2Kl+BoIjsJcoGQEhxu10qU&amp;#xA;nWFKG7MC68Lvr8BzfoZC8dm/gFdE6ewdrmCrnY9/6o7ThbJa8i8KLHNnCZ59N5enLNKQYYpWZ3Nn&amp;#xA;R/66L/DrL3j4CQAA//8DAFBLAwQUAAYACAAAACEAbdLiSNoAAAAHAQAADwAAAGRycy9kb3ducmV2&amp;#xA;LnhtbEyPwU7DMBBE70j8g7WVuFGnkVqREKeqkOgRROEANzfe2lHjdRS7SeDrWcQBjrMzmn1TbWff&amp;#xA;iRGH2AZSsFpmIJCaYFqyCt5eH2/vQMSkyeguECr4xAjb+vqq0qUJE73geEhWcAnFUitwKfWllLFx&amp;#xA;6HVchh6JvVMYvE4sByvNoCcu953Ms2wjvW6JPzjd44PD5ny4eAXP9n30Oe1beSo+vvb2yZzdlJS6&amp;#xA;Wcy7exAJ5/QXhh98RoeamY7hQiaKTsG6yDnJ9/UKBPvFhqcdf7WsK/mfv/4GAAD//wMAUEsBAi0A&amp;#xA;FAAGAAgAAAAhALaDOJL+AAAA4QEAABMAAAAAAAAAAAAAAAAAAAAAAFtDb250ZW50X1R5cGVzXS54&amp;#xA;bWxQSwECLQAUAAYACAAAACEAOP0h/9YAAACUAQAACwAAAAAAAAAAAAAAAAAvAQAAX3JlbHMvLnJl&amp;#xA;bHNQSwECLQAUAAYACAAAACEAQFCCc7gBAADKAwAADgAAAAAAAAAAAAAAAAAuAgAAZHJzL2Uyb0Rv&amp;#xA;Yy54bWxQSwECLQAUAAYACAAAACEAbdLiSNoAAAAHAQAADwAAAAAAAAAAAAAAAAASBAAAZHJzL2Rv&amp;#xA;d25yZXYueG1sUEsFBgAAAAAEAAQA8wAAABkFAAAAAA==&amp;#xA;" strokecolor="#4472c4 [3204]" strokeweight=".5pt">
                <v:stroke endarrow="block" joinstyle="miter"/>
              </v:shape>
            </w:pict>
          </mc:Fallback>
        </mc:AlternateContent>
      </w:r>
      <w:r w:rsidR="001A0AA2" w:rsidRPr="000C0860">
        <w:rPr>
          <w:rFonts w:cstheme="minorHAnsi"/>
          <w:szCs w:val="24"/>
        </w:rPr>
        <w:t xml:space="preserve">Menu </w:t>
      </w:r>
      <w:r w:rsidR="001A0AA2" w:rsidRPr="000C0860">
        <w:rPr>
          <w:rFonts w:cstheme="minorHAnsi"/>
          <w:szCs w:val="24"/>
        </w:rPr>
        <w:tab/>
        <w:t xml:space="preserve">      Islamic Operation</w:t>
      </w:r>
      <w:r w:rsidR="001A0AA2" w:rsidRPr="000C0860">
        <w:rPr>
          <w:rFonts w:cstheme="minorHAnsi"/>
          <w:szCs w:val="24"/>
        </w:rPr>
        <w:tab/>
        <w:t xml:space="preserve">    </w:t>
      </w:r>
      <w:r>
        <w:rPr>
          <w:rFonts w:cstheme="minorHAnsi"/>
          <w:szCs w:val="24"/>
        </w:rPr>
        <w:t xml:space="preserve"> </w:t>
      </w:r>
      <w:r w:rsidR="001A0AA2" w:rsidRPr="000C0860">
        <w:rPr>
          <w:rFonts w:cstheme="minorHAnsi"/>
          <w:szCs w:val="24"/>
        </w:rPr>
        <w:t>Partial Settlement Compression      Partial Payment Compression Initiate</w:t>
      </w:r>
    </w:p>
    <w:p w14:paraId="532E68E5" w14:textId="3DE99C73" w:rsidR="001A0AA2" w:rsidRPr="000C0860" w:rsidRDefault="001A0AA2" w:rsidP="001A0AA2">
      <w:pPr>
        <w:jc w:val="both"/>
        <w:rPr>
          <w:rFonts w:cstheme="minorHAnsi"/>
          <w:szCs w:val="24"/>
        </w:rPr>
      </w:pPr>
      <w:r w:rsidRPr="000C0860">
        <w:rPr>
          <w:rFonts w:cstheme="minorHAnsi"/>
          <w:noProof/>
          <w:szCs w:val="24"/>
        </w:rPr>
        <w:drawing>
          <wp:inline distT="0" distB="0" distL="0" distR="0" wp14:anchorId="4DADB651" wp14:editId="1C381546">
            <wp:extent cx="4383741" cy="2748481"/>
            <wp:effectExtent l="19050" t="19050" r="17145" b="13970"/>
            <wp:docPr id="33" name="Picture 29">
              <a:extLst xmlns:a="http://schemas.openxmlformats.org/drawingml/2006/main">
                <a:ext uri="{FF2B5EF4-FFF2-40B4-BE49-F238E27FC236}">
                  <a16:creationId xmlns:a16="http://schemas.microsoft.com/office/drawing/2014/main" id="{A5314A88-AE25-970D-02E7-42901B21B04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29">
                      <a:extLst>
                        <a:ext uri="{FF2B5EF4-FFF2-40B4-BE49-F238E27FC236}">
                          <a16:creationId xmlns:a16="http://schemas.microsoft.com/office/drawing/2014/main" id="{A5314A88-AE25-970D-02E7-42901B21B04A}"/>
                        </a:ext>
                      </a:extLst>
                    </pic:cNvPr>
                    <pic:cNvPicPr>
                      <a:picLocks noChangeAspect="1"/>
                    </pic:cNvPicPr>
                  </pic:nvPicPr>
                  <pic:blipFill rotWithShape="1">
                    <a:blip r:embed="rId144"/>
                    <a:srcRect r="4374" b="5222"/>
                    <a:stretch/>
                  </pic:blipFill>
                  <pic:spPr bwMode="auto">
                    <a:xfrm>
                      <a:off x="0" y="0"/>
                      <a:ext cx="4386191" cy="2750017"/>
                    </a:xfrm>
                    <a:prstGeom prst="rect">
                      <a:avLst/>
                    </a:prstGeom>
                    <a:ln>
                      <a:solidFill>
                        <a:schemeClr val="accent1"/>
                      </a:solidFill>
                    </a:ln>
                    <a:extLst>
                      <a:ext uri="{53640926-AAD7-44D8-BBD7-CCE9431645EC}">
                        <a14:shadowObscured xmlns:a14="http://schemas.microsoft.com/office/drawing/2010/main"/>
                      </a:ext>
                    </a:extLst>
                  </pic:spPr>
                </pic:pic>
              </a:graphicData>
            </a:graphic>
          </wp:inline>
        </w:drawing>
      </w:r>
    </w:p>
    <w:p w14:paraId="367AF847" w14:textId="4623B614" w:rsidR="001A0AA2" w:rsidRPr="000C0860" w:rsidRDefault="001A0AA2" w:rsidP="001A0AA2">
      <w:pPr>
        <w:jc w:val="both"/>
        <w:rPr>
          <w:rFonts w:cstheme="minorHAnsi"/>
          <w:szCs w:val="24"/>
        </w:rPr>
      </w:pPr>
    </w:p>
    <w:p w14:paraId="26938287" w14:textId="025F84C5" w:rsidR="001A0AA2" w:rsidRPr="000C0860" w:rsidRDefault="001A0AA2" w:rsidP="001A0AA2">
      <w:pPr>
        <w:jc w:val="both"/>
        <w:rPr>
          <w:rFonts w:cstheme="minorHAnsi"/>
          <w:szCs w:val="24"/>
        </w:rPr>
      </w:pPr>
      <w:r w:rsidRPr="000C0860">
        <w:rPr>
          <w:rFonts w:cstheme="minorHAnsi"/>
          <w:szCs w:val="24"/>
        </w:rPr>
        <w:t>User will enter the application id and then click on the edit icon</w:t>
      </w:r>
    </w:p>
    <w:p w14:paraId="04033A81" w14:textId="57A1C7A4" w:rsidR="001A0AA2" w:rsidRPr="000C0860" w:rsidRDefault="001A0AA2" w:rsidP="001A0AA2">
      <w:pPr>
        <w:jc w:val="both"/>
        <w:rPr>
          <w:rFonts w:cstheme="minorHAnsi"/>
          <w:szCs w:val="24"/>
        </w:rPr>
      </w:pPr>
      <w:r w:rsidRPr="000C0860">
        <w:rPr>
          <w:rFonts w:cstheme="minorHAnsi"/>
          <w:noProof/>
          <w:szCs w:val="24"/>
        </w:rPr>
        <w:drawing>
          <wp:inline distT="0" distB="0" distL="0" distR="0" wp14:anchorId="2E94DBB9" wp14:editId="1FBE1204">
            <wp:extent cx="5943600" cy="424815"/>
            <wp:effectExtent l="19050" t="19050" r="19050" b="13335"/>
            <wp:docPr id="34" name="Picture 30">
              <a:extLst xmlns:a="http://schemas.openxmlformats.org/drawingml/2006/main">
                <a:ext uri="{FF2B5EF4-FFF2-40B4-BE49-F238E27FC236}">
                  <a16:creationId xmlns:a16="http://schemas.microsoft.com/office/drawing/2014/main" id="{34ADAEDD-11EC-4A81-C768-087FC640A17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0">
                      <a:extLst>
                        <a:ext uri="{FF2B5EF4-FFF2-40B4-BE49-F238E27FC236}">
                          <a16:creationId xmlns:a16="http://schemas.microsoft.com/office/drawing/2014/main" id="{34ADAEDD-11EC-4A81-C768-087FC640A176}"/>
                        </a:ext>
                      </a:extLst>
                    </pic:cNvPr>
                    <pic:cNvPicPr>
                      <a:picLocks noChangeAspect="1"/>
                    </pic:cNvPicPr>
                  </pic:nvPicPr>
                  <pic:blipFill>
                    <a:blip r:embed="rId145"/>
                    <a:stretch>
                      <a:fillRect/>
                    </a:stretch>
                  </pic:blipFill>
                  <pic:spPr>
                    <a:xfrm>
                      <a:off x="0" y="0"/>
                      <a:ext cx="5943600" cy="424815"/>
                    </a:xfrm>
                    <a:prstGeom prst="rect">
                      <a:avLst/>
                    </a:prstGeom>
                    <a:ln>
                      <a:solidFill>
                        <a:schemeClr val="accent1"/>
                      </a:solidFill>
                    </a:ln>
                  </pic:spPr>
                </pic:pic>
              </a:graphicData>
            </a:graphic>
          </wp:inline>
        </w:drawing>
      </w:r>
    </w:p>
    <w:p w14:paraId="70C368F4" w14:textId="77777777" w:rsidR="00C876C9" w:rsidRDefault="00C876C9">
      <w:pPr>
        <w:rPr>
          <w:rFonts w:cstheme="minorHAnsi"/>
          <w:szCs w:val="24"/>
        </w:rPr>
      </w:pPr>
      <w:r>
        <w:rPr>
          <w:rFonts w:cstheme="minorHAnsi"/>
          <w:szCs w:val="24"/>
        </w:rPr>
        <w:br w:type="page"/>
      </w:r>
    </w:p>
    <w:p w14:paraId="0AE828F4" w14:textId="3F7CF3E5" w:rsidR="001A0AA2" w:rsidRPr="000C0860" w:rsidRDefault="001A0AA2" w:rsidP="001A0AA2">
      <w:pPr>
        <w:jc w:val="both"/>
        <w:rPr>
          <w:rFonts w:cstheme="minorHAnsi"/>
          <w:szCs w:val="24"/>
        </w:rPr>
      </w:pPr>
      <w:r w:rsidRPr="000C0860">
        <w:rPr>
          <w:rFonts w:cstheme="minorHAnsi"/>
          <w:szCs w:val="24"/>
        </w:rPr>
        <w:lastRenderedPageBreak/>
        <w:t>After that user will put the bill reference and then validate the activity</w:t>
      </w:r>
    </w:p>
    <w:p w14:paraId="0777D410" w14:textId="6D7DB6AB" w:rsidR="001A0AA2" w:rsidRPr="000C0860" w:rsidRDefault="001A0AA2" w:rsidP="001A0AA2">
      <w:pPr>
        <w:jc w:val="both"/>
        <w:rPr>
          <w:rFonts w:cstheme="minorHAnsi"/>
          <w:szCs w:val="24"/>
        </w:rPr>
      </w:pPr>
      <w:r w:rsidRPr="000C0860">
        <w:rPr>
          <w:rFonts w:cstheme="minorHAnsi"/>
          <w:noProof/>
          <w:szCs w:val="24"/>
        </w:rPr>
        <w:drawing>
          <wp:inline distT="0" distB="0" distL="0" distR="0" wp14:anchorId="59C5D3B5" wp14:editId="15579FB2">
            <wp:extent cx="5943600" cy="1199515"/>
            <wp:effectExtent l="19050" t="19050" r="19050" b="19685"/>
            <wp:docPr id="35" name="Picture 31">
              <a:extLst xmlns:a="http://schemas.openxmlformats.org/drawingml/2006/main">
                <a:ext uri="{FF2B5EF4-FFF2-40B4-BE49-F238E27FC236}">
                  <a16:creationId xmlns:a16="http://schemas.microsoft.com/office/drawing/2014/main" id="{E86EC8F2-0034-AC8C-6742-FE8DFD23F44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1">
                      <a:extLst>
                        <a:ext uri="{FF2B5EF4-FFF2-40B4-BE49-F238E27FC236}">
                          <a16:creationId xmlns:a16="http://schemas.microsoft.com/office/drawing/2014/main" id="{E86EC8F2-0034-AC8C-6742-FE8DFD23F44B}"/>
                        </a:ext>
                      </a:extLst>
                    </pic:cNvPr>
                    <pic:cNvPicPr>
                      <a:picLocks noChangeAspect="1"/>
                    </pic:cNvPicPr>
                  </pic:nvPicPr>
                  <pic:blipFill>
                    <a:blip r:embed="rId146"/>
                    <a:stretch>
                      <a:fillRect/>
                    </a:stretch>
                  </pic:blipFill>
                  <pic:spPr>
                    <a:xfrm>
                      <a:off x="0" y="0"/>
                      <a:ext cx="5943600" cy="1199515"/>
                    </a:xfrm>
                    <a:prstGeom prst="rect">
                      <a:avLst/>
                    </a:prstGeom>
                    <a:ln>
                      <a:solidFill>
                        <a:schemeClr val="accent1"/>
                      </a:solidFill>
                    </a:ln>
                  </pic:spPr>
                </pic:pic>
              </a:graphicData>
            </a:graphic>
          </wp:inline>
        </w:drawing>
      </w:r>
    </w:p>
    <w:p w14:paraId="1B0F1EDD" w14:textId="35D1380E" w:rsidR="001A0AA2" w:rsidRPr="000C0860" w:rsidRDefault="001A0AA2" w:rsidP="001A0AA2">
      <w:pPr>
        <w:jc w:val="both"/>
        <w:rPr>
          <w:rFonts w:cstheme="minorHAnsi"/>
          <w:szCs w:val="24"/>
        </w:rPr>
      </w:pPr>
      <w:r w:rsidRPr="000C0860">
        <w:rPr>
          <w:rFonts w:cstheme="minorHAnsi"/>
          <w:noProof/>
          <w:szCs w:val="24"/>
        </w:rPr>
        <w:drawing>
          <wp:inline distT="0" distB="0" distL="0" distR="0" wp14:anchorId="5D963A71" wp14:editId="674CE587">
            <wp:extent cx="5943600" cy="1303655"/>
            <wp:effectExtent l="19050" t="19050" r="19050" b="10795"/>
            <wp:docPr id="36" name="Picture 33">
              <a:extLst xmlns:a="http://schemas.openxmlformats.org/drawingml/2006/main">
                <a:ext uri="{FF2B5EF4-FFF2-40B4-BE49-F238E27FC236}">
                  <a16:creationId xmlns:a16="http://schemas.microsoft.com/office/drawing/2014/main" id="{ACAC0EB3-023C-AE42-0F3D-57E08D7777C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3">
                      <a:extLst>
                        <a:ext uri="{FF2B5EF4-FFF2-40B4-BE49-F238E27FC236}">
                          <a16:creationId xmlns:a16="http://schemas.microsoft.com/office/drawing/2014/main" id="{ACAC0EB3-023C-AE42-0F3D-57E08D7777C5}"/>
                        </a:ext>
                      </a:extLst>
                    </pic:cNvPr>
                    <pic:cNvPicPr>
                      <a:picLocks noChangeAspect="1"/>
                    </pic:cNvPicPr>
                  </pic:nvPicPr>
                  <pic:blipFill>
                    <a:blip r:embed="rId147"/>
                    <a:stretch>
                      <a:fillRect/>
                    </a:stretch>
                  </pic:blipFill>
                  <pic:spPr>
                    <a:xfrm>
                      <a:off x="0" y="0"/>
                      <a:ext cx="5943600" cy="1303655"/>
                    </a:xfrm>
                    <a:prstGeom prst="rect">
                      <a:avLst/>
                    </a:prstGeom>
                    <a:ln>
                      <a:solidFill>
                        <a:schemeClr val="accent1"/>
                      </a:solidFill>
                    </a:ln>
                  </pic:spPr>
                </pic:pic>
              </a:graphicData>
            </a:graphic>
          </wp:inline>
        </w:drawing>
      </w:r>
    </w:p>
    <w:p w14:paraId="2E1FCED7" w14:textId="280D2D6D" w:rsidR="001A0AA2" w:rsidRPr="000C0860" w:rsidRDefault="001A0AA2" w:rsidP="001A0AA2">
      <w:pPr>
        <w:jc w:val="both"/>
        <w:rPr>
          <w:rFonts w:cstheme="minorHAnsi"/>
          <w:szCs w:val="24"/>
        </w:rPr>
      </w:pPr>
      <w:r w:rsidRPr="000C0860">
        <w:rPr>
          <w:rFonts w:cstheme="minorHAnsi"/>
          <w:szCs w:val="24"/>
        </w:rPr>
        <w:t>And then commit the record.</w:t>
      </w:r>
    </w:p>
    <w:p w14:paraId="154EDDAF" w14:textId="77B7F5BE" w:rsidR="001A0AA2" w:rsidRPr="000C0860" w:rsidRDefault="001A0AA2" w:rsidP="001A0AA2">
      <w:pPr>
        <w:jc w:val="both"/>
        <w:rPr>
          <w:rFonts w:cstheme="minorHAnsi"/>
          <w:szCs w:val="24"/>
        </w:rPr>
      </w:pPr>
      <w:r w:rsidRPr="000C0860">
        <w:rPr>
          <w:rFonts w:cstheme="minorHAnsi"/>
          <w:noProof/>
          <w:szCs w:val="24"/>
        </w:rPr>
        <w:drawing>
          <wp:inline distT="0" distB="0" distL="0" distR="0" wp14:anchorId="0C0E5C24" wp14:editId="1DF17A5E">
            <wp:extent cx="5943600" cy="859155"/>
            <wp:effectExtent l="19050" t="19050" r="19050" b="17145"/>
            <wp:docPr id="37" name="Picture 34">
              <a:extLst xmlns:a="http://schemas.openxmlformats.org/drawingml/2006/main">
                <a:ext uri="{FF2B5EF4-FFF2-40B4-BE49-F238E27FC236}">
                  <a16:creationId xmlns:a16="http://schemas.microsoft.com/office/drawing/2014/main" id="{83838ECE-E791-992C-6D7F-26CFF710E6C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4">
                      <a:extLst>
                        <a:ext uri="{FF2B5EF4-FFF2-40B4-BE49-F238E27FC236}">
                          <a16:creationId xmlns:a16="http://schemas.microsoft.com/office/drawing/2014/main" id="{83838ECE-E791-992C-6D7F-26CFF710E6C9}"/>
                        </a:ext>
                      </a:extLst>
                    </pic:cNvPr>
                    <pic:cNvPicPr>
                      <a:picLocks noChangeAspect="1"/>
                    </pic:cNvPicPr>
                  </pic:nvPicPr>
                  <pic:blipFill>
                    <a:blip r:embed="rId148"/>
                    <a:stretch>
                      <a:fillRect/>
                    </a:stretch>
                  </pic:blipFill>
                  <pic:spPr>
                    <a:xfrm>
                      <a:off x="0" y="0"/>
                      <a:ext cx="5943600" cy="859155"/>
                    </a:xfrm>
                    <a:prstGeom prst="rect">
                      <a:avLst/>
                    </a:prstGeom>
                    <a:ln>
                      <a:solidFill>
                        <a:schemeClr val="accent1"/>
                      </a:solidFill>
                    </a:ln>
                  </pic:spPr>
                </pic:pic>
              </a:graphicData>
            </a:graphic>
          </wp:inline>
        </w:drawing>
      </w:r>
    </w:p>
    <w:p w14:paraId="0D9B324F" w14:textId="4B3E886E" w:rsidR="001A0AA2" w:rsidRPr="000C0860" w:rsidRDefault="001A0AA2" w:rsidP="001A0AA2">
      <w:pPr>
        <w:jc w:val="both"/>
        <w:rPr>
          <w:rFonts w:cstheme="minorHAnsi"/>
          <w:szCs w:val="24"/>
        </w:rPr>
      </w:pPr>
      <w:r w:rsidRPr="000C0860">
        <w:rPr>
          <w:rFonts w:cstheme="minorHAnsi"/>
          <w:szCs w:val="24"/>
        </w:rPr>
        <w:t>User will follow below navigation to commit the record from hold</w:t>
      </w:r>
    </w:p>
    <w:p w14:paraId="15E5A8DD" w14:textId="258262EF" w:rsidR="001A0AA2" w:rsidRPr="000C0860" w:rsidRDefault="001A0AA2" w:rsidP="001A0AA2">
      <w:pPr>
        <w:jc w:val="both"/>
        <w:rPr>
          <w:rFonts w:cstheme="minorHAnsi"/>
          <w:szCs w:val="24"/>
        </w:rPr>
      </w:pPr>
      <w:r w:rsidRPr="000C0860">
        <w:rPr>
          <w:rFonts w:cstheme="minorHAnsi"/>
          <w:noProof/>
          <w:szCs w:val="24"/>
        </w:rPr>
        <mc:AlternateContent>
          <mc:Choice Requires="wps">
            <w:drawing>
              <wp:anchor distT="0" distB="0" distL="114300" distR="114300" simplePos="0" relativeHeight="251658295" behindDoc="0" locked="0" layoutInCell="1" allowOverlap="1" wp14:anchorId="53F01ED8" wp14:editId="3E019929">
                <wp:simplePos x="0" y="0"/>
                <wp:positionH relativeFrom="column">
                  <wp:posOffset>4218593</wp:posOffset>
                </wp:positionH>
                <wp:positionV relativeFrom="paragraph">
                  <wp:posOffset>99695</wp:posOffset>
                </wp:positionV>
                <wp:extent cx="233680" cy="0"/>
                <wp:effectExtent l="0" t="76200" r="13970" b="95250"/>
                <wp:wrapNone/>
                <wp:docPr id="38" name="Straight Arrow Connector 38"/>
                <wp:cNvGraphicFramePr/>
                <a:graphic xmlns:a="http://schemas.openxmlformats.org/drawingml/2006/main">
                  <a:graphicData uri="http://schemas.microsoft.com/office/word/2010/wordprocessingShape">
                    <wps:wsp>
                      <wps:cNvCnPr/>
                      <wps:spPr>
                        <a:xfrm>
                          <a:off x="0" y="0"/>
                          <a:ext cx="23368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dtfl="http://schemas.microsoft.com/office/word/2024/wordml/sdtformatlock">
            <w:pict>
              <v:shape w14:anchorId="5EFA02B5" id="Straight Arrow Connector 38" o:spid="_x0000_s1026" type="#_x0000_t32" style="position:absolute;margin-left:332.15pt;margin-top:7.85pt;width:18.4pt;height:0;z-index:251658295;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amp;#xA;90jcwfIWJU67QAgl6YK0S0CoHGBkTxKLZGx5TGhvj5O2G0SRWNoz/78nu9wcxkFMGNg6quQqL6RA&amp;#xA;0s5Y6ir5vt9lD1JwBDIwOMJKHpHlpr69KfdHjyxSmriSfYz+USnWPY7AufNIadK6MEJMx9ApD/oD&amp;#xA;OlTrorhX2lFEilmcO2RdNtjC5xDF9pCuTyYBB5bi6bQ4syoJ3g9WQ0ymaiLzg5KdCXlKLjvcW893&amp;#xA;SUOqXwnz5DrgnHtJTxOsQfEKIT7DmDSUCaxw7Rqn8787ZsmRM9e2VmPeBN4uqYvTtW7jvijg9N/y&amp;#xA;JsXecLq0q+WD6m8AAAD//wMAUEsDBBQABgAIAAAAIQA4/SH/1gAAAJQBAAALAAAAX3JlbHMvLnJl&amp;#xA;bHOkkMFqwzAMhu+DvYPRfXGawxijTi+j0GvpHsDYimMaW0Yy2fr2M4PBMnrbUb/Q94l/f/hMi1qR&amp;#xA;JVI2sOt6UJgd+ZiDgffL8ekFlFSbvV0oo4EbChzGx4f9GRdb25HMsYhqlCwG5lrLq9biZkxWOiqY&amp;#xA;22YiTra2kYMu1l1tQD30/bPm3wwYN0x18gb45AdQl1tp5j/sFB2T0FQ7R0nTNEV3j6o9feQzro1i&amp;#xA;OWA14Fm+Q8a1a8+Bvu/d/dMb2JY5uiPbhG/ktn4cqGU/er3pcvwCAAD//wMAUEsDBBQABgAIAAAA&amp;#xA;IQBAUIJzuAEAAMoDAAAOAAAAZHJzL2Uyb0RvYy54bWysU8tu2zAQvBfoPxC815IdIAgEyzk4aS9F&amp;#xA;G/TxAQy1lAjwBXJrSX/fJWXLRVMUaJHLio+d3dnhaH8/WcNOEJP2ruXbTc0ZOOk77fqWf//2/t0d&amp;#xA;ZwmF64TxDlo+Q+L3h7dv9mNoYOcHbzqIjIq41Iyh5QNiaKoqyQGsSBsfwNGl8tEKpG3sqy6Kkapb&amp;#xA;U+3q+rYafexC9BJSotOH5ZIfSn2lQOJnpRIgMy0nblhiLPE5x+qwF00fRRi0PNMQ/8HCCu2o6Vrq&amp;#xA;QaBgP6J+UcpqGX3yCjfS28orpSWUGWiabf3bNF8HEaDMQuKksMqUXq+s/HQ6uqdIMowhNSk8xTzF&amp;#xA;pKLNX+LHpiLWvIoFEzJJh7ubm9s7klRerqorLsSEH8BblhctTxiF7gc8eufoRXzcFq3E6WNC6kzA&amp;#xA;CyA3NS5HFNo8uo7hHMg2GLVwvYH8XpSeU6or4bLC2cAC/wKK6Y4oLm2Kl+BoIjsJcoGQEhxu10qU&amp;#xA;nWFKG7MC68Lvr8BzfoZC8dm/gFdE6ewdrmCrnY9/6o7ThbJa8i8KLHNnCZ59N5enLNKQYYpWZ3Nn&amp;#xA;R/66L/DrL3j4CQAA//8DAFBLAwQUAAYACAAAACEARjCy8dwAAAAJAQAADwAAAGRycy9kb3ducmV2&amp;#xA;LnhtbEyPwU7DMAyG70i8Q2QkbiztgA5K0wkhsSOIwQFuWeMl1RqnarK28PQYcYCj/X/6/blaz74T&amp;#xA;Iw6xDaQgX2QgkJpgWrIK3l4fL25AxKTJ6C4QKvjECOv69KTSpQkTveC4TVZwCcVSK3Ap9aWUsXHo&amp;#xA;dVyEHomzfRi8TjwOVppBT1zuO7nMskJ63RJfcLrHB4fNYXv0Cp7t++iXtGnl/vbja2OfzMFNSanz&amp;#xA;s/n+DkTCOf3B8KPP6lCz0y4cyUTRKSiKq0tGObhegWBgleU5iN3vQtaV/P9B/Q0AAP//AwBQSwEC&amp;#xA;LQAUAAYACAAAACEAtoM4kv4AAADhAQAAEwAAAAAAAAAAAAAAAAAAAAAAW0NvbnRlbnRfVHlwZXNd&amp;#xA;LnhtbFBLAQItABQABgAIAAAAIQA4/SH/1gAAAJQBAAALAAAAAAAAAAAAAAAAAC8BAABfcmVscy8u&amp;#xA;cmVsc1BLAQItABQABgAIAAAAIQBAUIJzuAEAAMoDAAAOAAAAAAAAAAAAAAAAAC4CAABkcnMvZTJv&amp;#xA;RG9jLnhtbFBLAQItABQABgAIAAAAIQBGMLLx3AAAAAkBAAAPAAAAAAAAAAAAAAAAABIEAABkcnMv&amp;#xA;ZG93bnJldi54bWxQSwUGAAAAAAQABADzAAAAGwUAAAAA&amp;#xA;" strokecolor="#4472c4 [3204]" strokeweight=".5pt">
                <v:stroke endarrow="block" joinstyle="miter"/>
              </v:shape>
            </w:pict>
          </mc:Fallback>
        </mc:AlternateContent>
      </w:r>
      <w:r w:rsidRPr="000C0860">
        <w:rPr>
          <w:rFonts w:cstheme="minorHAnsi"/>
          <w:szCs w:val="24"/>
        </w:rPr>
        <w:t xml:space="preserve"> </w:t>
      </w:r>
      <w:r w:rsidRPr="000C0860">
        <w:rPr>
          <w:rFonts w:cstheme="minorHAnsi"/>
          <w:noProof/>
          <w:szCs w:val="24"/>
        </w:rPr>
        <mc:AlternateContent>
          <mc:Choice Requires="wps">
            <w:drawing>
              <wp:anchor distT="0" distB="0" distL="114300" distR="114300" simplePos="0" relativeHeight="251658296" behindDoc="0" locked="0" layoutInCell="1" allowOverlap="1" wp14:anchorId="43F326CC" wp14:editId="62243E71">
                <wp:simplePos x="0" y="0"/>
                <wp:positionH relativeFrom="column">
                  <wp:posOffset>1684057</wp:posOffset>
                </wp:positionH>
                <wp:positionV relativeFrom="paragraph">
                  <wp:posOffset>93345</wp:posOffset>
                </wp:positionV>
                <wp:extent cx="233680" cy="0"/>
                <wp:effectExtent l="0" t="76200" r="13970" b="95250"/>
                <wp:wrapNone/>
                <wp:docPr id="39" name="Straight Arrow Connector 39"/>
                <wp:cNvGraphicFramePr/>
                <a:graphic xmlns:a="http://schemas.openxmlformats.org/drawingml/2006/main">
                  <a:graphicData uri="http://schemas.microsoft.com/office/word/2010/wordprocessingShape">
                    <wps:wsp>
                      <wps:cNvCnPr/>
                      <wps:spPr>
                        <a:xfrm>
                          <a:off x="0" y="0"/>
                          <a:ext cx="23368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dtfl="http://schemas.microsoft.com/office/word/2024/wordml/sdtformatlock">
            <w:pict>
              <v:shape w14:anchorId="59AC61A6" id="Straight Arrow Connector 39" o:spid="_x0000_s1026" type="#_x0000_t32" style="position:absolute;margin-left:132.6pt;margin-top:7.35pt;width:18.4pt;height:0;z-index:25165829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amp;#xA;90jcwfIWJU67QAgl6YK0S0CoHGBkTxKLZGx5TGhvj5O2G0SRWNoz/78nu9wcxkFMGNg6quQqL6RA&amp;#xA;0s5Y6ir5vt9lD1JwBDIwOMJKHpHlpr69KfdHjyxSmriSfYz+USnWPY7AufNIadK6MEJMx9ApD/oD&amp;#xA;OlTrorhX2lFEilmcO2RdNtjC5xDF9pCuTyYBB5bi6bQ4syoJ3g9WQ0ymaiLzg5KdCXlKLjvcW893&amp;#xA;SUOqXwnz5DrgnHtJTxOsQfEKIT7DmDSUCaxw7Rqn8787ZsmRM9e2VmPeBN4uqYvTtW7jvijg9N/y&amp;#xA;JsXecLq0q+WD6m8AAAD//wMAUEsDBBQABgAIAAAAIQA4/SH/1gAAAJQBAAALAAAAX3JlbHMvLnJl&amp;#xA;bHOkkMFqwzAMhu+DvYPRfXGawxijTi+j0GvpHsDYimMaW0Yy2fr2M4PBMnrbUb/Q94l/f/hMi1qR&amp;#xA;JVI2sOt6UJgd+ZiDgffL8ekFlFSbvV0oo4EbChzGx4f9GRdb25HMsYhqlCwG5lrLq9biZkxWOiqY&amp;#xA;22YiTra2kYMu1l1tQD30/bPm3wwYN0x18gb45AdQl1tp5j/sFB2T0FQ7R0nTNEV3j6o9feQzro1i&amp;#xA;OWA14Fm+Q8a1a8+Bvu/d/dMb2JY5uiPbhG/ktn4cqGU/er3pcvwCAAD//wMAUEsDBBQABgAIAAAA&amp;#xA;IQBAUIJzuAEAAMoDAAAOAAAAZHJzL2Uyb0RvYy54bWysU8tu2zAQvBfoPxC815IdIAgEyzk4aS9F&amp;#xA;G/TxAQy1lAjwBXJrSX/fJWXLRVMUaJHLio+d3dnhaH8/WcNOEJP2ruXbTc0ZOOk77fqWf//2/t0d&amp;#xA;ZwmF64TxDlo+Q+L3h7dv9mNoYOcHbzqIjIq41Iyh5QNiaKoqyQGsSBsfwNGl8tEKpG3sqy6Kkapb&amp;#xA;U+3q+rYafexC9BJSotOH5ZIfSn2lQOJnpRIgMy0nblhiLPE5x+qwF00fRRi0PNMQ/8HCCu2o6Vrq&amp;#xA;QaBgP6J+UcpqGX3yCjfS28orpSWUGWiabf3bNF8HEaDMQuKksMqUXq+s/HQ6uqdIMowhNSk8xTzF&amp;#xA;pKLNX+LHpiLWvIoFEzJJh7ubm9s7klRerqorLsSEH8BblhctTxiF7gc8eufoRXzcFq3E6WNC6kzA&amp;#xA;CyA3NS5HFNo8uo7hHMg2GLVwvYH8XpSeU6or4bLC2cAC/wKK6Y4oLm2Kl+BoIjsJcoGQEhxu10qU&amp;#xA;nWFKG7MC68Lvr8BzfoZC8dm/gFdE6ewdrmCrnY9/6o7ThbJa8i8KLHNnCZ59N5enLNKQYYpWZ3Nn&amp;#xA;R/66L/DrL3j4CQAA//8DAFBLAwQUAAYACAAAACEAorffftwAAAAJAQAADwAAAGRycy9kb3ducmV2&amp;#xA;LnhtbEyPwU7DMBBE70j8g7VI3KiDgQIhToWQ6BFE4QA3N97aUeN1FLtJ4OtZxAGOO/M0O1Ot5tCJ&amp;#xA;EYfURtJwvihAIDXRtuQ0vL0+nt2ASNmQNV0k1PCJCVb18VFlShsnesFxk53gEEql0eBz7kspU+Mx&amp;#xA;mLSIPRJ7uzgEk/kcnLSDmTg8dFIVxVIG0xJ/8KbHB4/NfnMIGp7d+xgUrVu5u/34Wrsnu/dT1vr0&amp;#xA;ZL6/A5Fxzn8w/NTn6lBzp208kE2i06CWV4pRNi6vQTBwUSget/0VZF3J/wvqbwAAAP//AwBQSwEC&amp;#xA;LQAUAAYACAAAACEAtoM4kv4AAADhAQAAEwAAAAAAAAAAAAAAAAAAAAAAW0NvbnRlbnRfVHlwZXNd&amp;#xA;LnhtbFBLAQItABQABgAIAAAAIQA4/SH/1gAAAJQBAAALAAAAAAAAAAAAAAAAAC8BAABfcmVscy8u&amp;#xA;cmVsc1BLAQItABQABgAIAAAAIQBAUIJzuAEAAMoDAAAOAAAAAAAAAAAAAAAAAC4CAABkcnMvZTJv&amp;#xA;RG9jLnhtbFBLAQItABQABgAIAAAAIQCit99+3AAAAAkBAAAPAAAAAAAAAAAAAAAAABIEAABkcnMv&amp;#xA;ZG93bnJldi54bWxQSwUGAAAAAAQABADzAAAAGwUAAAAA&amp;#xA;" strokecolor="#4472c4 [3204]" strokeweight=".5pt">
                <v:stroke endarrow="block" joinstyle="miter"/>
              </v:shape>
            </w:pict>
          </mc:Fallback>
        </mc:AlternateContent>
      </w:r>
      <w:r w:rsidRPr="000C0860">
        <w:rPr>
          <w:rFonts w:cstheme="minorHAnsi"/>
          <w:noProof/>
          <w:szCs w:val="24"/>
        </w:rPr>
        <mc:AlternateContent>
          <mc:Choice Requires="wps">
            <w:drawing>
              <wp:anchor distT="0" distB="0" distL="114300" distR="114300" simplePos="0" relativeHeight="251658294" behindDoc="0" locked="0" layoutInCell="1" allowOverlap="1" wp14:anchorId="237C6931" wp14:editId="76DC451B">
                <wp:simplePos x="0" y="0"/>
                <wp:positionH relativeFrom="column">
                  <wp:posOffset>375920</wp:posOffset>
                </wp:positionH>
                <wp:positionV relativeFrom="paragraph">
                  <wp:posOffset>95885</wp:posOffset>
                </wp:positionV>
                <wp:extent cx="233680" cy="0"/>
                <wp:effectExtent l="0" t="76200" r="13970" b="95250"/>
                <wp:wrapNone/>
                <wp:docPr id="40" name="Straight Arrow Connector 40"/>
                <wp:cNvGraphicFramePr/>
                <a:graphic xmlns:a="http://schemas.openxmlformats.org/drawingml/2006/main">
                  <a:graphicData uri="http://schemas.microsoft.com/office/word/2010/wordprocessingShape">
                    <wps:wsp>
                      <wps:cNvCnPr/>
                      <wps:spPr>
                        <a:xfrm>
                          <a:off x="0" y="0"/>
                          <a:ext cx="23368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dtfl="http://schemas.microsoft.com/office/word/2024/wordml/sdtformatlock">
            <w:pict>
              <v:shape w14:anchorId="3A23C03A" id="Straight Arrow Connector 40" o:spid="_x0000_s1026" type="#_x0000_t32" style="position:absolute;margin-left:29.6pt;margin-top:7.55pt;width:18.4pt;height:0;z-index:25165829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amp;#xA;90jcwfIWJU67QAgl6YK0S0CoHGBkTxKLZGx5TGhvj5O2G0SRWNoz/78nu9wcxkFMGNg6quQqL6RA&amp;#xA;0s5Y6ir5vt9lD1JwBDIwOMJKHpHlpr69KfdHjyxSmriSfYz+USnWPY7AufNIadK6MEJMx9ApD/oD&amp;#xA;OlTrorhX2lFEilmcO2RdNtjC5xDF9pCuTyYBB5bi6bQ4syoJ3g9WQ0ymaiLzg5KdCXlKLjvcW893&amp;#xA;SUOqXwnz5DrgnHtJTxOsQfEKIT7DmDSUCaxw7Rqn8787ZsmRM9e2VmPeBN4uqYvTtW7jvijg9N/y&amp;#xA;JsXecLq0q+WD6m8AAAD//wMAUEsDBBQABgAIAAAAIQA4/SH/1gAAAJQBAAALAAAAX3JlbHMvLnJl&amp;#xA;bHOkkMFqwzAMhu+DvYPRfXGawxijTi+j0GvpHsDYimMaW0Yy2fr2M4PBMnrbUb/Q94l/f/hMi1qR&amp;#xA;JVI2sOt6UJgd+ZiDgffL8ekFlFSbvV0oo4EbChzGx4f9GRdb25HMsYhqlCwG5lrLq9biZkxWOiqY&amp;#xA;22YiTra2kYMu1l1tQD30/bPm3wwYN0x18gb45AdQl1tp5j/sFB2T0FQ7R0nTNEV3j6o9feQzro1i&amp;#xA;OWA14Fm+Q8a1a8+Bvu/d/dMb2JY5uiPbhG/ktn4cqGU/er3pcvwCAAD//wMAUEsDBBQABgAIAAAA&amp;#xA;IQBAUIJzuAEAAMoDAAAOAAAAZHJzL2Uyb0RvYy54bWysU8tu2zAQvBfoPxC815IdIAgEyzk4aS9F&amp;#xA;G/TxAQy1lAjwBXJrSX/fJWXLRVMUaJHLio+d3dnhaH8/WcNOEJP2ruXbTc0ZOOk77fqWf//2/t0d&amp;#xA;ZwmF64TxDlo+Q+L3h7dv9mNoYOcHbzqIjIq41Iyh5QNiaKoqyQGsSBsfwNGl8tEKpG3sqy6Kkapb&amp;#xA;U+3q+rYafexC9BJSotOH5ZIfSn2lQOJnpRIgMy0nblhiLPE5x+qwF00fRRi0PNMQ/8HCCu2o6Vrq&amp;#xA;QaBgP6J+UcpqGX3yCjfS28orpSWUGWiabf3bNF8HEaDMQuKksMqUXq+s/HQ6uqdIMowhNSk8xTzF&amp;#xA;pKLNX+LHpiLWvIoFEzJJh7ubm9s7klRerqorLsSEH8BblhctTxiF7gc8eufoRXzcFq3E6WNC6kzA&amp;#xA;CyA3NS5HFNo8uo7hHMg2GLVwvYH8XpSeU6or4bLC2cAC/wKK6Y4oLm2Kl+BoIjsJcoGQEhxu10qU&amp;#xA;nWFKG7MC68Lvr8BzfoZC8dm/gFdE6ewdrmCrnY9/6o7ThbJa8i8KLHNnCZ59N5enLNKQYYpWZ3Nn&amp;#xA;R/66L/DrL3j4CQAA//8DAFBLAwQUAAYACAAAACEAbdLiSNoAAAAHAQAADwAAAGRycy9kb3ducmV2&amp;#xA;LnhtbEyPwU7DMBBE70j8g7WVuFGnkVqREKeqkOgRROEANzfe2lHjdRS7SeDrWcQBjrMzmn1TbWff&amp;#xA;iRGH2AZSsFpmIJCaYFqyCt5eH2/vQMSkyeguECr4xAjb+vqq0qUJE73geEhWcAnFUitwKfWllLFx&amp;#xA;6HVchh6JvVMYvE4sByvNoCcu953Ms2wjvW6JPzjd44PD5ny4eAXP9n30Oe1beSo+vvb2yZzdlJS6&amp;#xA;Wcy7exAJ5/QXhh98RoeamY7hQiaKTsG6yDnJ9/UKBPvFhqcdf7WsK/mfv/4GAAD//wMAUEsBAi0A&amp;#xA;FAAGAAgAAAAhALaDOJL+AAAA4QEAABMAAAAAAAAAAAAAAAAAAAAAAFtDb250ZW50X1R5cGVzXS54&amp;#xA;bWxQSwECLQAUAAYACAAAACEAOP0h/9YAAACUAQAACwAAAAAAAAAAAAAAAAAvAQAAX3JlbHMvLnJl&amp;#xA;bHNQSwECLQAUAAYACAAAACEAQFCCc7gBAADKAwAADgAAAAAAAAAAAAAAAAAuAgAAZHJzL2Uyb0Rv&amp;#xA;Yy54bWxQSwECLQAUAAYACAAAACEAbdLiSNoAAAAHAQAADwAAAAAAAAAAAAAAAAASBAAAZHJzL2Rv&amp;#xA;d25yZXYueG1sUEsFBgAAAAAEAAQA8wAAABkFAAAAAA==&amp;#xA;" strokecolor="#4472c4 [3204]" strokeweight=".5pt">
                <v:stroke endarrow="block" joinstyle="miter"/>
              </v:shape>
            </w:pict>
          </mc:Fallback>
        </mc:AlternateContent>
      </w:r>
      <w:r w:rsidRPr="000C0860">
        <w:rPr>
          <w:rFonts w:cstheme="minorHAnsi"/>
          <w:szCs w:val="24"/>
        </w:rPr>
        <w:t xml:space="preserve">Menu </w:t>
      </w:r>
      <w:r w:rsidRPr="000C0860">
        <w:rPr>
          <w:rFonts w:cstheme="minorHAnsi"/>
          <w:szCs w:val="24"/>
        </w:rPr>
        <w:tab/>
        <w:t xml:space="preserve">      Islamic Operation</w:t>
      </w:r>
      <w:r w:rsidRPr="000C0860">
        <w:rPr>
          <w:rFonts w:cstheme="minorHAnsi"/>
          <w:szCs w:val="24"/>
        </w:rPr>
        <w:tab/>
        <w:t xml:space="preserve">    Partial Settlement Compression      Partial Payment Compression on Hold</w:t>
      </w:r>
    </w:p>
    <w:p w14:paraId="268BE78D" w14:textId="595A6CC1" w:rsidR="001A0AA2" w:rsidRPr="000C0860" w:rsidRDefault="001A0AA2" w:rsidP="001A0AA2">
      <w:pPr>
        <w:jc w:val="both"/>
        <w:rPr>
          <w:rFonts w:cstheme="minorHAnsi"/>
          <w:szCs w:val="24"/>
        </w:rPr>
      </w:pPr>
      <w:r w:rsidRPr="000C0860">
        <w:rPr>
          <w:rFonts w:cstheme="minorHAnsi"/>
          <w:noProof/>
          <w:szCs w:val="24"/>
        </w:rPr>
        <w:drawing>
          <wp:inline distT="0" distB="0" distL="0" distR="0" wp14:anchorId="7B540182" wp14:editId="60CADD39">
            <wp:extent cx="4071477" cy="2227729"/>
            <wp:effectExtent l="19050" t="19050" r="24765" b="20320"/>
            <wp:docPr id="41" name="Picture 35">
              <a:extLst xmlns:a="http://schemas.openxmlformats.org/drawingml/2006/main">
                <a:ext uri="{FF2B5EF4-FFF2-40B4-BE49-F238E27FC236}">
                  <a16:creationId xmlns:a16="http://schemas.microsoft.com/office/drawing/2014/main" id="{AD245364-F77B-1D27-9FE7-FF5FE6B8E77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5">
                      <a:extLst>
                        <a:ext uri="{FF2B5EF4-FFF2-40B4-BE49-F238E27FC236}">
                          <a16:creationId xmlns:a16="http://schemas.microsoft.com/office/drawing/2014/main" id="{AD245364-F77B-1D27-9FE7-FF5FE6B8E772}"/>
                        </a:ext>
                      </a:extLst>
                    </pic:cNvPr>
                    <pic:cNvPicPr>
                      <a:picLocks noChangeAspect="1"/>
                    </pic:cNvPicPr>
                  </pic:nvPicPr>
                  <pic:blipFill rotWithShape="1">
                    <a:blip r:embed="rId149"/>
                    <a:srcRect r="3243" b="17604"/>
                    <a:stretch/>
                  </pic:blipFill>
                  <pic:spPr bwMode="auto">
                    <a:xfrm>
                      <a:off x="0" y="0"/>
                      <a:ext cx="4076674" cy="2230572"/>
                    </a:xfrm>
                    <a:prstGeom prst="rect">
                      <a:avLst/>
                    </a:prstGeom>
                    <a:ln>
                      <a:solidFill>
                        <a:schemeClr val="accent1"/>
                      </a:solidFill>
                    </a:ln>
                    <a:extLst>
                      <a:ext uri="{53640926-AAD7-44D8-BBD7-CCE9431645EC}">
                        <a14:shadowObscured xmlns:a14="http://schemas.microsoft.com/office/drawing/2010/main"/>
                      </a:ext>
                    </a:extLst>
                  </pic:spPr>
                </pic:pic>
              </a:graphicData>
            </a:graphic>
          </wp:inline>
        </w:drawing>
      </w:r>
    </w:p>
    <w:p w14:paraId="603EC7B7" w14:textId="2C8FE5B5" w:rsidR="001A0AA2" w:rsidRPr="000C0860" w:rsidRDefault="001A0AA2" w:rsidP="001A0AA2">
      <w:pPr>
        <w:jc w:val="both"/>
        <w:rPr>
          <w:rFonts w:cstheme="minorHAnsi"/>
          <w:szCs w:val="24"/>
        </w:rPr>
      </w:pPr>
      <w:r w:rsidRPr="000C0860">
        <w:rPr>
          <w:rFonts w:cstheme="minorHAnsi"/>
          <w:szCs w:val="24"/>
        </w:rPr>
        <w:t>User will put the application id and click to find icon</w:t>
      </w:r>
    </w:p>
    <w:p w14:paraId="638099DC" w14:textId="794FF786" w:rsidR="001A0AA2" w:rsidRPr="000C0860" w:rsidRDefault="001A0AA2" w:rsidP="001A0AA2">
      <w:pPr>
        <w:jc w:val="both"/>
        <w:rPr>
          <w:rFonts w:cstheme="minorHAnsi"/>
          <w:szCs w:val="24"/>
        </w:rPr>
      </w:pPr>
      <w:r w:rsidRPr="000C0860">
        <w:rPr>
          <w:rFonts w:cstheme="minorHAnsi"/>
          <w:noProof/>
          <w:szCs w:val="24"/>
        </w:rPr>
        <w:drawing>
          <wp:inline distT="0" distB="0" distL="0" distR="0" wp14:anchorId="6195BD6E" wp14:editId="48910A1D">
            <wp:extent cx="5943600" cy="900430"/>
            <wp:effectExtent l="19050" t="19050" r="19050" b="13970"/>
            <wp:docPr id="43" name="Picture 36">
              <a:extLst xmlns:a="http://schemas.openxmlformats.org/drawingml/2006/main">
                <a:ext uri="{FF2B5EF4-FFF2-40B4-BE49-F238E27FC236}">
                  <a16:creationId xmlns:a16="http://schemas.microsoft.com/office/drawing/2014/main" id="{8337EC6D-37D7-D933-F894-0C63B27D00C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6">
                      <a:extLst>
                        <a:ext uri="{FF2B5EF4-FFF2-40B4-BE49-F238E27FC236}">
                          <a16:creationId xmlns:a16="http://schemas.microsoft.com/office/drawing/2014/main" id="{8337EC6D-37D7-D933-F894-0C63B27D00CA}"/>
                        </a:ext>
                      </a:extLst>
                    </pic:cNvPr>
                    <pic:cNvPicPr>
                      <a:picLocks noChangeAspect="1"/>
                    </pic:cNvPicPr>
                  </pic:nvPicPr>
                  <pic:blipFill>
                    <a:blip r:embed="rId150"/>
                    <a:stretch>
                      <a:fillRect/>
                    </a:stretch>
                  </pic:blipFill>
                  <pic:spPr>
                    <a:xfrm>
                      <a:off x="0" y="0"/>
                      <a:ext cx="5943600" cy="900430"/>
                    </a:xfrm>
                    <a:prstGeom prst="rect">
                      <a:avLst/>
                    </a:prstGeom>
                    <a:ln>
                      <a:solidFill>
                        <a:schemeClr val="accent1"/>
                      </a:solidFill>
                    </a:ln>
                  </pic:spPr>
                </pic:pic>
              </a:graphicData>
            </a:graphic>
          </wp:inline>
        </w:drawing>
      </w:r>
    </w:p>
    <w:p w14:paraId="579B79B7" w14:textId="68C7062F" w:rsidR="001A0AA2" w:rsidRPr="000C0860" w:rsidRDefault="001A0AA2" w:rsidP="001A0AA2">
      <w:pPr>
        <w:jc w:val="both"/>
        <w:rPr>
          <w:rFonts w:cstheme="minorHAnsi"/>
          <w:szCs w:val="24"/>
        </w:rPr>
      </w:pPr>
      <w:r w:rsidRPr="000C0860">
        <w:rPr>
          <w:rFonts w:cstheme="minorHAnsi"/>
          <w:szCs w:val="24"/>
        </w:rPr>
        <w:lastRenderedPageBreak/>
        <w:t>Below window will open, then user will click on the view icon to commit</w:t>
      </w:r>
    </w:p>
    <w:p w14:paraId="029957CC" w14:textId="53362CC2" w:rsidR="001A0AA2" w:rsidRPr="000C0860" w:rsidRDefault="001A0AA2" w:rsidP="001A0AA2">
      <w:pPr>
        <w:jc w:val="both"/>
        <w:rPr>
          <w:rFonts w:cstheme="minorHAnsi"/>
          <w:szCs w:val="24"/>
        </w:rPr>
      </w:pPr>
      <w:r w:rsidRPr="000C0860">
        <w:rPr>
          <w:rFonts w:cstheme="minorHAnsi"/>
          <w:noProof/>
          <w:szCs w:val="24"/>
        </w:rPr>
        <w:drawing>
          <wp:inline distT="0" distB="0" distL="0" distR="0" wp14:anchorId="7F3DDC9D" wp14:editId="03456A53">
            <wp:extent cx="5943600" cy="419100"/>
            <wp:effectExtent l="19050" t="19050" r="19050" b="19050"/>
            <wp:docPr id="44" name="Picture 37">
              <a:extLst xmlns:a="http://schemas.openxmlformats.org/drawingml/2006/main">
                <a:ext uri="{FF2B5EF4-FFF2-40B4-BE49-F238E27FC236}">
                  <a16:creationId xmlns:a16="http://schemas.microsoft.com/office/drawing/2014/main" id="{11E4BE0E-4103-24B9-2EAC-58939DB4BC1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7">
                      <a:extLst>
                        <a:ext uri="{FF2B5EF4-FFF2-40B4-BE49-F238E27FC236}">
                          <a16:creationId xmlns:a16="http://schemas.microsoft.com/office/drawing/2014/main" id="{11E4BE0E-4103-24B9-2EAC-58939DB4BC1A}"/>
                        </a:ext>
                      </a:extLst>
                    </pic:cNvPr>
                    <pic:cNvPicPr>
                      <a:picLocks noChangeAspect="1"/>
                    </pic:cNvPicPr>
                  </pic:nvPicPr>
                  <pic:blipFill>
                    <a:blip r:embed="rId151"/>
                    <a:stretch>
                      <a:fillRect/>
                    </a:stretch>
                  </pic:blipFill>
                  <pic:spPr>
                    <a:xfrm>
                      <a:off x="0" y="0"/>
                      <a:ext cx="5943600" cy="419100"/>
                    </a:xfrm>
                    <a:prstGeom prst="rect">
                      <a:avLst/>
                    </a:prstGeom>
                    <a:ln>
                      <a:solidFill>
                        <a:schemeClr val="accent1"/>
                      </a:solidFill>
                    </a:ln>
                  </pic:spPr>
                </pic:pic>
              </a:graphicData>
            </a:graphic>
          </wp:inline>
        </w:drawing>
      </w:r>
    </w:p>
    <w:p w14:paraId="4FC9D951" w14:textId="5BB64DB5" w:rsidR="001A0AA2" w:rsidRPr="000C0860" w:rsidRDefault="001A0AA2" w:rsidP="001A0AA2">
      <w:pPr>
        <w:jc w:val="both"/>
        <w:rPr>
          <w:rFonts w:cstheme="minorHAnsi"/>
          <w:szCs w:val="24"/>
        </w:rPr>
      </w:pPr>
      <w:r w:rsidRPr="000C0860">
        <w:rPr>
          <w:rFonts w:cstheme="minorHAnsi"/>
          <w:szCs w:val="24"/>
        </w:rPr>
        <w:t>User will validate and commit the record.</w:t>
      </w:r>
    </w:p>
    <w:p w14:paraId="0DA2D8B7" w14:textId="40EFD9DA" w:rsidR="001A0AA2" w:rsidRPr="000C0860" w:rsidRDefault="001A0AA2" w:rsidP="001A0AA2">
      <w:pPr>
        <w:jc w:val="both"/>
        <w:rPr>
          <w:rFonts w:cstheme="minorHAnsi"/>
          <w:szCs w:val="24"/>
        </w:rPr>
      </w:pPr>
      <w:r w:rsidRPr="000C0860">
        <w:rPr>
          <w:rFonts w:cstheme="minorHAnsi"/>
          <w:noProof/>
          <w:szCs w:val="24"/>
        </w:rPr>
        <w:drawing>
          <wp:inline distT="0" distB="0" distL="0" distR="0" wp14:anchorId="190CAC39" wp14:editId="1637D7C9">
            <wp:extent cx="5943600" cy="1257935"/>
            <wp:effectExtent l="19050" t="19050" r="19050" b="18415"/>
            <wp:docPr id="45" name="Picture 39">
              <a:extLst xmlns:a="http://schemas.openxmlformats.org/drawingml/2006/main">
                <a:ext uri="{FF2B5EF4-FFF2-40B4-BE49-F238E27FC236}">
                  <a16:creationId xmlns:a16="http://schemas.microsoft.com/office/drawing/2014/main" id="{BC25208F-0C23-5195-BB60-FAFE3F52E22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39">
                      <a:extLst>
                        <a:ext uri="{FF2B5EF4-FFF2-40B4-BE49-F238E27FC236}">
                          <a16:creationId xmlns:a16="http://schemas.microsoft.com/office/drawing/2014/main" id="{BC25208F-0C23-5195-BB60-FAFE3F52E227}"/>
                        </a:ext>
                      </a:extLst>
                    </pic:cNvPr>
                    <pic:cNvPicPr>
                      <a:picLocks noChangeAspect="1"/>
                    </pic:cNvPicPr>
                  </pic:nvPicPr>
                  <pic:blipFill>
                    <a:blip r:embed="rId152"/>
                    <a:stretch>
                      <a:fillRect/>
                    </a:stretch>
                  </pic:blipFill>
                  <pic:spPr>
                    <a:xfrm>
                      <a:off x="0" y="0"/>
                      <a:ext cx="5943600" cy="1257935"/>
                    </a:xfrm>
                    <a:prstGeom prst="rect">
                      <a:avLst/>
                    </a:prstGeom>
                    <a:ln>
                      <a:solidFill>
                        <a:schemeClr val="accent1"/>
                      </a:solidFill>
                    </a:ln>
                  </pic:spPr>
                </pic:pic>
              </a:graphicData>
            </a:graphic>
          </wp:inline>
        </w:drawing>
      </w:r>
      <w:r w:rsidRPr="000C0860">
        <w:rPr>
          <w:rFonts w:cstheme="minorHAnsi"/>
          <w:noProof/>
          <w:szCs w:val="24"/>
        </w:rPr>
        <w:drawing>
          <wp:inline distT="0" distB="0" distL="0" distR="0" wp14:anchorId="775DF2AA" wp14:editId="6A3349E2">
            <wp:extent cx="5943600" cy="888365"/>
            <wp:effectExtent l="19050" t="19050" r="19050" b="26035"/>
            <wp:docPr id="46" name="Picture 40">
              <a:extLst xmlns:a="http://schemas.openxmlformats.org/drawingml/2006/main">
                <a:ext uri="{FF2B5EF4-FFF2-40B4-BE49-F238E27FC236}">
                  <a16:creationId xmlns:a16="http://schemas.microsoft.com/office/drawing/2014/main" id="{A8C344A8-ED8E-EB70-D46F-2CA3B3D5DE0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40">
                      <a:extLst>
                        <a:ext uri="{FF2B5EF4-FFF2-40B4-BE49-F238E27FC236}">
                          <a16:creationId xmlns:a16="http://schemas.microsoft.com/office/drawing/2014/main" id="{A8C344A8-ED8E-EB70-D46F-2CA3B3D5DE00}"/>
                        </a:ext>
                      </a:extLst>
                    </pic:cNvPr>
                    <pic:cNvPicPr>
                      <a:picLocks noChangeAspect="1"/>
                    </pic:cNvPicPr>
                  </pic:nvPicPr>
                  <pic:blipFill>
                    <a:blip r:embed="rId153"/>
                    <a:stretch>
                      <a:fillRect/>
                    </a:stretch>
                  </pic:blipFill>
                  <pic:spPr>
                    <a:xfrm>
                      <a:off x="0" y="0"/>
                      <a:ext cx="5943600" cy="888365"/>
                    </a:xfrm>
                    <a:prstGeom prst="rect">
                      <a:avLst/>
                    </a:prstGeom>
                    <a:ln>
                      <a:solidFill>
                        <a:schemeClr val="accent1"/>
                      </a:solidFill>
                    </a:ln>
                  </pic:spPr>
                </pic:pic>
              </a:graphicData>
            </a:graphic>
          </wp:inline>
        </w:drawing>
      </w:r>
    </w:p>
    <w:p w14:paraId="3B609842" w14:textId="31F0278C" w:rsidR="001A0AA2" w:rsidRPr="000C0860" w:rsidRDefault="001A0AA2" w:rsidP="001A0AA2">
      <w:pPr>
        <w:jc w:val="both"/>
        <w:rPr>
          <w:rFonts w:cstheme="minorHAnsi"/>
          <w:szCs w:val="24"/>
        </w:rPr>
      </w:pPr>
      <w:r w:rsidRPr="000C0860">
        <w:rPr>
          <w:rFonts w:cstheme="minorHAnsi"/>
          <w:szCs w:val="24"/>
        </w:rPr>
        <w:t>Now the authorizer will authorize the record by following below navigation</w:t>
      </w:r>
    </w:p>
    <w:p w14:paraId="03BDE32A" w14:textId="506B9959" w:rsidR="001A0AA2" w:rsidRPr="000C0860" w:rsidRDefault="001A0AA2" w:rsidP="001A0AA2">
      <w:pPr>
        <w:jc w:val="both"/>
        <w:rPr>
          <w:rFonts w:cstheme="minorHAnsi"/>
          <w:szCs w:val="24"/>
        </w:rPr>
      </w:pPr>
      <w:r w:rsidRPr="000C0860">
        <w:rPr>
          <w:rFonts w:cstheme="minorHAnsi"/>
          <w:noProof/>
          <w:szCs w:val="24"/>
        </w:rPr>
        <mc:AlternateContent>
          <mc:Choice Requires="wps">
            <w:drawing>
              <wp:anchor distT="0" distB="0" distL="114300" distR="114300" simplePos="0" relativeHeight="251658298" behindDoc="0" locked="0" layoutInCell="1" allowOverlap="1" wp14:anchorId="4CA6531E" wp14:editId="23CF94F2">
                <wp:simplePos x="0" y="0"/>
                <wp:positionH relativeFrom="column">
                  <wp:posOffset>4041775</wp:posOffset>
                </wp:positionH>
                <wp:positionV relativeFrom="paragraph">
                  <wp:posOffset>103716</wp:posOffset>
                </wp:positionV>
                <wp:extent cx="233680" cy="0"/>
                <wp:effectExtent l="0" t="76200" r="13970" b="95250"/>
                <wp:wrapNone/>
                <wp:docPr id="47" name="Straight Arrow Connector 47"/>
                <wp:cNvGraphicFramePr/>
                <a:graphic xmlns:a="http://schemas.openxmlformats.org/drawingml/2006/main">
                  <a:graphicData uri="http://schemas.microsoft.com/office/word/2010/wordprocessingShape">
                    <wps:wsp>
                      <wps:cNvCnPr/>
                      <wps:spPr>
                        <a:xfrm>
                          <a:off x="0" y="0"/>
                          <a:ext cx="23368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dtfl="http://schemas.microsoft.com/office/word/2024/wordml/sdtformatlock">
            <w:pict>
              <v:shape w14:anchorId="71E9D50B" id="Straight Arrow Connector 47" o:spid="_x0000_s1026" type="#_x0000_t32" style="position:absolute;margin-left:318.25pt;margin-top:8.15pt;width:18.4pt;height:0;z-index:25165829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amp;#xA;90jcwfIWJU67QAgl6YK0S0CoHGBkTxKLZGx5TGhvj5O2G0SRWNoz/78nu9wcxkFMGNg6quQqL6RA&amp;#xA;0s5Y6ir5vt9lD1JwBDIwOMJKHpHlpr69KfdHjyxSmriSfYz+USnWPY7AufNIadK6MEJMx9ApD/oD&amp;#xA;OlTrorhX2lFEilmcO2RdNtjC5xDF9pCuTyYBB5bi6bQ4syoJ3g9WQ0ymaiLzg5KdCXlKLjvcW893&amp;#xA;SUOqXwnz5DrgnHtJTxOsQfEKIT7DmDSUCaxw7Rqn8787ZsmRM9e2VmPeBN4uqYvTtW7jvijg9N/y&amp;#xA;JsXecLq0q+WD6m8AAAD//wMAUEsDBBQABgAIAAAAIQA4/SH/1gAAAJQBAAALAAAAX3JlbHMvLnJl&amp;#xA;bHOkkMFqwzAMhu+DvYPRfXGawxijTi+j0GvpHsDYimMaW0Yy2fr2M4PBMnrbUb/Q94l/f/hMi1qR&amp;#xA;JVI2sOt6UJgd+ZiDgffL8ekFlFSbvV0oo4EbChzGx4f9GRdb25HMsYhqlCwG5lrLq9biZkxWOiqY&amp;#xA;22YiTra2kYMu1l1tQD30/bPm3wwYN0x18gb45AdQl1tp5j/sFB2T0FQ7R0nTNEV3j6o9feQzro1i&amp;#xA;OWA14Fm+Q8a1a8+Bvu/d/dMb2JY5uiPbhG/ktn4cqGU/er3pcvwCAAD//wMAUEsDBBQABgAIAAAA&amp;#xA;IQBAUIJzuAEAAMoDAAAOAAAAZHJzL2Uyb0RvYy54bWysU8tu2zAQvBfoPxC815IdIAgEyzk4aS9F&amp;#xA;G/TxAQy1lAjwBXJrSX/fJWXLRVMUaJHLio+d3dnhaH8/WcNOEJP2ruXbTc0ZOOk77fqWf//2/t0d&amp;#xA;ZwmF64TxDlo+Q+L3h7dv9mNoYOcHbzqIjIq41Iyh5QNiaKoqyQGsSBsfwNGl8tEKpG3sqy6Kkapb&amp;#xA;U+3q+rYafexC9BJSotOH5ZIfSn2lQOJnpRIgMy0nblhiLPE5x+qwF00fRRi0PNMQ/8HCCu2o6Vrq&amp;#xA;QaBgP6J+UcpqGX3yCjfS28orpSWUGWiabf3bNF8HEaDMQuKksMqUXq+s/HQ6uqdIMowhNSk8xTzF&amp;#xA;pKLNX+LHpiLWvIoFEzJJh7ubm9s7klRerqorLsSEH8BblhctTxiF7gc8eufoRXzcFq3E6WNC6kzA&amp;#xA;CyA3NS5HFNo8uo7hHMg2GLVwvYH8XpSeU6or4bLC2cAC/wKK6Y4oLm2Kl+BoIjsJcoGQEhxu10qU&amp;#xA;nWFKG7MC68Lvr8BzfoZC8dm/gFdE6ewdrmCrnY9/6o7ThbJa8i8KLHNnCZ59N5enLNKQYYpWZ3Nn&amp;#xA;R/66L/DrL3j4CQAA//8DAFBLAwQUAAYACAAAACEAnwUE/twAAAAJAQAADwAAAGRycy9kb3ducmV2&amp;#xA;LnhtbEyPQU/DMAyF70j8h8hI3FjKKgorTSeExI4gBgd2yxovqdY4VZO1hV+PEQe42X5Pz9+r1rPv&amp;#xA;xIhDbAMpuF5kIJCaYFqyCt7fnq7uQMSkyeguECr4xAjr+vys0qUJE73iuE1WcAjFUitwKfWllLFx&amp;#xA;6HVchB6JtUMYvE68DlaaQU8c7ju5zLJCet0Sf3C6x0eHzXF78gpe7Mfol7Rp5WG1+9rYZ3N0U1Lq&amp;#xA;8mJ+uAeRcE5/ZvjBZ3SomWkfTmSi6BQUeXHDVhaKHAQbituch/3vQdaV/N+g/gYAAP//AwBQSwEC&amp;#xA;LQAUAAYACAAAACEAtoM4kv4AAADhAQAAEwAAAAAAAAAAAAAAAAAAAAAAW0NvbnRlbnRfVHlwZXNd&amp;#xA;LnhtbFBLAQItABQABgAIAAAAIQA4/SH/1gAAAJQBAAALAAAAAAAAAAAAAAAAAC8BAABfcmVscy8u&amp;#xA;cmVsc1BLAQItABQABgAIAAAAIQBAUIJzuAEAAMoDAAAOAAAAAAAAAAAAAAAAAC4CAABkcnMvZTJv&amp;#xA;RG9jLnhtbFBLAQItABQABgAIAAAAIQCfBQT+3AAAAAkBAAAPAAAAAAAAAAAAAAAAABIEAABkcnMv&amp;#xA;ZG93bnJldi54bWxQSwUGAAAAAAQABADzAAAAGwUAAAAA&amp;#xA;" strokecolor="#4472c4 [3204]" strokeweight=".5pt">
                <v:stroke endarrow="block" joinstyle="miter"/>
              </v:shape>
            </w:pict>
          </mc:Fallback>
        </mc:AlternateContent>
      </w:r>
      <w:r w:rsidRPr="000C0860">
        <w:rPr>
          <w:rFonts w:cstheme="minorHAnsi"/>
          <w:szCs w:val="24"/>
        </w:rPr>
        <w:t xml:space="preserve"> </w:t>
      </w:r>
      <w:r w:rsidRPr="000C0860">
        <w:rPr>
          <w:rFonts w:cstheme="minorHAnsi"/>
          <w:noProof/>
          <w:szCs w:val="24"/>
        </w:rPr>
        <mc:AlternateContent>
          <mc:Choice Requires="wps">
            <w:drawing>
              <wp:anchor distT="0" distB="0" distL="114300" distR="114300" simplePos="0" relativeHeight="251658299" behindDoc="0" locked="0" layoutInCell="1" allowOverlap="1" wp14:anchorId="6D91C2BB" wp14:editId="0BE87054">
                <wp:simplePos x="0" y="0"/>
                <wp:positionH relativeFrom="column">
                  <wp:posOffset>1684057</wp:posOffset>
                </wp:positionH>
                <wp:positionV relativeFrom="paragraph">
                  <wp:posOffset>93345</wp:posOffset>
                </wp:positionV>
                <wp:extent cx="233680" cy="0"/>
                <wp:effectExtent l="0" t="76200" r="13970" b="95250"/>
                <wp:wrapNone/>
                <wp:docPr id="48" name="Straight Arrow Connector 48"/>
                <wp:cNvGraphicFramePr/>
                <a:graphic xmlns:a="http://schemas.openxmlformats.org/drawingml/2006/main">
                  <a:graphicData uri="http://schemas.microsoft.com/office/word/2010/wordprocessingShape">
                    <wps:wsp>
                      <wps:cNvCnPr/>
                      <wps:spPr>
                        <a:xfrm>
                          <a:off x="0" y="0"/>
                          <a:ext cx="23368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dtfl="http://schemas.microsoft.com/office/word/2024/wordml/sdtformatlock">
            <w:pict>
              <v:shape w14:anchorId="75773255" id="Straight Arrow Connector 48" o:spid="_x0000_s1026" type="#_x0000_t32" style="position:absolute;margin-left:132.6pt;margin-top:7.35pt;width:18.4pt;height:0;z-index:251658299;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amp;#xA;90jcwfIWJU67QAgl6YK0S0CoHGBkTxKLZGx5TGhvj5O2G0SRWNoz/78nu9wcxkFMGNg6quQqL6RA&amp;#xA;0s5Y6ir5vt9lD1JwBDIwOMJKHpHlpr69KfdHjyxSmriSfYz+USnWPY7AufNIadK6MEJMx9ApD/oD&amp;#xA;OlTrorhX2lFEilmcO2RdNtjC5xDF9pCuTyYBB5bi6bQ4syoJ3g9WQ0ymaiLzg5KdCXlKLjvcW893&amp;#xA;SUOqXwnz5DrgnHtJTxOsQfEKIT7DmDSUCaxw7Rqn8787ZsmRM9e2VmPeBN4uqYvTtW7jvijg9N/y&amp;#xA;JsXecLq0q+WD6m8AAAD//wMAUEsDBBQABgAIAAAAIQA4/SH/1gAAAJQBAAALAAAAX3JlbHMvLnJl&amp;#xA;bHOkkMFqwzAMhu+DvYPRfXGawxijTi+j0GvpHsDYimMaW0Yy2fr2M4PBMnrbUb/Q94l/f/hMi1qR&amp;#xA;JVI2sOt6UJgd+ZiDgffL8ekFlFSbvV0oo4EbChzGx4f9GRdb25HMsYhqlCwG5lrLq9biZkxWOiqY&amp;#xA;22YiTra2kYMu1l1tQD30/bPm3wwYN0x18gb45AdQl1tp5j/sFB2T0FQ7R0nTNEV3j6o9feQzro1i&amp;#xA;OWA14Fm+Q8a1a8+Bvu/d/dMb2JY5uiPbhG/ktn4cqGU/er3pcvwCAAD//wMAUEsDBBQABgAIAAAA&amp;#xA;IQBAUIJzuAEAAMoDAAAOAAAAZHJzL2Uyb0RvYy54bWysU8tu2zAQvBfoPxC815IdIAgEyzk4aS9F&amp;#xA;G/TxAQy1lAjwBXJrSX/fJWXLRVMUaJHLio+d3dnhaH8/WcNOEJP2ruXbTc0ZOOk77fqWf//2/t0d&amp;#xA;ZwmF64TxDlo+Q+L3h7dv9mNoYOcHbzqIjIq41Iyh5QNiaKoqyQGsSBsfwNGl8tEKpG3sqy6Kkapb&amp;#xA;U+3q+rYafexC9BJSotOH5ZIfSn2lQOJnpRIgMy0nblhiLPE5x+qwF00fRRi0PNMQ/8HCCu2o6Vrq&amp;#xA;QaBgP6J+UcpqGX3yCjfS28orpSWUGWiabf3bNF8HEaDMQuKksMqUXq+s/HQ6uqdIMowhNSk8xTzF&amp;#xA;pKLNX+LHpiLWvIoFEzJJh7ubm9s7klRerqorLsSEH8BblhctTxiF7gc8eufoRXzcFq3E6WNC6kzA&amp;#xA;CyA3NS5HFNo8uo7hHMg2GLVwvYH8XpSeU6or4bLC2cAC/wKK6Y4oLm2Kl+BoIjsJcoGQEhxu10qU&amp;#xA;nWFKG7MC68Lvr8BzfoZC8dm/gFdE6ewdrmCrnY9/6o7ThbJa8i8KLHNnCZ59N5enLNKQYYpWZ3Nn&amp;#xA;R/66L/DrL3j4CQAA//8DAFBLAwQUAAYACAAAACEAorffftwAAAAJAQAADwAAAGRycy9kb3ducmV2&amp;#xA;LnhtbEyPwU7DMBBE70j8g7VI3KiDgQIhToWQ6BFE4QA3N97aUeN1FLtJ4OtZxAGOO/M0O1Ot5tCJ&amp;#xA;EYfURtJwvihAIDXRtuQ0vL0+nt2ASNmQNV0k1PCJCVb18VFlShsnesFxk53gEEql0eBz7kspU+Mx&amp;#xA;mLSIPRJ7uzgEk/kcnLSDmTg8dFIVxVIG0xJ/8KbHB4/NfnMIGp7d+xgUrVu5u/34Wrsnu/dT1vr0&amp;#xA;ZL6/A5Fxzn8w/NTn6lBzp208kE2i06CWV4pRNi6vQTBwUSget/0VZF3J/wvqbwAAAP//AwBQSwEC&amp;#xA;LQAUAAYACAAAACEAtoM4kv4AAADhAQAAEwAAAAAAAAAAAAAAAAAAAAAAW0NvbnRlbnRfVHlwZXNd&amp;#xA;LnhtbFBLAQItABQABgAIAAAAIQA4/SH/1gAAAJQBAAALAAAAAAAAAAAAAAAAAC8BAABfcmVscy8u&amp;#xA;cmVsc1BLAQItABQABgAIAAAAIQBAUIJzuAEAAMoDAAAOAAAAAAAAAAAAAAAAAC4CAABkcnMvZTJv&amp;#xA;RG9jLnhtbFBLAQItABQABgAIAAAAIQCit99+3AAAAAkBAAAPAAAAAAAAAAAAAAAAABIEAABkcnMv&amp;#xA;ZG93bnJldi54bWxQSwUGAAAAAAQABADzAAAAGwUAAAAA&amp;#xA;" strokecolor="#4472c4 [3204]" strokeweight=".5pt">
                <v:stroke endarrow="block" joinstyle="miter"/>
              </v:shape>
            </w:pict>
          </mc:Fallback>
        </mc:AlternateContent>
      </w:r>
      <w:r w:rsidRPr="000C0860">
        <w:rPr>
          <w:rFonts w:cstheme="minorHAnsi"/>
          <w:noProof/>
          <w:szCs w:val="24"/>
        </w:rPr>
        <mc:AlternateContent>
          <mc:Choice Requires="wps">
            <w:drawing>
              <wp:anchor distT="0" distB="0" distL="114300" distR="114300" simplePos="0" relativeHeight="251658297" behindDoc="0" locked="0" layoutInCell="1" allowOverlap="1" wp14:anchorId="6F2A0BAC" wp14:editId="3B0EB86D">
                <wp:simplePos x="0" y="0"/>
                <wp:positionH relativeFrom="column">
                  <wp:posOffset>375920</wp:posOffset>
                </wp:positionH>
                <wp:positionV relativeFrom="paragraph">
                  <wp:posOffset>95885</wp:posOffset>
                </wp:positionV>
                <wp:extent cx="233680" cy="0"/>
                <wp:effectExtent l="0" t="76200" r="13970" b="95250"/>
                <wp:wrapNone/>
                <wp:docPr id="49" name="Straight Arrow Connector 49"/>
                <wp:cNvGraphicFramePr/>
                <a:graphic xmlns:a="http://schemas.openxmlformats.org/drawingml/2006/main">
                  <a:graphicData uri="http://schemas.microsoft.com/office/word/2010/wordprocessingShape">
                    <wps:wsp>
                      <wps:cNvCnPr/>
                      <wps:spPr>
                        <a:xfrm>
                          <a:off x="0" y="0"/>
                          <a:ext cx="23368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dtfl="http://schemas.microsoft.com/office/word/2024/wordml/sdtformatlock">
            <w:pict>
              <v:shape w14:anchorId="46EA6F7B" id="Straight Arrow Connector 49" o:spid="_x0000_s1026" type="#_x0000_t32" style="position:absolute;margin-left:29.6pt;margin-top:7.55pt;width:18.4pt;height:0;z-index:251658297;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amp;#xA;90jcwfIWJU67QAgl6YK0S0CoHGBkTxKLZGx5TGhvj5O2G0SRWNoz/78nu9wcxkFMGNg6quQqL6RA&amp;#xA;0s5Y6ir5vt9lD1JwBDIwOMJKHpHlpr69KfdHjyxSmriSfYz+USnWPY7AufNIadK6MEJMx9ApD/oD&amp;#xA;OlTrorhX2lFEilmcO2RdNtjC5xDF9pCuTyYBB5bi6bQ4syoJ3g9WQ0ymaiLzg5KdCXlKLjvcW893&amp;#xA;SUOqXwnz5DrgnHtJTxOsQfEKIT7DmDSUCaxw7Rqn8787ZsmRM9e2VmPeBN4uqYvTtW7jvijg9N/y&amp;#xA;JsXecLq0q+WD6m8AAAD//wMAUEsDBBQABgAIAAAAIQA4/SH/1gAAAJQBAAALAAAAX3JlbHMvLnJl&amp;#xA;bHOkkMFqwzAMhu+DvYPRfXGawxijTi+j0GvpHsDYimMaW0Yy2fr2M4PBMnrbUb/Q94l/f/hMi1qR&amp;#xA;JVI2sOt6UJgd+ZiDgffL8ekFlFSbvV0oo4EbChzGx4f9GRdb25HMsYhqlCwG5lrLq9biZkxWOiqY&amp;#xA;22YiTra2kYMu1l1tQD30/bPm3wwYN0x18gb45AdQl1tp5j/sFB2T0FQ7R0nTNEV3j6o9feQzro1i&amp;#xA;OWA14Fm+Q8a1a8+Bvu/d/dMb2JY5uiPbhG/ktn4cqGU/er3pcvwCAAD//wMAUEsDBBQABgAIAAAA&amp;#xA;IQBAUIJzuAEAAMoDAAAOAAAAZHJzL2Uyb0RvYy54bWysU8tu2zAQvBfoPxC815IdIAgEyzk4aS9F&amp;#xA;G/TxAQy1lAjwBXJrSX/fJWXLRVMUaJHLio+d3dnhaH8/WcNOEJP2ruXbTc0ZOOk77fqWf//2/t0d&amp;#xA;ZwmF64TxDlo+Q+L3h7dv9mNoYOcHbzqIjIq41Iyh5QNiaKoqyQGsSBsfwNGl8tEKpG3sqy6Kkapb&amp;#xA;U+3q+rYafexC9BJSotOH5ZIfSn2lQOJnpRIgMy0nblhiLPE5x+qwF00fRRi0PNMQ/8HCCu2o6Vrq&amp;#xA;QaBgP6J+UcpqGX3yCjfS28orpSWUGWiabf3bNF8HEaDMQuKksMqUXq+s/HQ6uqdIMowhNSk8xTzF&amp;#xA;pKLNX+LHpiLWvIoFEzJJh7ubm9s7klRerqorLsSEH8BblhctTxiF7gc8eufoRXzcFq3E6WNC6kzA&amp;#xA;CyA3NS5HFNo8uo7hHMg2GLVwvYH8XpSeU6or4bLC2cAC/wKK6Y4oLm2Kl+BoIjsJcoGQEhxu10qU&amp;#xA;nWFKG7MC68Lvr8BzfoZC8dm/gFdE6ewdrmCrnY9/6o7ThbJa8i8KLHNnCZ59N5enLNKQYYpWZ3Nn&amp;#xA;R/66L/DrL3j4CQAA//8DAFBLAwQUAAYACAAAACEAbdLiSNoAAAAHAQAADwAAAGRycy9kb3ducmV2&amp;#xA;LnhtbEyPwU7DMBBE70j8g7WVuFGnkVqREKeqkOgRROEANzfe2lHjdRS7SeDrWcQBjrMzmn1TbWff&amp;#xA;iRGH2AZSsFpmIJCaYFqyCt5eH2/vQMSkyeguECr4xAjb+vqq0qUJE73geEhWcAnFUitwKfWllLFx&amp;#xA;6HVchh6JvVMYvE4sByvNoCcu953Ms2wjvW6JPzjd44PD5ny4eAXP9n30Oe1beSo+vvb2yZzdlJS6&amp;#xA;Wcy7exAJ5/QXhh98RoeamY7hQiaKTsG6yDnJ9/UKBPvFhqcdf7WsK/mfv/4GAAD//wMAUEsBAi0A&amp;#xA;FAAGAAgAAAAhALaDOJL+AAAA4QEAABMAAAAAAAAAAAAAAAAAAAAAAFtDb250ZW50X1R5cGVzXS54&amp;#xA;bWxQSwECLQAUAAYACAAAACEAOP0h/9YAAACUAQAACwAAAAAAAAAAAAAAAAAvAQAAX3JlbHMvLnJl&amp;#xA;bHNQSwECLQAUAAYACAAAACEAQFCCc7gBAADKAwAADgAAAAAAAAAAAAAAAAAuAgAAZHJzL2Uyb0Rv&amp;#xA;Yy54bWxQSwECLQAUAAYACAAAACEAbdLiSNoAAAAHAQAADwAAAAAAAAAAAAAAAAASBAAAZHJzL2Rv&amp;#xA;d25yZXYueG1sUEsFBgAAAAAEAAQA8wAAABkFAAAAAA==&amp;#xA;" strokecolor="#4472c4 [3204]" strokeweight=".5pt">
                <v:stroke endarrow="block" joinstyle="miter"/>
              </v:shape>
            </w:pict>
          </mc:Fallback>
        </mc:AlternateContent>
      </w:r>
      <w:r w:rsidRPr="000C0860">
        <w:rPr>
          <w:rFonts w:cstheme="minorHAnsi"/>
          <w:szCs w:val="24"/>
        </w:rPr>
        <w:t xml:space="preserve">Menu </w:t>
      </w:r>
      <w:r w:rsidRPr="000C0860">
        <w:rPr>
          <w:rFonts w:cstheme="minorHAnsi"/>
          <w:szCs w:val="24"/>
        </w:rPr>
        <w:tab/>
        <w:t xml:space="preserve">      Islamic Operation</w:t>
      </w:r>
      <w:r w:rsidRPr="000C0860">
        <w:rPr>
          <w:rFonts w:cstheme="minorHAnsi"/>
          <w:szCs w:val="24"/>
        </w:rPr>
        <w:tab/>
        <w:t xml:space="preserve">    Partial Settlement Compression           Authorize / Delete Partial Payment Compression</w:t>
      </w:r>
    </w:p>
    <w:p w14:paraId="26C064CD" w14:textId="29A908D3" w:rsidR="001A0AA2" w:rsidRPr="000C0860" w:rsidRDefault="001A0AA2" w:rsidP="001A0AA2">
      <w:pPr>
        <w:jc w:val="both"/>
        <w:rPr>
          <w:rFonts w:cstheme="minorHAnsi"/>
          <w:szCs w:val="24"/>
        </w:rPr>
      </w:pPr>
      <w:r w:rsidRPr="000C0860">
        <w:rPr>
          <w:rFonts w:cstheme="minorHAnsi"/>
          <w:noProof/>
          <w:szCs w:val="24"/>
        </w:rPr>
        <w:drawing>
          <wp:inline distT="0" distB="0" distL="0" distR="0" wp14:anchorId="3EC5F9A6" wp14:editId="4C073D28">
            <wp:extent cx="4636292" cy="2510118"/>
            <wp:effectExtent l="19050" t="19050" r="12065" b="24130"/>
            <wp:docPr id="52" name="Picture 42">
              <a:extLst xmlns:a="http://schemas.openxmlformats.org/drawingml/2006/main">
                <a:ext uri="{FF2B5EF4-FFF2-40B4-BE49-F238E27FC236}">
                  <a16:creationId xmlns:a16="http://schemas.microsoft.com/office/drawing/2014/main" id="{D19C0C0B-020B-61F2-519D-5314740B299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42">
                      <a:extLst>
                        <a:ext uri="{FF2B5EF4-FFF2-40B4-BE49-F238E27FC236}">
                          <a16:creationId xmlns:a16="http://schemas.microsoft.com/office/drawing/2014/main" id="{D19C0C0B-020B-61F2-519D-5314740B2995}"/>
                        </a:ext>
                      </a:extLst>
                    </pic:cNvPr>
                    <pic:cNvPicPr>
                      <a:picLocks noChangeAspect="1"/>
                    </pic:cNvPicPr>
                  </pic:nvPicPr>
                  <pic:blipFill rotWithShape="1">
                    <a:blip r:embed="rId154"/>
                    <a:srcRect r="3469" b="17882"/>
                    <a:stretch/>
                  </pic:blipFill>
                  <pic:spPr bwMode="auto">
                    <a:xfrm>
                      <a:off x="0" y="0"/>
                      <a:ext cx="4639641" cy="2511931"/>
                    </a:xfrm>
                    <a:prstGeom prst="rect">
                      <a:avLst/>
                    </a:prstGeom>
                    <a:ln>
                      <a:solidFill>
                        <a:schemeClr val="accent1"/>
                      </a:solidFill>
                    </a:ln>
                    <a:extLst>
                      <a:ext uri="{53640926-AAD7-44D8-BBD7-CCE9431645EC}">
                        <a14:shadowObscured xmlns:a14="http://schemas.microsoft.com/office/drawing/2010/main"/>
                      </a:ext>
                    </a:extLst>
                  </pic:spPr>
                </pic:pic>
              </a:graphicData>
            </a:graphic>
          </wp:inline>
        </w:drawing>
      </w:r>
    </w:p>
    <w:p w14:paraId="3DE7DC32" w14:textId="07589144" w:rsidR="001A0AA2" w:rsidRPr="000C0860" w:rsidRDefault="001A0AA2" w:rsidP="001A0AA2">
      <w:pPr>
        <w:jc w:val="both"/>
        <w:rPr>
          <w:rFonts w:cstheme="minorHAnsi"/>
          <w:szCs w:val="24"/>
        </w:rPr>
      </w:pPr>
      <w:r w:rsidRPr="000C0860">
        <w:rPr>
          <w:rFonts w:cstheme="minorHAnsi"/>
          <w:szCs w:val="24"/>
        </w:rPr>
        <w:t>User will put the application id and click on the find icon</w:t>
      </w:r>
    </w:p>
    <w:p w14:paraId="02F74E33" w14:textId="16AADE81" w:rsidR="001A0AA2" w:rsidRPr="000C0860" w:rsidRDefault="001A0AA2" w:rsidP="001A0AA2">
      <w:pPr>
        <w:jc w:val="both"/>
        <w:rPr>
          <w:rFonts w:cstheme="minorHAnsi"/>
          <w:szCs w:val="24"/>
        </w:rPr>
      </w:pPr>
      <w:r w:rsidRPr="000C0860">
        <w:rPr>
          <w:rFonts w:cstheme="minorHAnsi"/>
          <w:noProof/>
          <w:szCs w:val="24"/>
        </w:rPr>
        <w:drawing>
          <wp:inline distT="0" distB="0" distL="0" distR="0" wp14:anchorId="4CC1F7EE" wp14:editId="48513B7A">
            <wp:extent cx="5943600" cy="790575"/>
            <wp:effectExtent l="19050" t="19050" r="19050" b="28575"/>
            <wp:docPr id="53" name="Picture 41">
              <a:extLst xmlns:a="http://schemas.openxmlformats.org/drawingml/2006/main">
                <a:ext uri="{FF2B5EF4-FFF2-40B4-BE49-F238E27FC236}">
                  <a16:creationId xmlns:a16="http://schemas.microsoft.com/office/drawing/2014/main" id="{6E43558A-5785-7CD8-D459-7BC07A2EF6B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41">
                      <a:extLst>
                        <a:ext uri="{FF2B5EF4-FFF2-40B4-BE49-F238E27FC236}">
                          <a16:creationId xmlns:a16="http://schemas.microsoft.com/office/drawing/2014/main" id="{6E43558A-5785-7CD8-D459-7BC07A2EF6B0}"/>
                        </a:ext>
                      </a:extLst>
                    </pic:cNvPr>
                    <pic:cNvPicPr>
                      <a:picLocks noChangeAspect="1"/>
                    </pic:cNvPicPr>
                  </pic:nvPicPr>
                  <pic:blipFill>
                    <a:blip r:embed="rId155"/>
                    <a:stretch>
                      <a:fillRect/>
                    </a:stretch>
                  </pic:blipFill>
                  <pic:spPr>
                    <a:xfrm>
                      <a:off x="0" y="0"/>
                      <a:ext cx="5943600" cy="790575"/>
                    </a:xfrm>
                    <a:prstGeom prst="rect">
                      <a:avLst/>
                    </a:prstGeom>
                    <a:ln>
                      <a:solidFill>
                        <a:schemeClr val="accent1"/>
                      </a:solidFill>
                    </a:ln>
                  </pic:spPr>
                </pic:pic>
              </a:graphicData>
            </a:graphic>
          </wp:inline>
        </w:drawing>
      </w:r>
    </w:p>
    <w:p w14:paraId="3CF6E5E3" w14:textId="77777777" w:rsidR="00C876C9" w:rsidRDefault="00C876C9">
      <w:pPr>
        <w:rPr>
          <w:rFonts w:cstheme="minorHAnsi"/>
          <w:szCs w:val="24"/>
        </w:rPr>
      </w:pPr>
      <w:r>
        <w:rPr>
          <w:rFonts w:cstheme="minorHAnsi"/>
          <w:szCs w:val="24"/>
        </w:rPr>
        <w:br w:type="page"/>
      </w:r>
    </w:p>
    <w:p w14:paraId="647F9A72" w14:textId="4C933EEA" w:rsidR="001A0AA2" w:rsidRPr="000C0860" w:rsidRDefault="001A0AA2" w:rsidP="001A0AA2">
      <w:pPr>
        <w:jc w:val="both"/>
        <w:rPr>
          <w:rFonts w:cstheme="minorHAnsi"/>
          <w:szCs w:val="24"/>
        </w:rPr>
      </w:pPr>
      <w:r w:rsidRPr="000C0860">
        <w:rPr>
          <w:rFonts w:cstheme="minorHAnsi"/>
          <w:szCs w:val="24"/>
        </w:rPr>
        <w:lastRenderedPageBreak/>
        <w:t>Then click on the view icon</w:t>
      </w:r>
    </w:p>
    <w:p w14:paraId="0E54EFCB" w14:textId="5DF654AC" w:rsidR="001A0AA2" w:rsidRPr="000C0860" w:rsidRDefault="001A0AA2" w:rsidP="001A0AA2">
      <w:pPr>
        <w:jc w:val="both"/>
        <w:rPr>
          <w:rFonts w:cstheme="minorHAnsi"/>
          <w:szCs w:val="24"/>
        </w:rPr>
      </w:pPr>
      <w:r w:rsidRPr="000C0860">
        <w:rPr>
          <w:rFonts w:cstheme="minorHAnsi"/>
          <w:noProof/>
          <w:szCs w:val="24"/>
        </w:rPr>
        <w:drawing>
          <wp:inline distT="0" distB="0" distL="0" distR="0" wp14:anchorId="6F63A53D" wp14:editId="5CC700E8">
            <wp:extent cx="5943600" cy="365760"/>
            <wp:effectExtent l="19050" t="19050" r="19050" b="15240"/>
            <wp:docPr id="54" name="Picture 43">
              <a:extLst xmlns:a="http://schemas.openxmlformats.org/drawingml/2006/main">
                <a:ext uri="{FF2B5EF4-FFF2-40B4-BE49-F238E27FC236}">
                  <a16:creationId xmlns:a16="http://schemas.microsoft.com/office/drawing/2014/main" id="{B7CAC4E8-2237-D9DA-704D-7D722F118F9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43">
                      <a:extLst>
                        <a:ext uri="{FF2B5EF4-FFF2-40B4-BE49-F238E27FC236}">
                          <a16:creationId xmlns:a16="http://schemas.microsoft.com/office/drawing/2014/main" id="{B7CAC4E8-2237-D9DA-704D-7D722F118F9E}"/>
                        </a:ext>
                      </a:extLst>
                    </pic:cNvPr>
                    <pic:cNvPicPr>
                      <a:picLocks noChangeAspect="1"/>
                    </pic:cNvPicPr>
                  </pic:nvPicPr>
                  <pic:blipFill>
                    <a:blip r:embed="rId156"/>
                    <a:stretch>
                      <a:fillRect/>
                    </a:stretch>
                  </pic:blipFill>
                  <pic:spPr>
                    <a:xfrm>
                      <a:off x="0" y="0"/>
                      <a:ext cx="5943600" cy="365760"/>
                    </a:xfrm>
                    <a:prstGeom prst="rect">
                      <a:avLst/>
                    </a:prstGeom>
                    <a:ln>
                      <a:solidFill>
                        <a:schemeClr val="accent1"/>
                      </a:solidFill>
                    </a:ln>
                  </pic:spPr>
                </pic:pic>
              </a:graphicData>
            </a:graphic>
          </wp:inline>
        </w:drawing>
      </w:r>
    </w:p>
    <w:p w14:paraId="6B800A32" w14:textId="063E486F" w:rsidR="001A0AA2" w:rsidRPr="000C0860" w:rsidRDefault="001A0AA2" w:rsidP="001A0AA2">
      <w:pPr>
        <w:jc w:val="both"/>
        <w:rPr>
          <w:rFonts w:cstheme="minorHAnsi"/>
          <w:szCs w:val="24"/>
        </w:rPr>
      </w:pPr>
      <w:r w:rsidRPr="000C0860">
        <w:rPr>
          <w:rFonts w:cstheme="minorHAnsi"/>
          <w:szCs w:val="24"/>
        </w:rPr>
        <w:t>Authorizer will validate and commit the record.</w:t>
      </w:r>
    </w:p>
    <w:p w14:paraId="2A141CFF" w14:textId="1E953A4F" w:rsidR="001A0AA2" w:rsidRPr="000C0860" w:rsidRDefault="001A0AA2" w:rsidP="001A0AA2">
      <w:pPr>
        <w:jc w:val="both"/>
        <w:rPr>
          <w:rFonts w:cstheme="minorHAnsi"/>
          <w:szCs w:val="24"/>
        </w:rPr>
      </w:pPr>
      <w:r w:rsidRPr="000C0860">
        <w:rPr>
          <w:rFonts w:cstheme="minorHAnsi"/>
          <w:noProof/>
          <w:szCs w:val="24"/>
        </w:rPr>
        <w:drawing>
          <wp:inline distT="0" distB="0" distL="0" distR="0" wp14:anchorId="597AA5E9" wp14:editId="513BCF7C">
            <wp:extent cx="5943600" cy="1272540"/>
            <wp:effectExtent l="19050" t="19050" r="19050" b="22860"/>
            <wp:docPr id="55" name="Picture 44">
              <a:extLst xmlns:a="http://schemas.openxmlformats.org/drawingml/2006/main">
                <a:ext uri="{FF2B5EF4-FFF2-40B4-BE49-F238E27FC236}">
                  <a16:creationId xmlns:a16="http://schemas.microsoft.com/office/drawing/2014/main" id="{4C2A41D9-E302-038F-FFE3-AE8A877761E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44">
                      <a:extLst>
                        <a:ext uri="{FF2B5EF4-FFF2-40B4-BE49-F238E27FC236}">
                          <a16:creationId xmlns:a16="http://schemas.microsoft.com/office/drawing/2014/main" id="{4C2A41D9-E302-038F-FFE3-AE8A877761E9}"/>
                        </a:ext>
                      </a:extLst>
                    </pic:cNvPr>
                    <pic:cNvPicPr>
                      <a:picLocks noChangeAspect="1"/>
                    </pic:cNvPicPr>
                  </pic:nvPicPr>
                  <pic:blipFill>
                    <a:blip r:embed="rId157"/>
                    <a:stretch>
                      <a:fillRect/>
                    </a:stretch>
                  </pic:blipFill>
                  <pic:spPr>
                    <a:xfrm>
                      <a:off x="0" y="0"/>
                      <a:ext cx="5943600" cy="1272540"/>
                    </a:xfrm>
                    <a:prstGeom prst="rect">
                      <a:avLst/>
                    </a:prstGeom>
                    <a:ln>
                      <a:solidFill>
                        <a:schemeClr val="accent1"/>
                      </a:solidFill>
                    </a:ln>
                  </pic:spPr>
                </pic:pic>
              </a:graphicData>
            </a:graphic>
          </wp:inline>
        </w:drawing>
      </w:r>
    </w:p>
    <w:p w14:paraId="60A92DCA" w14:textId="0F955812" w:rsidR="001A0AA2" w:rsidRPr="000C0860" w:rsidRDefault="001A0AA2" w:rsidP="001A0AA2">
      <w:pPr>
        <w:jc w:val="both"/>
        <w:rPr>
          <w:rFonts w:cstheme="minorHAnsi"/>
          <w:szCs w:val="24"/>
        </w:rPr>
      </w:pPr>
      <w:r w:rsidRPr="000C0860">
        <w:rPr>
          <w:rFonts w:cstheme="minorHAnsi"/>
          <w:szCs w:val="24"/>
        </w:rPr>
        <w:t>Authorization is completed.</w:t>
      </w:r>
    </w:p>
    <w:p w14:paraId="7ADB523D" w14:textId="7692BAC4" w:rsidR="001A0AA2" w:rsidRDefault="001A0AA2" w:rsidP="001A0AA2">
      <w:pPr>
        <w:jc w:val="both"/>
        <w:rPr>
          <w:rFonts w:cstheme="minorHAnsi"/>
          <w:szCs w:val="24"/>
        </w:rPr>
      </w:pPr>
      <w:r w:rsidRPr="000C0860">
        <w:rPr>
          <w:rFonts w:cstheme="minorHAnsi"/>
          <w:noProof/>
          <w:szCs w:val="24"/>
        </w:rPr>
        <w:drawing>
          <wp:inline distT="0" distB="0" distL="0" distR="0" wp14:anchorId="7E939AD7" wp14:editId="7FA81F4A">
            <wp:extent cx="5943600" cy="593725"/>
            <wp:effectExtent l="19050" t="19050" r="19050" b="15875"/>
            <wp:docPr id="58" name="Picture 45">
              <a:extLst xmlns:a="http://schemas.openxmlformats.org/drawingml/2006/main">
                <a:ext uri="{FF2B5EF4-FFF2-40B4-BE49-F238E27FC236}">
                  <a16:creationId xmlns:a16="http://schemas.microsoft.com/office/drawing/2014/main" id="{21743566-D51D-1893-B2E4-AAA793689A9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45">
                      <a:extLst>
                        <a:ext uri="{FF2B5EF4-FFF2-40B4-BE49-F238E27FC236}">
                          <a16:creationId xmlns:a16="http://schemas.microsoft.com/office/drawing/2014/main" id="{21743566-D51D-1893-B2E4-AAA793689A90}"/>
                        </a:ext>
                      </a:extLst>
                    </pic:cNvPr>
                    <pic:cNvPicPr>
                      <a:picLocks noChangeAspect="1"/>
                    </pic:cNvPicPr>
                  </pic:nvPicPr>
                  <pic:blipFill>
                    <a:blip r:embed="rId158"/>
                    <a:stretch>
                      <a:fillRect/>
                    </a:stretch>
                  </pic:blipFill>
                  <pic:spPr>
                    <a:xfrm>
                      <a:off x="0" y="0"/>
                      <a:ext cx="5943600" cy="593725"/>
                    </a:xfrm>
                    <a:prstGeom prst="rect">
                      <a:avLst/>
                    </a:prstGeom>
                    <a:ln>
                      <a:solidFill>
                        <a:schemeClr val="accent1"/>
                      </a:solidFill>
                    </a:ln>
                  </pic:spPr>
                </pic:pic>
              </a:graphicData>
            </a:graphic>
          </wp:inline>
        </w:drawing>
      </w:r>
    </w:p>
    <w:p w14:paraId="4AEEDFFA" w14:textId="0CF853DD" w:rsidR="001A0AA2" w:rsidRPr="00A840E1" w:rsidRDefault="001A0AA2" w:rsidP="00222269">
      <w:pPr>
        <w:pStyle w:val="Heading4"/>
        <w:numPr>
          <w:ilvl w:val="4"/>
          <w:numId w:val="5"/>
        </w:numPr>
        <w:rPr>
          <w:szCs w:val="24"/>
        </w:rPr>
      </w:pPr>
      <w:r w:rsidRPr="00A840E1">
        <w:rPr>
          <w:szCs w:val="24"/>
        </w:rPr>
        <w:t>Worksheet details:</w:t>
      </w:r>
    </w:p>
    <w:p w14:paraId="4913505D" w14:textId="50DAD271" w:rsidR="001A0AA2" w:rsidRPr="00784D46" w:rsidRDefault="001A0AA2" w:rsidP="001C41A7">
      <w:pPr>
        <w:pStyle w:val="ListParagraph"/>
        <w:numPr>
          <w:ilvl w:val="0"/>
          <w:numId w:val="8"/>
        </w:numPr>
        <w:rPr>
          <w:szCs w:val="24"/>
        </w:rPr>
      </w:pPr>
      <w:r w:rsidRPr="00784D46">
        <w:rPr>
          <w:szCs w:val="24"/>
        </w:rPr>
        <w:t xml:space="preserve">File </w:t>
      </w:r>
      <w:r w:rsidR="0027617E">
        <w:rPr>
          <w:szCs w:val="24"/>
        </w:rPr>
        <w:t>N</w:t>
      </w:r>
      <w:r w:rsidRPr="00784D46">
        <w:rPr>
          <w:szCs w:val="24"/>
        </w:rPr>
        <w:t xml:space="preserve">ame: </w:t>
      </w:r>
      <w:ins w:id="892" w:author="Farhan Ullah Khan" w:date="2025-02-10T16:46:00Z">
        <w:r w:rsidR="00CD019E">
          <w:rPr>
            <w:szCs w:val="24"/>
          </w:rPr>
          <w:t xml:space="preserve">Tawarruq </w:t>
        </w:r>
      </w:ins>
      <w:del w:id="893" w:author="Farhan Ullah Khan" w:date="2025-02-10T16:46:00Z">
        <w:r w:rsidR="00C57AA6" w:rsidDel="00CD019E">
          <w:rPr>
            <w:szCs w:val="24"/>
          </w:rPr>
          <w:delText xml:space="preserve">Ijarah </w:delText>
        </w:r>
      </w:del>
      <w:r w:rsidRPr="00784D46">
        <w:rPr>
          <w:szCs w:val="24"/>
        </w:rPr>
        <w:t>Working Sheet</w:t>
      </w:r>
    </w:p>
    <w:p w14:paraId="04FED1C3" w14:textId="43D7074B" w:rsidR="001A0AA2" w:rsidRDefault="001A0AA2" w:rsidP="001C41A7">
      <w:pPr>
        <w:pStyle w:val="ListParagraph"/>
        <w:numPr>
          <w:ilvl w:val="0"/>
          <w:numId w:val="8"/>
        </w:numPr>
        <w:rPr>
          <w:ins w:id="894" w:author="Farhan Ullah Khan" w:date="2025-02-10T16:47:00Z"/>
          <w:szCs w:val="24"/>
        </w:rPr>
      </w:pPr>
      <w:r w:rsidRPr="00784D46">
        <w:rPr>
          <w:szCs w:val="24"/>
        </w:rPr>
        <w:t xml:space="preserve">Sheet </w:t>
      </w:r>
      <w:r w:rsidR="0027617E">
        <w:rPr>
          <w:szCs w:val="24"/>
        </w:rPr>
        <w:t>N</w:t>
      </w:r>
      <w:r w:rsidRPr="00784D46">
        <w:rPr>
          <w:szCs w:val="24"/>
        </w:rPr>
        <w:t xml:space="preserve">ame: </w:t>
      </w:r>
      <w:r w:rsidRPr="00F9048C">
        <w:rPr>
          <w:szCs w:val="24"/>
        </w:rPr>
        <w:t>“Partial Settlement - Installment-TA” and “Partial Settlement - Revise Term-TA”</w:t>
      </w:r>
    </w:p>
    <w:p w14:paraId="52738255" w14:textId="48D8BD87" w:rsidR="005E1F31" w:rsidRPr="005E1F31" w:rsidRDefault="005B1323">
      <w:pPr>
        <w:pStyle w:val="ListParagraph"/>
        <w:rPr>
          <w:ins w:id="895" w:author="Farhan Ullah Khan" w:date="2025-02-10T16:47:00Z"/>
          <w:u w:val="single"/>
        </w:rPr>
        <w:pPrChange w:id="896" w:author="Farhan Ullah Khan" w:date="2025-02-10T16:48:00Z">
          <w:pPr>
            <w:pStyle w:val="ListParagraph"/>
            <w:numPr>
              <w:numId w:val="8"/>
            </w:numPr>
            <w:ind w:hanging="360"/>
          </w:pPr>
        </w:pPrChange>
      </w:pPr>
      <w:ins w:id="897" w:author="Farhan Ullah Khan" w:date="2025-02-10T16:47:00Z">
        <w:r>
          <w:rPr>
            <w:u w:val="single"/>
          </w:rPr>
          <w:t xml:space="preserve">Partial Settlement treatment are </w:t>
        </w:r>
        <w:r w:rsidR="005E1F31" w:rsidRPr="005E1F31">
          <w:rPr>
            <w:u w:val="single"/>
          </w:rPr>
          <w:t>same as defined in referred Tawarruq Working Sheet.</w:t>
        </w:r>
      </w:ins>
    </w:p>
    <w:p w14:paraId="6F1D4F2E" w14:textId="77777777" w:rsidR="005E1F31" w:rsidRPr="00BE53C7" w:rsidRDefault="005E1F31">
      <w:pPr>
        <w:rPr>
          <w:szCs w:val="24"/>
        </w:rPr>
        <w:pPrChange w:id="898" w:author="Farhan Ullah Khan" w:date="2025-02-10T16:48:00Z">
          <w:pPr>
            <w:pStyle w:val="ListParagraph"/>
            <w:numPr>
              <w:numId w:val="8"/>
            </w:numPr>
            <w:ind w:hanging="360"/>
          </w:pPr>
        </w:pPrChange>
      </w:pPr>
    </w:p>
    <w:p w14:paraId="3EC1CE60" w14:textId="7D61CF2E" w:rsidR="001A0AA2" w:rsidRPr="00A840E1" w:rsidRDefault="001A0AA2" w:rsidP="00DC759E">
      <w:pPr>
        <w:pStyle w:val="Heading3"/>
        <w:numPr>
          <w:ilvl w:val="3"/>
          <w:numId w:val="5"/>
        </w:numPr>
      </w:pPr>
      <w:bookmarkStart w:id="899" w:name="_Toc182414030"/>
      <w:bookmarkStart w:id="900" w:name="_Toc182493302"/>
      <w:bookmarkStart w:id="901" w:name="_Toc182493385"/>
      <w:bookmarkStart w:id="902" w:name="_Toc190103130"/>
      <w:r w:rsidRPr="00A840E1">
        <w:t>AA – Principal Decrease</w:t>
      </w:r>
      <w:bookmarkEnd w:id="899"/>
      <w:bookmarkEnd w:id="900"/>
      <w:bookmarkEnd w:id="901"/>
      <w:bookmarkEnd w:id="902"/>
    </w:p>
    <w:p w14:paraId="2C171CFB" w14:textId="7FBD6848" w:rsidR="001A0AA2" w:rsidRPr="000C0860" w:rsidRDefault="001A0AA2" w:rsidP="0027617E">
      <w:pPr>
        <w:jc w:val="both"/>
        <w:rPr>
          <w:rFonts w:cstheme="minorHAnsi"/>
          <w:szCs w:val="24"/>
        </w:rPr>
      </w:pPr>
      <w:r w:rsidRPr="000C0860">
        <w:rPr>
          <w:rFonts w:cstheme="minorHAnsi"/>
          <w:szCs w:val="24"/>
        </w:rPr>
        <w:t>The user can conduct a "Principal Decrease" as a partial settlement activity when the customer intends to settle six installments. It's important to note that principal decrease can only be executed when settling six installments</w:t>
      </w:r>
    </w:p>
    <w:p w14:paraId="0DBF9670" w14:textId="362AEEB9" w:rsidR="001A0AA2" w:rsidRPr="000C0860" w:rsidRDefault="001A0AA2" w:rsidP="001A0AA2">
      <w:pPr>
        <w:rPr>
          <w:rFonts w:cstheme="minorHAnsi"/>
          <w:szCs w:val="24"/>
        </w:rPr>
      </w:pPr>
      <w:r w:rsidRPr="000C0860">
        <w:rPr>
          <w:rFonts w:cstheme="minorHAnsi"/>
          <w:szCs w:val="24"/>
        </w:rPr>
        <w:t xml:space="preserve">User will follow below navigation for Partial settlement </w:t>
      </w:r>
    </w:p>
    <w:p w14:paraId="09FB0495" w14:textId="08F4DD9C" w:rsidR="001A0AA2" w:rsidRPr="000C0860" w:rsidRDefault="001A0AA2" w:rsidP="001A0AA2">
      <w:pPr>
        <w:jc w:val="both"/>
        <w:rPr>
          <w:rFonts w:cstheme="minorHAnsi"/>
          <w:szCs w:val="24"/>
        </w:rPr>
      </w:pPr>
      <w:r w:rsidRPr="000C0860">
        <w:rPr>
          <w:rFonts w:cstheme="minorHAnsi"/>
          <w:noProof/>
          <w:szCs w:val="24"/>
        </w:rPr>
        <mc:AlternateContent>
          <mc:Choice Requires="wps">
            <w:drawing>
              <wp:anchor distT="0" distB="0" distL="114300" distR="114300" simplePos="0" relativeHeight="251658301" behindDoc="0" locked="0" layoutInCell="1" allowOverlap="1" wp14:anchorId="6FC55D61" wp14:editId="019C4A0E">
                <wp:simplePos x="0" y="0"/>
                <wp:positionH relativeFrom="column">
                  <wp:posOffset>4229884</wp:posOffset>
                </wp:positionH>
                <wp:positionV relativeFrom="paragraph">
                  <wp:posOffset>95250</wp:posOffset>
                </wp:positionV>
                <wp:extent cx="233680" cy="0"/>
                <wp:effectExtent l="0" t="76200" r="13970" b="95250"/>
                <wp:wrapNone/>
                <wp:docPr id="61" name="Straight Arrow Connector 61"/>
                <wp:cNvGraphicFramePr/>
                <a:graphic xmlns:a="http://schemas.openxmlformats.org/drawingml/2006/main">
                  <a:graphicData uri="http://schemas.microsoft.com/office/word/2010/wordprocessingShape">
                    <wps:wsp>
                      <wps:cNvCnPr/>
                      <wps:spPr>
                        <a:xfrm>
                          <a:off x="0" y="0"/>
                          <a:ext cx="23368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dtfl="http://schemas.microsoft.com/office/word/2024/wordml/sdtformatlock">
            <w:pict>
              <v:shape w14:anchorId="37511929" id="Straight Arrow Connector 61" o:spid="_x0000_s1026" type="#_x0000_t32" style="position:absolute;margin-left:333.05pt;margin-top:7.5pt;width:18.4pt;height:0;z-index:251658301;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amp;#xA;90jcwfIWJU67QAgl6YK0S0CoHGBkTxKLZGx5TGhvj5O2G0SRWNoz/78nu9wcxkFMGNg6quQqL6RA&amp;#xA;0s5Y6ir5vt9lD1JwBDIwOMJKHpHlpr69KfdHjyxSmriSfYz+USnWPY7AufNIadK6MEJMx9ApD/oD&amp;#xA;OlTrorhX2lFEilmcO2RdNtjC5xDF9pCuTyYBB5bi6bQ4syoJ3g9WQ0ymaiLzg5KdCXlKLjvcW893&amp;#xA;SUOqXwnz5DrgnHtJTxOsQfEKIT7DmDSUCaxw7Rqn8787ZsmRM9e2VmPeBN4uqYvTtW7jvijg9N/y&amp;#xA;JsXecLq0q+WD6m8AAAD//wMAUEsDBBQABgAIAAAAIQA4/SH/1gAAAJQBAAALAAAAX3JlbHMvLnJl&amp;#xA;bHOkkMFqwzAMhu+DvYPRfXGawxijTi+j0GvpHsDYimMaW0Yy2fr2M4PBMnrbUb/Q94l/f/hMi1qR&amp;#xA;JVI2sOt6UJgd+ZiDgffL8ekFlFSbvV0oo4EbChzGx4f9GRdb25HMsYhqlCwG5lrLq9biZkxWOiqY&amp;#xA;22YiTra2kYMu1l1tQD30/bPm3wwYN0x18gb45AdQl1tp5j/sFB2T0FQ7R0nTNEV3j6o9feQzro1i&amp;#xA;OWA14Fm+Q8a1a8+Bvu/d/dMb2JY5uiPbhG/ktn4cqGU/er3pcvwCAAD//wMAUEsDBBQABgAIAAAA&amp;#xA;IQBAUIJzuAEAAMoDAAAOAAAAZHJzL2Uyb0RvYy54bWysU8tu2zAQvBfoPxC815IdIAgEyzk4aS9F&amp;#xA;G/TxAQy1lAjwBXJrSX/fJWXLRVMUaJHLio+d3dnhaH8/WcNOEJP2ruXbTc0ZOOk77fqWf//2/t0d&amp;#xA;ZwmF64TxDlo+Q+L3h7dv9mNoYOcHbzqIjIq41Iyh5QNiaKoqyQGsSBsfwNGl8tEKpG3sqy6Kkapb&amp;#xA;U+3q+rYafexC9BJSotOH5ZIfSn2lQOJnpRIgMy0nblhiLPE5x+qwF00fRRi0PNMQ/8HCCu2o6Vrq&amp;#xA;QaBgP6J+UcpqGX3yCjfS28orpSWUGWiabf3bNF8HEaDMQuKksMqUXq+s/HQ6uqdIMowhNSk8xTzF&amp;#xA;pKLNX+LHpiLWvIoFEzJJh7ubm9s7klRerqorLsSEH8BblhctTxiF7gc8eufoRXzcFq3E6WNC6kzA&amp;#xA;CyA3NS5HFNo8uo7hHMg2GLVwvYH8XpSeU6or4bLC2cAC/wKK6Y4oLm2Kl+BoIjsJcoGQEhxu10qU&amp;#xA;nWFKG7MC68Lvr8BzfoZC8dm/gFdE6ewdrmCrnY9/6o7ThbJa8i8KLHNnCZ59N5enLNKQYYpWZ3Nn&amp;#xA;R/66L/DrL3j4CQAA//8DAFBLAwQUAAYACAAAACEA1G9t79wAAAAJAQAADwAAAGRycy9kb3ducmV2&amp;#xA;LnhtbEyPwU7DMBBE70j9B2srcaNOIxFoiFMhJHoEUTjAzY23dtR4HcVuEvh6FnGA4848zc5U29l3&amp;#xA;YsQhtoEUrFcZCKQmmJasgrfXx6tbEDFpMroLhAo+McK2XlxUujRhohcc98kKDqFYagUupb6UMjYO&amp;#xA;vY6r0COxdwyD14nPwUoz6InDfSfzLCuk1y3xB6d7fHDYnPZnr+DZvo8+p10rj5uPr519Mic3JaUu&amp;#xA;l/P9HYiEc/qD4ac+V4eaOx3CmUwUnYKiKNaMsnHNmxi4yfINiMOvIOtK/l9QfwMAAP//AwBQSwEC&amp;#xA;LQAUAAYACAAAACEAtoM4kv4AAADhAQAAEwAAAAAAAAAAAAAAAAAAAAAAW0NvbnRlbnRfVHlwZXNd&amp;#xA;LnhtbFBLAQItABQABgAIAAAAIQA4/SH/1gAAAJQBAAALAAAAAAAAAAAAAAAAAC8BAABfcmVscy8u&amp;#xA;cmVsc1BLAQItABQABgAIAAAAIQBAUIJzuAEAAMoDAAAOAAAAAAAAAAAAAAAAAC4CAABkcnMvZTJv&amp;#xA;RG9jLnhtbFBLAQItABQABgAIAAAAIQDUb23v3AAAAAkBAAAPAAAAAAAAAAAAAAAAABIEAABkcnMv&amp;#xA;ZG93bnJldi54bWxQSwUGAAAAAAQABADzAAAAGwUAAAAA&amp;#xA;" strokecolor="#4472c4 [3204]" strokeweight=".5pt">
                <v:stroke endarrow="block" joinstyle="miter"/>
              </v:shape>
            </w:pict>
          </mc:Fallback>
        </mc:AlternateContent>
      </w:r>
      <w:r w:rsidRPr="000C0860">
        <w:rPr>
          <w:rFonts w:cstheme="minorHAnsi"/>
          <w:noProof/>
          <w:szCs w:val="24"/>
        </w:rPr>
        <mc:AlternateContent>
          <mc:Choice Requires="wps">
            <w:drawing>
              <wp:anchor distT="0" distB="0" distL="114300" distR="114300" simplePos="0" relativeHeight="251658302" behindDoc="0" locked="0" layoutInCell="1" allowOverlap="1" wp14:anchorId="63D19948" wp14:editId="7AF240B6">
                <wp:simplePos x="0" y="0"/>
                <wp:positionH relativeFrom="column">
                  <wp:posOffset>1684057</wp:posOffset>
                </wp:positionH>
                <wp:positionV relativeFrom="paragraph">
                  <wp:posOffset>93345</wp:posOffset>
                </wp:positionV>
                <wp:extent cx="233680" cy="0"/>
                <wp:effectExtent l="0" t="76200" r="13970" b="95250"/>
                <wp:wrapNone/>
                <wp:docPr id="345036480" name="Straight Arrow Connector 345036480"/>
                <wp:cNvGraphicFramePr/>
                <a:graphic xmlns:a="http://schemas.openxmlformats.org/drawingml/2006/main">
                  <a:graphicData uri="http://schemas.microsoft.com/office/word/2010/wordprocessingShape">
                    <wps:wsp>
                      <wps:cNvCnPr/>
                      <wps:spPr>
                        <a:xfrm>
                          <a:off x="0" y="0"/>
                          <a:ext cx="23368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dtfl="http://schemas.microsoft.com/office/word/2024/wordml/sdtformatlock">
            <w:pict>
              <v:shape w14:anchorId="00C955B4" id="Straight Arrow Connector 345036480" o:spid="_x0000_s1026" type="#_x0000_t32" style="position:absolute;margin-left:132.6pt;margin-top:7.35pt;width:18.4pt;height:0;z-index:25165830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amp;#xA;90jcwfIWJU67QAgl6YK0S0CoHGBkTxKLZGx5TGhvj5O2G0SRWNoz/78nu9wcxkFMGNg6quQqL6RA&amp;#xA;0s5Y6ir5vt9lD1JwBDIwOMJKHpHlpr69KfdHjyxSmriSfYz+USnWPY7AufNIadK6MEJMx9ApD/oD&amp;#xA;OlTrorhX2lFEilmcO2RdNtjC5xDF9pCuTyYBB5bi6bQ4syoJ3g9WQ0ymaiLzg5KdCXlKLjvcW893&amp;#xA;SUOqXwnz5DrgnHtJTxOsQfEKIT7DmDSUCaxw7Rqn8787ZsmRM9e2VmPeBN4uqYvTtW7jvijg9N/y&amp;#xA;JsXecLq0q+WD6m8AAAD//wMAUEsDBBQABgAIAAAAIQA4/SH/1gAAAJQBAAALAAAAX3JlbHMvLnJl&amp;#xA;bHOkkMFqwzAMhu+DvYPRfXGawxijTi+j0GvpHsDYimMaW0Yy2fr2M4PBMnrbUb/Q94l/f/hMi1qR&amp;#xA;JVI2sOt6UJgd+ZiDgffL8ekFlFSbvV0oo4EbChzGx4f9GRdb25HMsYhqlCwG5lrLq9biZkxWOiqY&amp;#xA;22YiTra2kYMu1l1tQD30/bPm3wwYN0x18gb45AdQl1tp5j/sFB2T0FQ7R0nTNEV3j6o9feQzro1i&amp;#xA;OWA14Fm+Q8a1a8+Bvu/d/dMb2JY5uiPbhG/ktn4cqGU/er3pcvwCAAD//wMAUEsDBBQABgAIAAAA&amp;#xA;IQBAUIJzuAEAAMoDAAAOAAAAZHJzL2Uyb0RvYy54bWysU8tu2zAQvBfoPxC815IdIAgEyzk4aS9F&amp;#xA;G/TxAQy1lAjwBXJrSX/fJWXLRVMUaJHLio+d3dnhaH8/WcNOEJP2ruXbTc0ZOOk77fqWf//2/t0d&amp;#xA;ZwmF64TxDlo+Q+L3h7dv9mNoYOcHbzqIjIq41Iyh5QNiaKoqyQGsSBsfwNGl8tEKpG3sqy6Kkapb&amp;#xA;U+3q+rYafexC9BJSotOH5ZIfSn2lQOJnpRIgMy0nblhiLPE5x+qwF00fRRi0PNMQ/8HCCu2o6Vrq&amp;#xA;QaBgP6J+UcpqGX3yCjfS28orpSWUGWiabf3bNF8HEaDMQuKksMqUXq+s/HQ6uqdIMowhNSk8xTzF&amp;#xA;pKLNX+LHpiLWvIoFEzJJh7ubm9s7klRerqorLsSEH8BblhctTxiF7gc8eufoRXzcFq3E6WNC6kzA&amp;#xA;CyA3NS5HFNo8uo7hHMg2GLVwvYH8XpSeU6or4bLC2cAC/wKK6Y4oLm2Kl+BoIjsJcoGQEhxu10qU&amp;#xA;nWFKG7MC68Lvr8BzfoZC8dm/gFdE6ewdrmCrnY9/6o7ThbJa8i8KLHNnCZ59N5enLNKQYYpWZ3Nn&amp;#xA;R/66L/DrL3j4CQAA//8DAFBLAwQUAAYACAAAACEAorffftwAAAAJAQAADwAAAGRycy9kb3ducmV2&amp;#xA;LnhtbEyPwU7DMBBE70j8g7VI3KiDgQIhToWQ6BFE4QA3N97aUeN1FLtJ4OtZxAGOO/M0O1Ot5tCJ&amp;#xA;EYfURtJwvihAIDXRtuQ0vL0+nt2ASNmQNV0k1PCJCVb18VFlShsnesFxk53gEEql0eBz7kspU+Mx&amp;#xA;mLSIPRJ7uzgEk/kcnLSDmTg8dFIVxVIG0xJ/8KbHB4/NfnMIGp7d+xgUrVu5u/34Wrsnu/dT1vr0&amp;#xA;ZL6/A5Fxzn8w/NTn6lBzp208kE2i06CWV4pRNi6vQTBwUSget/0VZF3J/wvqbwAAAP//AwBQSwEC&amp;#xA;LQAUAAYACAAAACEAtoM4kv4AAADhAQAAEwAAAAAAAAAAAAAAAAAAAAAAW0NvbnRlbnRfVHlwZXNd&amp;#xA;LnhtbFBLAQItABQABgAIAAAAIQA4/SH/1gAAAJQBAAALAAAAAAAAAAAAAAAAAC8BAABfcmVscy8u&amp;#xA;cmVsc1BLAQItABQABgAIAAAAIQBAUIJzuAEAAMoDAAAOAAAAAAAAAAAAAAAAAC4CAABkcnMvZTJv&amp;#xA;RG9jLnhtbFBLAQItABQABgAIAAAAIQCit99+3AAAAAkBAAAPAAAAAAAAAAAAAAAAABIEAABkcnMv&amp;#xA;ZG93bnJldi54bWxQSwUGAAAAAAQABADzAAAAGwUAAAAA&amp;#xA;" strokecolor="#4472c4 [3204]" strokeweight=".5pt">
                <v:stroke endarrow="block" joinstyle="miter"/>
              </v:shape>
            </w:pict>
          </mc:Fallback>
        </mc:AlternateContent>
      </w:r>
      <w:r w:rsidRPr="000C0860">
        <w:rPr>
          <w:rFonts w:cstheme="minorHAnsi"/>
          <w:noProof/>
          <w:szCs w:val="24"/>
        </w:rPr>
        <mc:AlternateContent>
          <mc:Choice Requires="wps">
            <w:drawing>
              <wp:anchor distT="0" distB="0" distL="114300" distR="114300" simplePos="0" relativeHeight="251658300" behindDoc="0" locked="0" layoutInCell="1" allowOverlap="1" wp14:anchorId="3AA97E74" wp14:editId="1364F731">
                <wp:simplePos x="0" y="0"/>
                <wp:positionH relativeFrom="column">
                  <wp:posOffset>375920</wp:posOffset>
                </wp:positionH>
                <wp:positionV relativeFrom="paragraph">
                  <wp:posOffset>95885</wp:posOffset>
                </wp:positionV>
                <wp:extent cx="233680" cy="0"/>
                <wp:effectExtent l="0" t="76200" r="13970" b="95250"/>
                <wp:wrapNone/>
                <wp:docPr id="345036481" name="Straight Arrow Connector 345036481"/>
                <wp:cNvGraphicFramePr/>
                <a:graphic xmlns:a="http://schemas.openxmlformats.org/drawingml/2006/main">
                  <a:graphicData uri="http://schemas.microsoft.com/office/word/2010/wordprocessingShape">
                    <wps:wsp>
                      <wps:cNvCnPr/>
                      <wps:spPr>
                        <a:xfrm>
                          <a:off x="0" y="0"/>
                          <a:ext cx="23368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dtfl="http://schemas.microsoft.com/office/word/2024/wordml/sdtformatlock">
            <w:pict>
              <v:shape w14:anchorId="27E0F689" id="Straight Arrow Connector 345036481" o:spid="_x0000_s1026" type="#_x0000_t32" style="position:absolute;margin-left:29.6pt;margin-top:7.55pt;width:18.4pt;height:0;z-index:25165830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amp;#xA;90jcwfIWJU67QAgl6YK0S0CoHGBkTxKLZGx5TGhvj5O2G0SRWNoz/78nu9wcxkFMGNg6quQqL6RA&amp;#xA;0s5Y6ir5vt9lD1JwBDIwOMJKHpHlpr69KfdHjyxSmriSfYz+USnWPY7AufNIadK6MEJMx9ApD/oD&amp;#xA;OlTrorhX2lFEilmcO2RdNtjC5xDF9pCuTyYBB5bi6bQ4syoJ3g9WQ0ymaiLzg5KdCXlKLjvcW893&amp;#xA;SUOqXwnz5DrgnHtJTxOsQfEKIT7DmDSUCaxw7Rqn8787ZsmRM9e2VmPeBN4uqYvTtW7jvijg9N/y&amp;#xA;JsXecLq0q+WD6m8AAAD//wMAUEsDBBQABgAIAAAAIQA4/SH/1gAAAJQBAAALAAAAX3JlbHMvLnJl&amp;#xA;bHOkkMFqwzAMhu+DvYPRfXGawxijTi+j0GvpHsDYimMaW0Yy2fr2M4PBMnrbUb/Q94l/f/hMi1qR&amp;#xA;JVI2sOt6UJgd+ZiDgffL8ekFlFSbvV0oo4EbChzGx4f9GRdb25HMsYhqlCwG5lrLq9biZkxWOiqY&amp;#xA;22YiTra2kYMu1l1tQD30/bPm3wwYN0x18gb45AdQl1tp5j/sFB2T0FQ7R0nTNEV3j6o9feQzro1i&amp;#xA;OWA14Fm+Q8a1a8+Bvu/d/dMb2JY5uiPbhG/ktn4cqGU/er3pcvwCAAD//wMAUEsDBBQABgAIAAAA&amp;#xA;IQBAUIJzuAEAAMoDAAAOAAAAZHJzL2Uyb0RvYy54bWysU8tu2zAQvBfoPxC815IdIAgEyzk4aS9F&amp;#xA;G/TxAQy1lAjwBXJrSX/fJWXLRVMUaJHLio+d3dnhaH8/WcNOEJP2ruXbTc0ZOOk77fqWf//2/t0d&amp;#xA;ZwmF64TxDlo+Q+L3h7dv9mNoYOcHbzqIjIq41Iyh5QNiaKoqyQGsSBsfwNGl8tEKpG3sqy6Kkapb&amp;#xA;U+3q+rYafexC9BJSotOH5ZIfSn2lQOJnpRIgMy0nblhiLPE5x+qwF00fRRi0PNMQ/8HCCu2o6Vrq&amp;#xA;QaBgP6J+UcpqGX3yCjfS28orpSWUGWiabf3bNF8HEaDMQuKksMqUXq+s/HQ6uqdIMowhNSk8xTzF&amp;#xA;pKLNX+LHpiLWvIoFEzJJh7ubm9s7klRerqorLsSEH8BblhctTxiF7gc8eufoRXzcFq3E6WNC6kzA&amp;#xA;CyA3NS5HFNo8uo7hHMg2GLVwvYH8XpSeU6or4bLC2cAC/wKK6Y4oLm2Kl+BoIjsJcoGQEhxu10qU&amp;#xA;nWFKG7MC68Lvr8BzfoZC8dm/gFdE6ewdrmCrnY9/6o7ThbJa8i8KLHNnCZ59N5enLNKQYYpWZ3Nn&amp;#xA;R/66L/DrL3j4CQAA//8DAFBLAwQUAAYACAAAACEAbdLiSNoAAAAHAQAADwAAAGRycy9kb3ducmV2&amp;#xA;LnhtbEyPwU7DMBBE70j8g7WVuFGnkVqREKeqkOgRROEANzfe2lHjdRS7SeDrWcQBjrMzmn1TbWff&amp;#xA;iRGH2AZSsFpmIJCaYFqyCt5eH2/vQMSkyeguECr4xAjb+vqq0qUJE73geEhWcAnFUitwKfWllLFx&amp;#xA;6HVchh6JvVMYvE4sByvNoCcu953Ms2wjvW6JPzjd44PD5ny4eAXP9n30Oe1beSo+vvb2yZzdlJS6&amp;#xA;Wcy7exAJ5/QXhh98RoeamY7hQiaKTsG6yDnJ9/UKBPvFhqcdf7WsK/mfv/4GAAD//wMAUEsBAi0A&amp;#xA;FAAGAAgAAAAhALaDOJL+AAAA4QEAABMAAAAAAAAAAAAAAAAAAAAAAFtDb250ZW50X1R5cGVzXS54&amp;#xA;bWxQSwECLQAUAAYACAAAACEAOP0h/9YAAACUAQAACwAAAAAAAAAAAAAAAAAvAQAAX3JlbHMvLnJl&amp;#xA;bHNQSwECLQAUAAYACAAAACEAQFCCc7gBAADKAwAADgAAAAAAAAAAAAAAAAAuAgAAZHJzL2Uyb0Rv&amp;#xA;Yy54bWxQSwECLQAUAAYACAAAACEAbdLiSNoAAAAHAQAADwAAAAAAAAAAAAAAAAASBAAAZHJzL2Rv&amp;#xA;d25yZXYueG1sUEsFBgAAAAAEAAQA8wAAABkFAAAAAA==&amp;#xA;" strokecolor="#4472c4 [3204]" strokeweight=".5pt">
                <v:stroke endarrow="block" joinstyle="miter"/>
              </v:shape>
            </w:pict>
          </mc:Fallback>
        </mc:AlternateContent>
      </w:r>
      <w:r w:rsidRPr="000C0860">
        <w:rPr>
          <w:rFonts w:cstheme="minorHAnsi"/>
          <w:szCs w:val="24"/>
        </w:rPr>
        <w:t xml:space="preserve">Menu </w:t>
      </w:r>
      <w:r w:rsidRPr="000C0860">
        <w:rPr>
          <w:rFonts w:cstheme="minorHAnsi"/>
          <w:szCs w:val="24"/>
        </w:rPr>
        <w:tab/>
        <w:t xml:space="preserve">      Islamic Operation</w:t>
      </w:r>
      <w:r w:rsidRPr="000C0860">
        <w:rPr>
          <w:rFonts w:cstheme="minorHAnsi"/>
          <w:szCs w:val="24"/>
        </w:rPr>
        <w:tab/>
        <w:t xml:space="preserve">    Partial Settlement Principal Decrease         Principal Decrease Bill Generation</w:t>
      </w:r>
    </w:p>
    <w:p w14:paraId="7DEB7CF3" w14:textId="34E65F19" w:rsidR="001A0AA2" w:rsidRPr="000C0860" w:rsidRDefault="001A0AA2" w:rsidP="001A0AA2">
      <w:pPr>
        <w:jc w:val="both"/>
        <w:rPr>
          <w:rFonts w:cstheme="minorHAnsi"/>
          <w:szCs w:val="24"/>
        </w:rPr>
      </w:pPr>
    </w:p>
    <w:p w14:paraId="4E2578A7" w14:textId="533EE4C0" w:rsidR="001A0AA2" w:rsidRPr="000C0860" w:rsidRDefault="001A0AA2" w:rsidP="001A0AA2">
      <w:pPr>
        <w:rPr>
          <w:rFonts w:cstheme="minorHAnsi"/>
          <w:szCs w:val="24"/>
        </w:rPr>
      </w:pPr>
      <w:r w:rsidRPr="000C0860">
        <w:rPr>
          <w:rFonts w:cstheme="minorHAnsi"/>
          <w:noProof/>
          <w:szCs w:val="24"/>
        </w:rPr>
        <w:lastRenderedPageBreak/>
        <w:drawing>
          <wp:inline distT="0" distB="0" distL="0" distR="0" wp14:anchorId="236BDE7B" wp14:editId="7C42D9B0">
            <wp:extent cx="4773508" cy="3124200"/>
            <wp:effectExtent l="19050" t="19050" r="27305" b="19050"/>
            <wp:docPr id="345036517" name="Picture 2">
              <a:extLst xmlns:a="http://schemas.openxmlformats.org/drawingml/2006/main">
                <a:ext uri="{FF2B5EF4-FFF2-40B4-BE49-F238E27FC236}">
                  <a16:creationId xmlns:a16="http://schemas.microsoft.com/office/drawing/2014/main" id="{0D638869-DA9C-E8E5-1BE2-7402E7ABC4C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0D638869-DA9C-E8E5-1BE2-7402E7ABC4C7}"/>
                        </a:ext>
                      </a:extLst>
                    </pic:cNvPr>
                    <pic:cNvPicPr>
                      <a:picLocks noChangeAspect="1"/>
                    </pic:cNvPicPr>
                  </pic:nvPicPr>
                  <pic:blipFill>
                    <a:blip r:embed="rId159"/>
                    <a:stretch>
                      <a:fillRect/>
                    </a:stretch>
                  </pic:blipFill>
                  <pic:spPr>
                    <a:xfrm>
                      <a:off x="0" y="0"/>
                      <a:ext cx="4774810" cy="3125052"/>
                    </a:xfrm>
                    <a:prstGeom prst="rect">
                      <a:avLst/>
                    </a:prstGeom>
                    <a:ln>
                      <a:solidFill>
                        <a:schemeClr val="accent1"/>
                      </a:solidFill>
                    </a:ln>
                  </pic:spPr>
                </pic:pic>
              </a:graphicData>
            </a:graphic>
          </wp:inline>
        </w:drawing>
      </w:r>
    </w:p>
    <w:p w14:paraId="0E927A9C" w14:textId="102C1B87" w:rsidR="001A0AA2" w:rsidRPr="000C0860" w:rsidRDefault="001A0AA2" w:rsidP="001A0AA2">
      <w:pPr>
        <w:rPr>
          <w:rFonts w:cstheme="minorHAnsi"/>
          <w:szCs w:val="24"/>
        </w:rPr>
      </w:pPr>
      <w:r w:rsidRPr="000C0860">
        <w:rPr>
          <w:rFonts w:cstheme="minorHAnsi"/>
          <w:szCs w:val="24"/>
        </w:rPr>
        <w:t>User will click on the edit icon</w:t>
      </w:r>
    </w:p>
    <w:p w14:paraId="24766147" w14:textId="295425D4" w:rsidR="001A0AA2" w:rsidRPr="000C0860" w:rsidRDefault="001A0AA2" w:rsidP="001A0AA2">
      <w:pPr>
        <w:rPr>
          <w:rFonts w:cstheme="minorHAnsi"/>
          <w:szCs w:val="24"/>
        </w:rPr>
      </w:pPr>
      <w:r w:rsidRPr="000C0860">
        <w:rPr>
          <w:rFonts w:cstheme="minorHAnsi"/>
          <w:noProof/>
          <w:szCs w:val="24"/>
        </w:rPr>
        <w:drawing>
          <wp:inline distT="0" distB="0" distL="0" distR="0" wp14:anchorId="2BA6404E" wp14:editId="23FDC47C">
            <wp:extent cx="5943600" cy="365125"/>
            <wp:effectExtent l="19050" t="19050" r="19050" b="15875"/>
            <wp:docPr id="345036495" name="Picture 3450364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7"/>
                    <a:stretch>
                      <a:fillRect/>
                    </a:stretch>
                  </pic:blipFill>
                  <pic:spPr>
                    <a:xfrm>
                      <a:off x="0" y="0"/>
                      <a:ext cx="5943600" cy="365125"/>
                    </a:xfrm>
                    <a:prstGeom prst="rect">
                      <a:avLst/>
                    </a:prstGeom>
                    <a:ln>
                      <a:solidFill>
                        <a:schemeClr val="accent1"/>
                      </a:solidFill>
                    </a:ln>
                  </pic:spPr>
                </pic:pic>
              </a:graphicData>
            </a:graphic>
          </wp:inline>
        </w:drawing>
      </w:r>
    </w:p>
    <w:p w14:paraId="6C7EB9E1" w14:textId="2B3FA529" w:rsidR="001A0AA2" w:rsidRPr="000C0860" w:rsidRDefault="001A0AA2" w:rsidP="0027617E">
      <w:pPr>
        <w:jc w:val="both"/>
      </w:pPr>
      <w:r w:rsidRPr="4199E1D9">
        <w:t>Then mention Loan App id, Settlement Type, No</w:t>
      </w:r>
      <w:r w:rsidR="0027617E">
        <w:t>.</w:t>
      </w:r>
      <w:r w:rsidRPr="4199E1D9">
        <w:t xml:space="preserve"> of installments, source of income, Recalculation Method and Repayment type.</w:t>
      </w:r>
    </w:p>
    <w:p w14:paraId="54ADEBD1" w14:textId="0A153EA5" w:rsidR="001A0AA2" w:rsidRPr="000C0860" w:rsidRDefault="22E10869" w:rsidP="0027617E">
      <w:pPr>
        <w:jc w:val="both"/>
      </w:pPr>
      <w:r w:rsidRPr="3F73A1A6">
        <w:t>Please note that i</w:t>
      </w:r>
      <w:r w:rsidR="500899E5" w:rsidRPr="3F73A1A6">
        <w:t>f</w:t>
      </w:r>
      <w:r w:rsidRPr="3F73A1A6">
        <w:t xml:space="preserve"> the customer wants to reduce the </w:t>
      </w:r>
      <w:r w:rsidR="0027617E" w:rsidRPr="3F73A1A6">
        <w:t>Tenor,</w:t>
      </w:r>
      <w:r w:rsidRPr="3F73A1A6">
        <w:t xml:space="preserve"> then the Recalculation Method as “Term” should be </w:t>
      </w:r>
      <w:r w:rsidR="00FC3F46" w:rsidRPr="3F73A1A6">
        <w:t>selected,</w:t>
      </w:r>
      <w:r w:rsidRPr="3F73A1A6">
        <w:t xml:space="preserve"> and the customer wants to reduce the installment amount then the Recalculation Method as “Installment” should be selected.</w:t>
      </w:r>
    </w:p>
    <w:p w14:paraId="2F3C8D2A" w14:textId="47081799" w:rsidR="001A0AA2" w:rsidRPr="000C0860" w:rsidRDefault="001A0AA2" w:rsidP="001A0AA2">
      <w:pPr>
        <w:rPr>
          <w:rFonts w:cstheme="minorHAnsi"/>
          <w:szCs w:val="24"/>
        </w:rPr>
      </w:pPr>
      <w:r w:rsidRPr="000C0860">
        <w:rPr>
          <w:rFonts w:cstheme="minorHAnsi"/>
          <w:szCs w:val="24"/>
        </w:rPr>
        <w:t>After that the user will validate the activity through a validation icon.</w:t>
      </w:r>
    </w:p>
    <w:p w14:paraId="41004EBD" w14:textId="125EC3B4" w:rsidR="001A0AA2" w:rsidRPr="000C0860" w:rsidRDefault="001A0AA2" w:rsidP="001A0AA2">
      <w:pPr>
        <w:rPr>
          <w:rFonts w:cstheme="minorHAnsi"/>
          <w:szCs w:val="24"/>
        </w:rPr>
      </w:pPr>
      <w:r w:rsidRPr="000C0860">
        <w:rPr>
          <w:rFonts w:cstheme="minorHAnsi"/>
          <w:noProof/>
          <w:szCs w:val="24"/>
        </w:rPr>
        <w:drawing>
          <wp:inline distT="0" distB="0" distL="0" distR="0" wp14:anchorId="59677BD9" wp14:editId="72071383">
            <wp:extent cx="5943600" cy="1572895"/>
            <wp:effectExtent l="19050" t="19050" r="19050" b="27305"/>
            <wp:docPr id="345036518" name="Picture 7">
              <a:extLst xmlns:a="http://schemas.openxmlformats.org/drawingml/2006/main">
                <a:ext uri="{FF2B5EF4-FFF2-40B4-BE49-F238E27FC236}">
                  <a16:creationId xmlns:a16="http://schemas.microsoft.com/office/drawing/2014/main" id="{D77D46F2-8F36-31EB-97DF-B263AAACAA1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a:extLst>
                        <a:ext uri="{FF2B5EF4-FFF2-40B4-BE49-F238E27FC236}">
                          <a16:creationId xmlns:a16="http://schemas.microsoft.com/office/drawing/2014/main" id="{D77D46F2-8F36-31EB-97DF-B263AAACAA1A}"/>
                        </a:ext>
                      </a:extLst>
                    </pic:cNvPr>
                    <pic:cNvPicPr>
                      <a:picLocks noChangeAspect="1"/>
                    </pic:cNvPicPr>
                  </pic:nvPicPr>
                  <pic:blipFill>
                    <a:blip r:embed="rId160"/>
                    <a:stretch>
                      <a:fillRect/>
                    </a:stretch>
                  </pic:blipFill>
                  <pic:spPr>
                    <a:xfrm>
                      <a:off x="0" y="0"/>
                      <a:ext cx="5943600" cy="1572895"/>
                    </a:xfrm>
                    <a:prstGeom prst="rect">
                      <a:avLst/>
                    </a:prstGeom>
                    <a:ln>
                      <a:solidFill>
                        <a:schemeClr val="accent1"/>
                      </a:solidFill>
                    </a:ln>
                  </pic:spPr>
                </pic:pic>
              </a:graphicData>
            </a:graphic>
          </wp:inline>
        </w:drawing>
      </w:r>
    </w:p>
    <w:p w14:paraId="43D97144" w14:textId="3EED45BF" w:rsidR="001A0AA2" w:rsidRPr="000C0860" w:rsidRDefault="001A0AA2" w:rsidP="001A0AA2">
      <w:pPr>
        <w:rPr>
          <w:rFonts w:cstheme="minorHAnsi"/>
          <w:szCs w:val="24"/>
        </w:rPr>
      </w:pPr>
      <w:r w:rsidRPr="000C0860">
        <w:rPr>
          <w:rFonts w:cstheme="minorHAnsi"/>
          <w:szCs w:val="24"/>
        </w:rPr>
        <w:t>And then commit to the record.</w:t>
      </w:r>
    </w:p>
    <w:p w14:paraId="07DB17EC" w14:textId="253DF831" w:rsidR="001A0AA2" w:rsidRPr="000C0860" w:rsidRDefault="001A0AA2" w:rsidP="001A0AA2">
      <w:pPr>
        <w:rPr>
          <w:rFonts w:cstheme="minorHAnsi"/>
          <w:szCs w:val="24"/>
        </w:rPr>
      </w:pPr>
      <w:r w:rsidRPr="000C0860">
        <w:rPr>
          <w:rFonts w:cstheme="minorHAnsi"/>
          <w:noProof/>
          <w:szCs w:val="24"/>
        </w:rPr>
        <w:drawing>
          <wp:inline distT="0" distB="0" distL="0" distR="0" wp14:anchorId="14848712" wp14:editId="3B3E8865">
            <wp:extent cx="5943600" cy="795655"/>
            <wp:effectExtent l="19050" t="19050" r="19050" b="23495"/>
            <wp:docPr id="345036497" name="Picture 15">
              <a:extLst xmlns:a="http://schemas.openxmlformats.org/drawingml/2006/main">
                <a:ext uri="{FF2B5EF4-FFF2-40B4-BE49-F238E27FC236}">
                  <a16:creationId xmlns:a16="http://schemas.microsoft.com/office/drawing/2014/main" id="{35DB131D-CD12-53EC-70E2-EA9F88FD9A1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5">
                      <a:extLst>
                        <a:ext uri="{FF2B5EF4-FFF2-40B4-BE49-F238E27FC236}">
                          <a16:creationId xmlns:a16="http://schemas.microsoft.com/office/drawing/2014/main" id="{35DB131D-CD12-53EC-70E2-EA9F88FD9A1F}"/>
                        </a:ext>
                      </a:extLst>
                    </pic:cNvPr>
                    <pic:cNvPicPr>
                      <a:picLocks noChangeAspect="1"/>
                    </pic:cNvPicPr>
                  </pic:nvPicPr>
                  <pic:blipFill>
                    <a:blip r:embed="rId139"/>
                    <a:stretch>
                      <a:fillRect/>
                    </a:stretch>
                  </pic:blipFill>
                  <pic:spPr>
                    <a:xfrm>
                      <a:off x="0" y="0"/>
                      <a:ext cx="5943600" cy="795655"/>
                    </a:xfrm>
                    <a:prstGeom prst="rect">
                      <a:avLst/>
                    </a:prstGeom>
                    <a:ln>
                      <a:solidFill>
                        <a:schemeClr val="accent1"/>
                      </a:solidFill>
                    </a:ln>
                  </pic:spPr>
                </pic:pic>
              </a:graphicData>
            </a:graphic>
          </wp:inline>
        </w:drawing>
      </w:r>
    </w:p>
    <w:p w14:paraId="7B316085" w14:textId="731FB12D" w:rsidR="001A0AA2" w:rsidRPr="000C0860" w:rsidRDefault="001A0AA2" w:rsidP="001A0AA2">
      <w:pPr>
        <w:rPr>
          <w:rFonts w:cstheme="minorHAnsi"/>
          <w:szCs w:val="24"/>
        </w:rPr>
      </w:pPr>
      <w:r w:rsidRPr="000C0860">
        <w:rPr>
          <w:rFonts w:cstheme="minorHAnsi"/>
          <w:szCs w:val="24"/>
        </w:rPr>
        <w:t>User can check the bill by using below navigation</w:t>
      </w:r>
    </w:p>
    <w:p w14:paraId="3050B977" w14:textId="73CF1536" w:rsidR="001A0AA2" w:rsidRPr="000C0860" w:rsidRDefault="001A0AA2" w:rsidP="001A0AA2">
      <w:pPr>
        <w:jc w:val="both"/>
        <w:rPr>
          <w:rFonts w:cstheme="minorHAnsi"/>
          <w:szCs w:val="24"/>
        </w:rPr>
      </w:pPr>
      <w:r w:rsidRPr="000C0860">
        <w:rPr>
          <w:rFonts w:cstheme="minorHAnsi"/>
          <w:noProof/>
          <w:szCs w:val="24"/>
        </w:rPr>
        <w:lastRenderedPageBreak/>
        <mc:AlternateContent>
          <mc:Choice Requires="wps">
            <w:drawing>
              <wp:anchor distT="0" distB="0" distL="114300" distR="114300" simplePos="0" relativeHeight="251658304" behindDoc="0" locked="0" layoutInCell="1" allowOverlap="1" wp14:anchorId="69034FC6" wp14:editId="0D34BA89">
                <wp:simplePos x="0" y="0"/>
                <wp:positionH relativeFrom="column">
                  <wp:posOffset>4325620</wp:posOffset>
                </wp:positionH>
                <wp:positionV relativeFrom="paragraph">
                  <wp:posOffset>95250</wp:posOffset>
                </wp:positionV>
                <wp:extent cx="233680" cy="0"/>
                <wp:effectExtent l="0" t="76200" r="13970" b="95250"/>
                <wp:wrapNone/>
                <wp:docPr id="345036482" name="Straight Arrow Connector 345036482"/>
                <wp:cNvGraphicFramePr/>
                <a:graphic xmlns:a="http://schemas.openxmlformats.org/drawingml/2006/main">
                  <a:graphicData uri="http://schemas.microsoft.com/office/word/2010/wordprocessingShape">
                    <wps:wsp>
                      <wps:cNvCnPr/>
                      <wps:spPr>
                        <a:xfrm>
                          <a:off x="0" y="0"/>
                          <a:ext cx="23368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w:pict>
              <v:shape w14:anchorId="4F271CAA" id="Straight Arrow Connector 345036482" o:spid="_x0000_s1026" type="#_x0000_t32" style="position:absolute;margin-left:340.6pt;margin-top:7.5pt;width:18.4pt;height:0;z-index:251658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amp;#xA;90jcwfIWJU67QAgl6YK0S0CoHGBkTxKLZGx5TGhvj5O2G0SRWNoz/78nu9wcxkFMGNg6quQqL6RA&amp;#xA;0s5Y6ir5vt9lD1JwBDIwOMJKHpHlpr69KfdHjyxSmriSfYz+USnWPY7AufNIadK6MEJMx9ApD/oD&amp;#xA;OlTrorhX2lFEilmcO2RdNtjC5xDF9pCuTyYBB5bi6bQ4syoJ3g9WQ0ymaiLzg5KdCXlKLjvcW893&amp;#xA;SUOqXwnz5DrgnHtJTxOsQfEKIT7DmDSUCaxw7Rqn8787ZsmRM9e2VmPeBN4uqYvTtW7jvijg9N/y&amp;#xA;JsXecLq0q+WD6m8AAAD//wMAUEsDBBQABgAIAAAAIQA4/SH/1gAAAJQBAAALAAAAX3JlbHMvLnJl&amp;#xA;bHOkkMFqwzAMhu+DvYPRfXGawxijTi+j0GvpHsDYimMaW0Yy2fr2M4PBMnrbUb/Q94l/f/hMi1qR&amp;#xA;JVI2sOt6UJgd+ZiDgffL8ekFlFSbvV0oo4EbChzGx4f9GRdb25HMsYhqlCwG5lrLq9biZkxWOiqY&amp;#xA;22YiTra2kYMu1l1tQD30/bPm3wwYN0x18gb45AdQl1tp5j/sFB2T0FQ7R0nTNEV3j6o9feQzro1i&amp;#xA;OWA14Fm+Q8a1a8+Bvu/d/dMb2JY5uiPbhG/ktn4cqGU/er3pcvwCAAD//wMAUEsDBBQABgAIAAAA&amp;#xA;IQBAUIJzuAEAAMoDAAAOAAAAZHJzL2Uyb0RvYy54bWysU8tu2zAQvBfoPxC815IdIAgEyzk4aS9F&amp;#xA;G/TxAQy1lAjwBXJrSX/fJWXLRVMUaJHLio+d3dnhaH8/WcNOEJP2ruXbTc0ZOOk77fqWf//2/t0d&amp;#xA;ZwmF64TxDlo+Q+L3h7dv9mNoYOcHbzqIjIq41Iyh5QNiaKoqyQGsSBsfwNGl8tEKpG3sqy6Kkapb&amp;#xA;U+3q+rYafexC9BJSotOH5ZIfSn2lQOJnpRIgMy0nblhiLPE5x+qwF00fRRi0PNMQ/8HCCu2o6Vrq&amp;#xA;QaBgP6J+UcpqGX3yCjfS28orpSWUGWiabf3bNF8HEaDMQuKksMqUXq+s/HQ6uqdIMowhNSk8xTzF&amp;#xA;pKLNX+LHpiLWvIoFEzJJh7ubm9s7klRerqorLsSEH8BblhctTxiF7gc8eufoRXzcFq3E6WNC6kzA&amp;#xA;CyA3NS5HFNo8uo7hHMg2GLVwvYH8XpSeU6or4bLC2cAC/wKK6Y4oLm2Kl+BoIjsJcoGQEhxu10qU&amp;#xA;nWFKG7MC68Lvr8BzfoZC8dm/gFdE6ewdrmCrnY9/6o7ThbJa8i8KLHNnCZ59N5enLNKQYYpWZ3Nn&amp;#xA;R/66L/DrL3j4CQAA//8DAFBLAwQUAAYACAAAACEAGHuyH9wAAAAJAQAADwAAAGRycy9kb3ducmV2&amp;#xA;LnhtbEyPQU/DMAyF70j8h8hI3FjaSoxSmk4IiR1BDA5wyxovqdY4VZO1hV+PEQe42X5Pz9+rN4vv&amp;#xA;xYRj7AIpyFcZCKQ2mI6sgrfXx6sSREyajO4DoYJPjLBpzs9qXZkw0wtOu2QFh1CstAKX0lBJGVuH&amp;#xA;XsdVGJBYO4TR68TraKUZ9czhvpdFlq2l1x3xB6cHfHDYHncnr+DZvk++oG0nD7cfX1v7ZI5uTkpd&amp;#xA;Xiz3dyASLunPDD/4jA4NM+3DiUwUvYJ1mRdsZeGaO7HhJi952P8eZFPL/w2abwAAAP//AwBQSwEC&amp;#xA;LQAUAAYACAAAACEAtoM4kv4AAADhAQAAEwAAAAAAAAAAAAAAAAAAAAAAW0NvbnRlbnRfVHlwZXNd&amp;#xA;LnhtbFBLAQItABQABgAIAAAAIQA4/SH/1gAAAJQBAAALAAAAAAAAAAAAAAAAAC8BAABfcmVscy8u&amp;#xA;cmVsc1BLAQItABQABgAIAAAAIQBAUIJzuAEAAMoDAAAOAAAAAAAAAAAAAAAAAC4CAABkcnMvZTJv&amp;#xA;RG9jLnhtbFBLAQItABQABgAIAAAAIQAYe7If3AAAAAkBAAAPAAAAAAAAAAAAAAAAABIEAABkcnMv&amp;#xA;ZG93bnJldi54bWxQSwUGAAAAAAQABADzAAAAGwUAAAAA&amp;#xA;" strokecolor="#4472c4 [3204]" strokeweight=".5pt">
                <v:stroke endarrow="block" joinstyle="miter"/>
              </v:shape>
            </w:pict>
          </mc:Fallback>
        </mc:AlternateContent>
      </w:r>
      <w:r w:rsidRPr="000C0860">
        <w:rPr>
          <w:rFonts w:cstheme="minorHAnsi"/>
          <w:noProof/>
          <w:szCs w:val="24"/>
        </w:rPr>
        <mc:AlternateContent>
          <mc:Choice Requires="wps">
            <w:drawing>
              <wp:anchor distT="0" distB="0" distL="114300" distR="114300" simplePos="0" relativeHeight="251658305" behindDoc="0" locked="0" layoutInCell="1" allowOverlap="1" wp14:anchorId="21FE4FF2" wp14:editId="344DAA17">
                <wp:simplePos x="0" y="0"/>
                <wp:positionH relativeFrom="column">
                  <wp:posOffset>1684057</wp:posOffset>
                </wp:positionH>
                <wp:positionV relativeFrom="paragraph">
                  <wp:posOffset>93345</wp:posOffset>
                </wp:positionV>
                <wp:extent cx="233680" cy="0"/>
                <wp:effectExtent l="0" t="76200" r="13970" b="95250"/>
                <wp:wrapNone/>
                <wp:docPr id="345036483" name="Straight Arrow Connector 345036483"/>
                <wp:cNvGraphicFramePr/>
                <a:graphic xmlns:a="http://schemas.openxmlformats.org/drawingml/2006/main">
                  <a:graphicData uri="http://schemas.microsoft.com/office/word/2010/wordprocessingShape">
                    <wps:wsp>
                      <wps:cNvCnPr/>
                      <wps:spPr>
                        <a:xfrm>
                          <a:off x="0" y="0"/>
                          <a:ext cx="23368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dtfl="http://schemas.microsoft.com/office/word/2024/wordml/sdtformatlock">
            <w:pict>
              <v:shape w14:anchorId="23B87410" id="Straight Arrow Connector 345036483" o:spid="_x0000_s1026" type="#_x0000_t32" style="position:absolute;margin-left:132.6pt;margin-top:7.35pt;width:18.4pt;height:0;z-index:251658305;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amp;#xA;90jcwfIWJU67QAgl6YK0S0CoHGBkTxKLZGx5TGhvj5O2G0SRWNoz/78nu9wcxkFMGNg6quQqL6RA&amp;#xA;0s5Y6ir5vt9lD1JwBDIwOMJKHpHlpr69KfdHjyxSmriSfYz+USnWPY7AufNIadK6MEJMx9ApD/oD&amp;#xA;OlTrorhX2lFEilmcO2RdNtjC5xDF9pCuTyYBB5bi6bQ4syoJ3g9WQ0ymaiLzg5KdCXlKLjvcW893&amp;#xA;SUOqXwnz5DrgnHtJTxOsQfEKIT7DmDSUCaxw7Rqn8787ZsmRM9e2VmPeBN4uqYvTtW7jvijg9N/y&amp;#xA;JsXecLq0q+WD6m8AAAD//wMAUEsDBBQABgAIAAAAIQA4/SH/1gAAAJQBAAALAAAAX3JlbHMvLnJl&amp;#xA;bHOkkMFqwzAMhu+DvYPRfXGawxijTi+j0GvpHsDYimMaW0Yy2fr2M4PBMnrbUb/Q94l/f/hMi1qR&amp;#xA;JVI2sOt6UJgd+ZiDgffL8ekFlFSbvV0oo4EbChzGx4f9GRdb25HMsYhqlCwG5lrLq9biZkxWOiqY&amp;#xA;22YiTra2kYMu1l1tQD30/bPm3wwYN0x18gb45AdQl1tp5j/sFB2T0FQ7R0nTNEV3j6o9feQzro1i&amp;#xA;OWA14Fm+Q8a1a8+Bvu/d/dMb2JY5uiPbhG/ktn4cqGU/er3pcvwCAAD//wMAUEsDBBQABgAIAAAA&amp;#xA;IQBAUIJzuAEAAMoDAAAOAAAAZHJzL2Uyb0RvYy54bWysU8tu2zAQvBfoPxC815IdIAgEyzk4aS9F&amp;#xA;G/TxAQy1lAjwBXJrSX/fJWXLRVMUaJHLio+d3dnhaH8/WcNOEJP2ruXbTc0ZOOk77fqWf//2/t0d&amp;#xA;ZwmF64TxDlo+Q+L3h7dv9mNoYOcHbzqIjIq41Iyh5QNiaKoqyQGsSBsfwNGl8tEKpG3sqy6Kkapb&amp;#xA;U+3q+rYafexC9BJSotOH5ZIfSn2lQOJnpRIgMy0nblhiLPE5x+qwF00fRRi0PNMQ/8HCCu2o6Vrq&amp;#xA;QaBgP6J+UcpqGX3yCjfS28orpSWUGWiabf3bNF8HEaDMQuKksMqUXq+s/HQ6uqdIMowhNSk8xTzF&amp;#xA;pKLNX+LHpiLWvIoFEzJJh7ubm9s7klRerqorLsSEH8BblhctTxiF7gc8eufoRXzcFq3E6WNC6kzA&amp;#xA;CyA3NS5HFNo8uo7hHMg2GLVwvYH8XpSeU6or4bLC2cAC/wKK6Y4oLm2Kl+BoIjsJcoGQEhxu10qU&amp;#xA;nWFKG7MC68Lvr8BzfoZC8dm/gFdE6ewdrmCrnY9/6o7ThbJa8i8KLHNnCZ59N5enLNKQYYpWZ3Nn&amp;#xA;R/66L/DrL3j4CQAA//8DAFBLAwQUAAYACAAAACEAorffftwAAAAJAQAADwAAAGRycy9kb3ducmV2&amp;#xA;LnhtbEyPwU7DMBBE70j8g7VI3KiDgQIhToWQ6BFE4QA3N97aUeN1FLtJ4OtZxAGOO/M0O1Ot5tCJ&amp;#xA;EYfURtJwvihAIDXRtuQ0vL0+nt2ASNmQNV0k1PCJCVb18VFlShsnesFxk53gEEql0eBz7kspU+Mx&amp;#xA;mLSIPRJ7uzgEk/kcnLSDmTg8dFIVxVIG0xJ/8KbHB4/NfnMIGp7d+xgUrVu5u/34Wrsnu/dT1vr0&amp;#xA;ZL6/A5Fxzn8w/NTn6lBzp208kE2i06CWV4pRNi6vQTBwUSget/0VZF3J/wvqbwAAAP//AwBQSwEC&amp;#xA;LQAUAAYACAAAACEAtoM4kv4AAADhAQAAEwAAAAAAAAAAAAAAAAAAAAAAW0NvbnRlbnRfVHlwZXNd&amp;#xA;LnhtbFBLAQItABQABgAIAAAAIQA4/SH/1gAAAJQBAAALAAAAAAAAAAAAAAAAAC8BAABfcmVscy8u&amp;#xA;cmVsc1BLAQItABQABgAIAAAAIQBAUIJzuAEAAMoDAAAOAAAAAAAAAAAAAAAAAC4CAABkcnMvZTJv&amp;#xA;RG9jLnhtbFBLAQItABQABgAIAAAAIQCit99+3AAAAAkBAAAPAAAAAAAAAAAAAAAAABIEAABkcnMv&amp;#xA;ZG93bnJldi54bWxQSwUGAAAAAAQABADzAAAAGwUAAAAA&amp;#xA;" strokecolor="#4472c4 [3204]" strokeweight=".5pt">
                <v:stroke endarrow="block" joinstyle="miter"/>
              </v:shape>
            </w:pict>
          </mc:Fallback>
        </mc:AlternateContent>
      </w:r>
      <w:r w:rsidRPr="000C0860">
        <w:rPr>
          <w:rFonts w:cstheme="minorHAnsi"/>
          <w:noProof/>
          <w:szCs w:val="24"/>
        </w:rPr>
        <mc:AlternateContent>
          <mc:Choice Requires="wps">
            <w:drawing>
              <wp:anchor distT="0" distB="0" distL="114300" distR="114300" simplePos="0" relativeHeight="251658303" behindDoc="0" locked="0" layoutInCell="1" allowOverlap="1" wp14:anchorId="22831085" wp14:editId="191D81D4">
                <wp:simplePos x="0" y="0"/>
                <wp:positionH relativeFrom="column">
                  <wp:posOffset>375920</wp:posOffset>
                </wp:positionH>
                <wp:positionV relativeFrom="paragraph">
                  <wp:posOffset>95885</wp:posOffset>
                </wp:positionV>
                <wp:extent cx="233680" cy="0"/>
                <wp:effectExtent l="0" t="76200" r="13970" b="95250"/>
                <wp:wrapNone/>
                <wp:docPr id="345036484" name="Straight Arrow Connector 345036484"/>
                <wp:cNvGraphicFramePr/>
                <a:graphic xmlns:a="http://schemas.openxmlformats.org/drawingml/2006/main">
                  <a:graphicData uri="http://schemas.microsoft.com/office/word/2010/wordprocessingShape">
                    <wps:wsp>
                      <wps:cNvCnPr/>
                      <wps:spPr>
                        <a:xfrm>
                          <a:off x="0" y="0"/>
                          <a:ext cx="23368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dtfl="http://schemas.microsoft.com/office/word/2024/wordml/sdtformatlock">
            <w:pict>
              <v:shape w14:anchorId="5C75B874" id="Straight Arrow Connector 345036484" o:spid="_x0000_s1026" type="#_x0000_t32" style="position:absolute;margin-left:29.6pt;margin-top:7.55pt;width:18.4pt;height:0;z-index:251658303;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amp;#xA;90jcwfIWJU67QAgl6YK0S0CoHGBkTxKLZGx5TGhvj5O2G0SRWNoz/78nu9wcxkFMGNg6quQqL6RA&amp;#xA;0s5Y6ir5vt9lD1JwBDIwOMJKHpHlpr69KfdHjyxSmriSfYz+USnWPY7AufNIadK6MEJMx9ApD/oD&amp;#xA;OlTrorhX2lFEilmcO2RdNtjC5xDF9pCuTyYBB5bi6bQ4syoJ3g9WQ0ymaiLzg5KdCXlKLjvcW893&amp;#xA;SUOqXwnz5DrgnHtJTxOsQfEKIT7DmDSUCaxw7Rqn8787ZsmRM9e2VmPeBN4uqYvTtW7jvijg9N/y&amp;#xA;JsXecLq0q+WD6m8AAAD//wMAUEsDBBQABgAIAAAAIQA4/SH/1gAAAJQBAAALAAAAX3JlbHMvLnJl&amp;#xA;bHOkkMFqwzAMhu+DvYPRfXGawxijTi+j0GvpHsDYimMaW0Yy2fr2M4PBMnrbUb/Q94l/f/hMi1qR&amp;#xA;JVI2sOt6UJgd+ZiDgffL8ekFlFSbvV0oo4EbChzGx4f9GRdb25HMsYhqlCwG5lrLq9biZkxWOiqY&amp;#xA;22YiTra2kYMu1l1tQD30/bPm3wwYN0x18gb45AdQl1tp5j/sFB2T0FQ7R0nTNEV3j6o9feQzro1i&amp;#xA;OWA14Fm+Q8a1a8+Bvu/d/dMb2JY5uiPbhG/ktn4cqGU/er3pcvwCAAD//wMAUEsDBBQABgAIAAAA&amp;#xA;IQBAUIJzuAEAAMoDAAAOAAAAZHJzL2Uyb0RvYy54bWysU8tu2zAQvBfoPxC815IdIAgEyzk4aS9F&amp;#xA;G/TxAQy1lAjwBXJrSX/fJWXLRVMUaJHLio+d3dnhaH8/WcNOEJP2ruXbTc0ZOOk77fqWf//2/t0d&amp;#xA;ZwmF64TxDlo+Q+L3h7dv9mNoYOcHbzqIjIq41Iyh5QNiaKoqyQGsSBsfwNGl8tEKpG3sqy6Kkapb&amp;#xA;U+3q+rYafexC9BJSotOH5ZIfSn2lQOJnpRIgMy0nblhiLPE5x+qwF00fRRi0PNMQ/8HCCu2o6Vrq&amp;#xA;QaBgP6J+UcpqGX3yCjfS28orpSWUGWiabf3bNF8HEaDMQuKksMqUXq+s/HQ6uqdIMowhNSk8xTzF&amp;#xA;pKLNX+LHpiLWvIoFEzJJh7ubm9s7klRerqorLsSEH8BblhctTxiF7gc8eufoRXzcFq3E6WNC6kzA&amp;#xA;CyA3NS5HFNo8uo7hHMg2GLVwvYH8XpSeU6or4bLC2cAC/wKK6Y4oLm2Kl+BoIjsJcoGQEhxu10qU&amp;#xA;nWFKG7MC68Lvr8BzfoZC8dm/gFdE6ewdrmCrnY9/6o7ThbJa8i8KLHNnCZ59N5enLNKQYYpWZ3Nn&amp;#xA;R/66L/DrL3j4CQAA//8DAFBLAwQUAAYACAAAACEAbdLiSNoAAAAHAQAADwAAAGRycy9kb3ducmV2&amp;#xA;LnhtbEyPwU7DMBBE70j8g7WVuFGnkVqREKeqkOgRROEANzfe2lHjdRS7SeDrWcQBjrMzmn1TbWff&amp;#xA;iRGH2AZSsFpmIJCaYFqyCt5eH2/vQMSkyeguECr4xAjb+vqq0qUJE73geEhWcAnFUitwKfWllLFx&amp;#xA;6HVchh6JvVMYvE4sByvNoCcu953Ms2wjvW6JPzjd44PD5ny4eAXP9n30Oe1beSo+vvb2yZzdlJS6&amp;#xA;Wcy7exAJ5/QXhh98RoeamY7hQiaKTsG6yDnJ9/UKBPvFhqcdf7WsK/mfv/4GAAD//wMAUEsBAi0A&amp;#xA;FAAGAAgAAAAhALaDOJL+AAAA4QEAABMAAAAAAAAAAAAAAAAAAAAAAFtDb250ZW50X1R5cGVzXS54&amp;#xA;bWxQSwECLQAUAAYACAAAACEAOP0h/9YAAACUAQAACwAAAAAAAAAAAAAAAAAvAQAAX3JlbHMvLnJl&amp;#xA;bHNQSwECLQAUAAYACAAAACEAQFCCc7gBAADKAwAADgAAAAAAAAAAAAAAAAAuAgAAZHJzL2Uyb0Rv&amp;#xA;Yy54bWxQSwECLQAUAAYACAAAACEAbdLiSNoAAAAHAQAADwAAAAAAAAAAAAAAAAASBAAAZHJzL2Rv&amp;#xA;d25yZXYueG1sUEsFBgAAAAAEAAQA8wAAABkFAAAAAA==&amp;#xA;" strokecolor="#4472c4 [3204]" strokeweight=".5pt">
                <v:stroke endarrow="block" joinstyle="miter"/>
              </v:shape>
            </w:pict>
          </mc:Fallback>
        </mc:AlternateContent>
      </w:r>
      <w:r w:rsidRPr="000C0860">
        <w:rPr>
          <w:rFonts w:cstheme="minorHAnsi"/>
          <w:szCs w:val="24"/>
        </w:rPr>
        <w:t xml:space="preserve">Menu </w:t>
      </w:r>
      <w:r w:rsidRPr="000C0860">
        <w:rPr>
          <w:rFonts w:cstheme="minorHAnsi"/>
          <w:szCs w:val="24"/>
        </w:rPr>
        <w:tab/>
        <w:t xml:space="preserve">      Islamic Operation</w:t>
      </w:r>
      <w:r w:rsidRPr="000C0860">
        <w:rPr>
          <w:rFonts w:cstheme="minorHAnsi"/>
          <w:szCs w:val="24"/>
        </w:rPr>
        <w:tab/>
        <w:t xml:space="preserve">    Partial Settlement Principal Decrease          Principal Decrease Generated Bills</w:t>
      </w:r>
    </w:p>
    <w:p w14:paraId="23E7DA7B" w14:textId="2A436401" w:rsidR="001A0AA2" w:rsidRPr="000C0860" w:rsidRDefault="001A0AA2" w:rsidP="001A0AA2">
      <w:pPr>
        <w:jc w:val="both"/>
        <w:rPr>
          <w:rFonts w:cstheme="minorHAnsi"/>
          <w:szCs w:val="24"/>
        </w:rPr>
      </w:pPr>
      <w:r w:rsidRPr="000C0860">
        <w:rPr>
          <w:rFonts w:cstheme="minorHAnsi"/>
          <w:noProof/>
          <w:szCs w:val="24"/>
        </w:rPr>
        <w:drawing>
          <wp:inline distT="0" distB="0" distL="0" distR="0" wp14:anchorId="1C0A6EBF" wp14:editId="574748DD">
            <wp:extent cx="5468209" cy="3065783"/>
            <wp:effectExtent l="19050" t="19050" r="18415" b="20320"/>
            <wp:docPr id="345036519" name="Picture 5">
              <a:extLst xmlns:a="http://schemas.openxmlformats.org/drawingml/2006/main">
                <a:ext uri="{FF2B5EF4-FFF2-40B4-BE49-F238E27FC236}">
                  <a16:creationId xmlns:a16="http://schemas.microsoft.com/office/drawing/2014/main" id="{82AC2EC4-5A11-C94D-C484-E6A7D283C09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a:extLst>
                        <a:ext uri="{FF2B5EF4-FFF2-40B4-BE49-F238E27FC236}">
                          <a16:creationId xmlns:a16="http://schemas.microsoft.com/office/drawing/2014/main" id="{82AC2EC4-5A11-C94D-C484-E6A7D283C09B}"/>
                        </a:ext>
                      </a:extLst>
                    </pic:cNvPr>
                    <pic:cNvPicPr>
                      <a:picLocks noChangeAspect="1"/>
                    </pic:cNvPicPr>
                  </pic:nvPicPr>
                  <pic:blipFill rotWithShape="1">
                    <a:blip r:embed="rId161"/>
                    <a:srcRect l="2112" t="1545" r="5882" b="17144"/>
                    <a:stretch/>
                  </pic:blipFill>
                  <pic:spPr bwMode="auto">
                    <a:xfrm>
                      <a:off x="0" y="0"/>
                      <a:ext cx="5468464" cy="3065926"/>
                    </a:xfrm>
                    <a:prstGeom prst="rect">
                      <a:avLst/>
                    </a:prstGeom>
                    <a:ln>
                      <a:solidFill>
                        <a:schemeClr val="accent1"/>
                      </a:solidFill>
                    </a:ln>
                    <a:extLst>
                      <a:ext uri="{53640926-AAD7-44D8-BBD7-CCE9431645EC}">
                        <a14:shadowObscured xmlns:a14="http://schemas.microsoft.com/office/drawing/2010/main"/>
                      </a:ext>
                    </a:extLst>
                  </pic:spPr>
                </pic:pic>
              </a:graphicData>
            </a:graphic>
          </wp:inline>
        </w:drawing>
      </w:r>
    </w:p>
    <w:p w14:paraId="10B568C5" w14:textId="63B1586E" w:rsidR="001A0AA2" w:rsidRPr="000C0860" w:rsidRDefault="001A0AA2" w:rsidP="001A0AA2">
      <w:pPr>
        <w:rPr>
          <w:rFonts w:cstheme="minorHAnsi"/>
          <w:szCs w:val="24"/>
        </w:rPr>
      </w:pPr>
      <w:r w:rsidRPr="000C0860">
        <w:rPr>
          <w:rFonts w:cstheme="minorHAnsi"/>
          <w:szCs w:val="24"/>
        </w:rPr>
        <w:t>User will put the application ID</w:t>
      </w:r>
    </w:p>
    <w:p w14:paraId="1A80F701" w14:textId="08E6ED57" w:rsidR="001A0AA2" w:rsidRPr="000C0860" w:rsidRDefault="001A0AA2" w:rsidP="001A0AA2">
      <w:pPr>
        <w:rPr>
          <w:rFonts w:cstheme="minorHAnsi"/>
          <w:szCs w:val="24"/>
        </w:rPr>
      </w:pPr>
      <w:r w:rsidRPr="000C0860">
        <w:rPr>
          <w:rFonts w:cstheme="minorHAnsi"/>
          <w:noProof/>
          <w:szCs w:val="24"/>
        </w:rPr>
        <w:drawing>
          <wp:inline distT="0" distB="0" distL="0" distR="0" wp14:anchorId="64C317F4" wp14:editId="2B7AEB65">
            <wp:extent cx="5943600" cy="1102360"/>
            <wp:effectExtent l="19050" t="19050" r="19050" b="21590"/>
            <wp:docPr id="345036520" name="Picture 8">
              <a:extLst xmlns:a="http://schemas.openxmlformats.org/drawingml/2006/main">
                <a:ext uri="{FF2B5EF4-FFF2-40B4-BE49-F238E27FC236}">
                  <a16:creationId xmlns:a16="http://schemas.microsoft.com/office/drawing/2014/main" id="{A0EB8F4F-2ED3-0035-A20F-828E4277793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a:extLst>
                        <a:ext uri="{FF2B5EF4-FFF2-40B4-BE49-F238E27FC236}">
                          <a16:creationId xmlns:a16="http://schemas.microsoft.com/office/drawing/2014/main" id="{A0EB8F4F-2ED3-0035-A20F-828E4277793D}"/>
                        </a:ext>
                      </a:extLst>
                    </pic:cNvPr>
                    <pic:cNvPicPr>
                      <a:picLocks noChangeAspect="1"/>
                    </pic:cNvPicPr>
                  </pic:nvPicPr>
                  <pic:blipFill>
                    <a:blip r:embed="rId162"/>
                    <a:stretch>
                      <a:fillRect/>
                    </a:stretch>
                  </pic:blipFill>
                  <pic:spPr>
                    <a:xfrm>
                      <a:off x="0" y="0"/>
                      <a:ext cx="5943600" cy="1102360"/>
                    </a:xfrm>
                    <a:prstGeom prst="rect">
                      <a:avLst/>
                    </a:prstGeom>
                    <a:ln>
                      <a:solidFill>
                        <a:schemeClr val="accent1"/>
                      </a:solidFill>
                    </a:ln>
                  </pic:spPr>
                </pic:pic>
              </a:graphicData>
            </a:graphic>
          </wp:inline>
        </w:drawing>
      </w:r>
    </w:p>
    <w:p w14:paraId="6090A5FF" w14:textId="132830A6" w:rsidR="001A0AA2" w:rsidRPr="000C0860" w:rsidRDefault="001A0AA2" w:rsidP="001A0AA2">
      <w:pPr>
        <w:rPr>
          <w:rFonts w:cstheme="minorHAnsi"/>
          <w:szCs w:val="24"/>
        </w:rPr>
      </w:pPr>
      <w:r w:rsidRPr="000C0860">
        <w:rPr>
          <w:rFonts w:cstheme="minorHAnsi"/>
          <w:szCs w:val="24"/>
        </w:rPr>
        <w:t>Below window will open, User will click on the view icon</w:t>
      </w:r>
    </w:p>
    <w:p w14:paraId="283D102A" w14:textId="7FE005DA" w:rsidR="001A0AA2" w:rsidRPr="000C0860" w:rsidRDefault="001A0AA2" w:rsidP="001A0AA2">
      <w:pPr>
        <w:rPr>
          <w:rFonts w:cstheme="minorHAnsi"/>
          <w:szCs w:val="24"/>
        </w:rPr>
      </w:pPr>
      <w:r w:rsidRPr="000C0860">
        <w:rPr>
          <w:rFonts w:cstheme="minorHAnsi"/>
          <w:noProof/>
          <w:szCs w:val="24"/>
        </w:rPr>
        <w:drawing>
          <wp:inline distT="0" distB="0" distL="0" distR="0" wp14:anchorId="25A54FEB" wp14:editId="51F7B61F">
            <wp:extent cx="5943600" cy="445135"/>
            <wp:effectExtent l="19050" t="19050" r="19050" b="12065"/>
            <wp:docPr id="345036521" name="Picture 9">
              <a:extLst xmlns:a="http://schemas.openxmlformats.org/drawingml/2006/main">
                <a:ext uri="{FF2B5EF4-FFF2-40B4-BE49-F238E27FC236}">
                  <a16:creationId xmlns:a16="http://schemas.microsoft.com/office/drawing/2014/main" id="{02FC85F2-8FCF-F572-9235-89B9E40A497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9">
                      <a:extLst>
                        <a:ext uri="{FF2B5EF4-FFF2-40B4-BE49-F238E27FC236}">
                          <a16:creationId xmlns:a16="http://schemas.microsoft.com/office/drawing/2014/main" id="{02FC85F2-8FCF-F572-9235-89B9E40A4975}"/>
                        </a:ext>
                      </a:extLst>
                    </pic:cNvPr>
                    <pic:cNvPicPr>
                      <a:picLocks noChangeAspect="1"/>
                    </pic:cNvPicPr>
                  </pic:nvPicPr>
                  <pic:blipFill>
                    <a:blip r:embed="rId163"/>
                    <a:stretch>
                      <a:fillRect/>
                    </a:stretch>
                  </pic:blipFill>
                  <pic:spPr>
                    <a:xfrm>
                      <a:off x="0" y="0"/>
                      <a:ext cx="5943600" cy="445135"/>
                    </a:xfrm>
                    <a:prstGeom prst="rect">
                      <a:avLst/>
                    </a:prstGeom>
                    <a:ln>
                      <a:solidFill>
                        <a:schemeClr val="accent1"/>
                      </a:solidFill>
                    </a:ln>
                  </pic:spPr>
                </pic:pic>
              </a:graphicData>
            </a:graphic>
          </wp:inline>
        </w:drawing>
      </w:r>
    </w:p>
    <w:p w14:paraId="49A1DDA5" w14:textId="499B876E" w:rsidR="001A0AA2" w:rsidRPr="000C0860" w:rsidRDefault="001A0AA2" w:rsidP="001A0AA2">
      <w:pPr>
        <w:rPr>
          <w:rFonts w:cstheme="minorHAnsi"/>
          <w:szCs w:val="24"/>
        </w:rPr>
      </w:pPr>
      <w:r w:rsidRPr="000C0860">
        <w:rPr>
          <w:rFonts w:cstheme="minorHAnsi"/>
          <w:szCs w:val="24"/>
        </w:rPr>
        <w:t>Generated bill as below</w:t>
      </w:r>
    </w:p>
    <w:p w14:paraId="61C0DA3B" w14:textId="17C9D201" w:rsidR="001A0AA2" w:rsidRDefault="001A0AA2" w:rsidP="001A0AA2">
      <w:pPr>
        <w:rPr>
          <w:rFonts w:cstheme="minorHAnsi"/>
          <w:szCs w:val="24"/>
        </w:rPr>
      </w:pPr>
      <w:r w:rsidRPr="000C0860">
        <w:rPr>
          <w:rFonts w:cstheme="minorHAnsi"/>
          <w:noProof/>
          <w:szCs w:val="24"/>
        </w:rPr>
        <w:drawing>
          <wp:inline distT="0" distB="0" distL="0" distR="0" wp14:anchorId="2712B59B" wp14:editId="1C3200BA">
            <wp:extent cx="2816679" cy="2222105"/>
            <wp:effectExtent l="19050" t="19050" r="22225" b="26035"/>
            <wp:docPr id="345036522" name="Picture 10">
              <a:extLst xmlns:a="http://schemas.openxmlformats.org/drawingml/2006/main">
                <a:ext uri="{FF2B5EF4-FFF2-40B4-BE49-F238E27FC236}">
                  <a16:creationId xmlns:a16="http://schemas.microsoft.com/office/drawing/2014/main" id="{192DC703-0EE6-CB86-8639-610584303DE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0">
                      <a:extLst>
                        <a:ext uri="{FF2B5EF4-FFF2-40B4-BE49-F238E27FC236}">
                          <a16:creationId xmlns:a16="http://schemas.microsoft.com/office/drawing/2014/main" id="{192DC703-0EE6-CB86-8639-610584303DEB}"/>
                        </a:ext>
                      </a:extLst>
                    </pic:cNvPr>
                    <pic:cNvPicPr>
                      <a:picLocks noChangeAspect="1"/>
                    </pic:cNvPicPr>
                  </pic:nvPicPr>
                  <pic:blipFill rotWithShape="1">
                    <a:blip r:embed="rId164"/>
                    <a:srcRect r="48944" b="4339"/>
                    <a:stretch/>
                  </pic:blipFill>
                  <pic:spPr bwMode="auto">
                    <a:xfrm>
                      <a:off x="0" y="0"/>
                      <a:ext cx="2831180" cy="2233545"/>
                    </a:xfrm>
                    <a:prstGeom prst="rect">
                      <a:avLst/>
                    </a:prstGeom>
                    <a:ln>
                      <a:solidFill>
                        <a:schemeClr val="accent1"/>
                      </a:solidFill>
                    </a:ln>
                    <a:extLst>
                      <a:ext uri="{53640926-AAD7-44D8-BBD7-CCE9431645EC}">
                        <a14:shadowObscured xmlns:a14="http://schemas.microsoft.com/office/drawing/2010/main"/>
                      </a:ext>
                    </a:extLst>
                  </pic:spPr>
                </pic:pic>
              </a:graphicData>
            </a:graphic>
          </wp:inline>
        </w:drawing>
      </w:r>
    </w:p>
    <w:p w14:paraId="3E80FABA" w14:textId="35791F27" w:rsidR="001A0AA2" w:rsidRPr="000C0860" w:rsidRDefault="001A0AA2" w:rsidP="0027617E">
      <w:pPr>
        <w:jc w:val="both"/>
        <w:rPr>
          <w:rFonts w:cstheme="minorHAnsi"/>
          <w:szCs w:val="24"/>
        </w:rPr>
      </w:pPr>
      <w:r>
        <w:rPr>
          <w:rFonts w:cstheme="minorHAnsi"/>
          <w:szCs w:val="24"/>
        </w:rPr>
        <w:lastRenderedPageBreak/>
        <w:t>Through a service this is integrated with SADDAD. Like other processes, this process can also be integrated with servicing app.</w:t>
      </w:r>
    </w:p>
    <w:p w14:paraId="751F7D9F" w14:textId="6341CE2A" w:rsidR="001A0AA2" w:rsidRPr="000C0860" w:rsidRDefault="001A0AA2" w:rsidP="0027617E">
      <w:pPr>
        <w:jc w:val="both"/>
        <w:rPr>
          <w:rFonts w:cstheme="minorHAnsi"/>
          <w:szCs w:val="24"/>
        </w:rPr>
      </w:pPr>
      <w:r w:rsidRPr="000C0860">
        <w:rPr>
          <w:rFonts w:cstheme="minorHAnsi"/>
          <w:szCs w:val="24"/>
        </w:rPr>
        <w:t>User will make the funds available in customers repayment account as mentioned in early payoff section</w:t>
      </w:r>
    </w:p>
    <w:p w14:paraId="5423249D" w14:textId="01A7D8B4" w:rsidR="001A0AA2" w:rsidRPr="000C0860" w:rsidRDefault="001A0AA2" w:rsidP="0027617E">
      <w:pPr>
        <w:jc w:val="both"/>
        <w:rPr>
          <w:rFonts w:cstheme="minorHAnsi"/>
          <w:szCs w:val="24"/>
        </w:rPr>
      </w:pPr>
      <w:r w:rsidRPr="000C0860">
        <w:rPr>
          <w:rFonts w:cstheme="minorHAnsi"/>
          <w:szCs w:val="24"/>
        </w:rPr>
        <w:t>Once the funds are available in customer repayment account, user will initiate Principal Decrease payment as per below navigation</w:t>
      </w:r>
    </w:p>
    <w:p w14:paraId="63406B95" w14:textId="2C86508B" w:rsidR="001A0AA2" w:rsidRPr="000C0860" w:rsidRDefault="001A0AA2" w:rsidP="0027617E">
      <w:pPr>
        <w:jc w:val="both"/>
        <w:rPr>
          <w:rFonts w:cstheme="minorHAnsi"/>
          <w:szCs w:val="24"/>
        </w:rPr>
      </w:pPr>
      <w:r w:rsidRPr="000C0860">
        <w:rPr>
          <w:rFonts w:cstheme="minorHAnsi"/>
          <w:noProof/>
          <w:szCs w:val="24"/>
        </w:rPr>
        <mc:AlternateContent>
          <mc:Choice Requires="wps">
            <w:drawing>
              <wp:anchor distT="0" distB="0" distL="114300" distR="114300" simplePos="0" relativeHeight="251658307" behindDoc="0" locked="0" layoutInCell="1" allowOverlap="1" wp14:anchorId="55C55A89" wp14:editId="428B6831">
                <wp:simplePos x="0" y="0"/>
                <wp:positionH relativeFrom="column">
                  <wp:posOffset>4451985</wp:posOffset>
                </wp:positionH>
                <wp:positionV relativeFrom="paragraph">
                  <wp:posOffset>95250</wp:posOffset>
                </wp:positionV>
                <wp:extent cx="233680" cy="0"/>
                <wp:effectExtent l="0" t="76200" r="13970" b="95250"/>
                <wp:wrapNone/>
                <wp:docPr id="345036485" name="Straight Arrow Connector 345036485"/>
                <wp:cNvGraphicFramePr/>
                <a:graphic xmlns:a="http://schemas.openxmlformats.org/drawingml/2006/main">
                  <a:graphicData uri="http://schemas.microsoft.com/office/word/2010/wordprocessingShape">
                    <wps:wsp>
                      <wps:cNvCnPr/>
                      <wps:spPr>
                        <a:xfrm>
                          <a:off x="0" y="0"/>
                          <a:ext cx="23368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dtfl="http://schemas.microsoft.com/office/word/2024/wordml/sdtformatlock">
            <w:pict>
              <v:shape w14:anchorId="6AF8D064" id="Straight Arrow Connector 345036485" o:spid="_x0000_s1026" type="#_x0000_t32" style="position:absolute;margin-left:350.55pt;margin-top:7.5pt;width:18.4pt;height:0;z-index:251658307;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amp;#xA;90jcwfIWJU67QAgl6YK0S0CoHGBkTxKLZGx5TGhvj5O2G0SRWNoz/78nu9wcxkFMGNg6quQqL6RA&amp;#xA;0s5Y6ir5vt9lD1JwBDIwOMJKHpHlpr69KfdHjyxSmriSfYz+USnWPY7AufNIadK6MEJMx9ApD/oD&amp;#xA;OlTrorhX2lFEilmcO2RdNtjC5xDF9pCuTyYBB5bi6bQ4syoJ3g9WQ0ymaiLzg5KdCXlKLjvcW893&amp;#xA;SUOqXwnz5DrgnHtJTxOsQfEKIT7DmDSUCaxw7Rqn8787ZsmRM9e2VmPeBN4uqYvTtW7jvijg9N/y&amp;#xA;JsXecLq0q+WD6m8AAAD//wMAUEsDBBQABgAIAAAAIQA4/SH/1gAAAJQBAAALAAAAX3JlbHMvLnJl&amp;#xA;bHOkkMFqwzAMhu+DvYPRfXGawxijTi+j0GvpHsDYimMaW0Yy2fr2M4PBMnrbUb/Q94l/f/hMi1qR&amp;#xA;JVI2sOt6UJgd+ZiDgffL8ekFlFSbvV0oo4EbChzGx4f9GRdb25HMsYhqlCwG5lrLq9biZkxWOiqY&amp;#xA;22YiTra2kYMu1l1tQD30/bPm3wwYN0x18gb45AdQl1tp5j/sFB2T0FQ7R0nTNEV3j6o9feQzro1i&amp;#xA;OWA14Fm+Q8a1a8+Bvu/d/dMb2JY5uiPbhG/ktn4cqGU/er3pcvwCAAD//wMAUEsDBBQABgAIAAAA&amp;#xA;IQBAUIJzuAEAAMoDAAAOAAAAZHJzL2Uyb0RvYy54bWysU8tu2zAQvBfoPxC815IdIAgEyzk4aS9F&amp;#xA;G/TxAQy1lAjwBXJrSX/fJWXLRVMUaJHLio+d3dnhaH8/WcNOEJP2ruXbTc0ZOOk77fqWf//2/t0d&amp;#xA;ZwmF64TxDlo+Q+L3h7dv9mNoYOcHbzqIjIq41Iyh5QNiaKoqyQGsSBsfwNGl8tEKpG3sqy6Kkapb&amp;#xA;U+3q+rYafexC9BJSotOH5ZIfSn2lQOJnpRIgMy0nblhiLPE5x+qwF00fRRi0PNMQ/8HCCu2o6Vrq&amp;#xA;QaBgP6J+UcpqGX3yCjfS28orpSWUGWiabf3bNF8HEaDMQuKksMqUXq+s/HQ6uqdIMowhNSk8xTzF&amp;#xA;pKLNX+LHpiLWvIoFEzJJh7ubm9s7klRerqorLsSEH8BblhctTxiF7gc8eufoRXzcFq3E6WNC6kzA&amp;#xA;CyA3NS5HFNo8uo7hHMg2GLVwvYH8XpSeU6or4bLC2cAC/wKK6Y4oLm2Kl+BoIjsJcoGQEhxu10qU&amp;#xA;nWFKG7MC68Lvr8BzfoZC8dm/gFdE6ewdrmCrnY9/6o7ThbJa8i8KLHNnCZ59N5enLNKQYYpWZ3Nn&amp;#xA;R/66L/DrL3j4CQAA//8DAFBLAwQUAAYACAAAACEA+Yy6I9wAAAAJAQAADwAAAGRycy9kb3ducmV2&amp;#xA;LnhtbEyPwU7DMBBE70j8g7VI3KiTIggNcSqERI8gCge4ufHWjhqvo9hNAl/PIg7luDNPszPVevad&amp;#xA;GHGIbSAF+SIDgdQE05JV8P72dHUHIiZNRneBUMEXRljX52eVLk2Y6BXHbbKCQyiWWoFLqS+ljI1D&amp;#xA;r+Mi9Ejs7cPgdeJzsNIMeuJw38lllt1Kr1viD073+OiwOWyPXsGL/Rj9kjat3K8+vzf22RzclJS6&amp;#xA;vJgf7kEknNMJht/6XB1q7rQLRzJRdAqKLM8ZZeOGNzFQXBcrELs/QdaV/L+g/gEAAP//AwBQSwEC&amp;#xA;LQAUAAYACAAAACEAtoM4kv4AAADhAQAAEwAAAAAAAAAAAAAAAAAAAAAAW0NvbnRlbnRfVHlwZXNd&amp;#xA;LnhtbFBLAQItABQABgAIAAAAIQA4/SH/1gAAAJQBAAALAAAAAAAAAAAAAAAAAC8BAABfcmVscy8u&amp;#xA;cmVsc1BLAQItABQABgAIAAAAIQBAUIJzuAEAAMoDAAAOAAAAAAAAAAAAAAAAAC4CAABkcnMvZTJv&amp;#xA;RG9jLnhtbFBLAQItABQABgAIAAAAIQD5jLoj3AAAAAkBAAAPAAAAAAAAAAAAAAAAABIEAABkcnMv&amp;#xA;ZG93bnJldi54bWxQSwUGAAAAAAQABADzAAAAGwUAAAAA&amp;#xA;" strokecolor="#4472c4 [3204]" strokeweight=".5pt">
                <v:stroke endarrow="block" joinstyle="miter"/>
              </v:shape>
            </w:pict>
          </mc:Fallback>
        </mc:AlternateContent>
      </w:r>
      <w:r w:rsidRPr="000C0860">
        <w:rPr>
          <w:rFonts w:cstheme="minorHAnsi"/>
          <w:noProof/>
          <w:szCs w:val="24"/>
        </w:rPr>
        <mc:AlternateContent>
          <mc:Choice Requires="wps">
            <w:drawing>
              <wp:anchor distT="0" distB="0" distL="114300" distR="114300" simplePos="0" relativeHeight="251658308" behindDoc="0" locked="0" layoutInCell="1" allowOverlap="1" wp14:anchorId="1B6F2097" wp14:editId="1141F47C">
                <wp:simplePos x="0" y="0"/>
                <wp:positionH relativeFrom="column">
                  <wp:posOffset>1684057</wp:posOffset>
                </wp:positionH>
                <wp:positionV relativeFrom="paragraph">
                  <wp:posOffset>93345</wp:posOffset>
                </wp:positionV>
                <wp:extent cx="233680" cy="0"/>
                <wp:effectExtent l="0" t="76200" r="13970" b="95250"/>
                <wp:wrapNone/>
                <wp:docPr id="345036486" name="Straight Arrow Connector 345036486"/>
                <wp:cNvGraphicFramePr/>
                <a:graphic xmlns:a="http://schemas.openxmlformats.org/drawingml/2006/main">
                  <a:graphicData uri="http://schemas.microsoft.com/office/word/2010/wordprocessingShape">
                    <wps:wsp>
                      <wps:cNvCnPr/>
                      <wps:spPr>
                        <a:xfrm>
                          <a:off x="0" y="0"/>
                          <a:ext cx="23368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dtfl="http://schemas.microsoft.com/office/word/2024/wordml/sdtformatlock">
            <w:pict>
              <v:shape w14:anchorId="4A3CE8B5" id="Straight Arrow Connector 345036486" o:spid="_x0000_s1026" type="#_x0000_t32" style="position:absolute;margin-left:132.6pt;margin-top:7.35pt;width:18.4pt;height:0;z-index:2516583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amp;#xA;90jcwfIWJU67QAgl6YK0S0CoHGBkTxKLZGx5TGhvj5O2G0SRWNoz/78nu9wcxkFMGNg6quQqL6RA&amp;#xA;0s5Y6ir5vt9lD1JwBDIwOMJKHpHlpr69KfdHjyxSmriSfYz+USnWPY7AufNIadK6MEJMx9ApD/oD&amp;#xA;OlTrorhX2lFEilmcO2RdNtjC5xDF9pCuTyYBB5bi6bQ4syoJ3g9WQ0ymaiLzg5KdCXlKLjvcW893&amp;#xA;SUOqXwnz5DrgnHtJTxOsQfEKIT7DmDSUCaxw7Rqn8787ZsmRM9e2VmPeBN4uqYvTtW7jvijg9N/y&amp;#xA;JsXecLq0q+WD6m8AAAD//wMAUEsDBBQABgAIAAAAIQA4/SH/1gAAAJQBAAALAAAAX3JlbHMvLnJl&amp;#xA;bHOkkMFqwzAMhu+DvYPRfXGawxijTi+j0GvpHsDYimMaW0Yy2fr2M4PBMnrbUb/Q94l/f/hMi1qR&amp;#xA;JVI2sOt6UJgd+ZiDgffL8ekFlFSbvV0oo4EbChzGx4f9GRdb25HMsYhqlCwG5lrLq9biZkxWOiqY&amp;#xA;22YiTra2kYMu1l1tQD30/bPm3wwYN0x18gb45AdQl1tp5j/sFB2T0FQ7R0nTNEV3j6o9feQzro1i&amp;#xA;OWA14Fm+Q8a1a8+Bvu/d/dMb2JY5uiPbhG/ktn4cqGU/er3pcvwCAAD//wMAUEsDBBQABgAIAAAA&amp;#xA;IQBAUIJzuAEAAMoDAAAOAAAAZHJzL2Uyb0RvYy54bWysU8tu2zAQvBfoPxC815IdIAgEyzk4aS9F&amp;#xA;G/TxAQy1lAjwBXJrSX/fJWXLRVMUaJHLio+d3dnhaH8/WcNOEJP2ruXbTc0ZOOk77fqWf//2/t0d&amp;#xA;ZwmF64TxDlo+Q+L3h7dv9mNoYOcHbzqIjIq41Iyh5QNiaKoqyQGsSBsfwNGl8tEKpG3sqy6Kkapb&amp;#xA;U+3q+rYafexC9BJSotOH5ZIfSn2lQOJnpRIgMy0nblhiLPE5x+qwF00fRRi0PNMQ/8HCCu2o6Vrq&amp;#xA;QaBgP6J+UcpqGX3yCjfS28orpSWUGWiabf3bNF8HEaDMQuKksMqUXq+s/HQ6uqdIMowhNSk8xTzF&amp;#xA;pKLNX+LHpiLWvIoFEzJJh7ubm9s7klRerqorLsSEH8BblhctTxiF7gc8eufoRXzcFq3E6WNC6kzA&amp;#xA;CyA3NS5HFNo8uo7hHMg2GLVwvYH8XpSeU6or4bLC2cAC/wKK6Y4oLm2Kl+BoIjsJcoGQEhxu10qU&amp;#xA;nWFKG7MC68Lvr8BzfoZC8dm/gFdE6ewdrmCrnY9/6o7ThbJa8i8KLHNnCZ59N5enLNKQYYpWZ3Nn&amp;#xA;R/66L/DrL3j4CQAA//8DAFBLAwQUAAYACAAAACEAorffftwAAAAJAQAADwAAAGRycy9kb3ducmV2&amp;#xA;LnhtbEyPwU7DMBBE70j8g7VI3KiDgQIhToWQ6BFE4QA3N97aUeN1FLtJ4OtZxAGOO/M0O1Ot5tCJ&amp;#xA;EYfURtJwvihAIDXRtuQ0vL0+nt2ASNmQNV0k1PCJCVb18VFlShsnesFxk53gEEql0eBz7kspU+Mx&amp;#xA;mLSIPRJ7uzgEk/kcnLSDmTg8dFIVxVIG0xJ/8KbHB4/NfnMIGp7d+xgUrVu5u/34Wrsnu/dT1vr0&amp;#xA;ZL6/A5Fxzn8w/NTn6lBzp208kE2i06CWV4pRNi6vQTBwUSget/0VZF3J/wvqbwAAAP//AwBQSwEC&amp;#xA;LQAUAAYACAAAACEAtoM4kv4AAADhAQAAEwAAAAAAAAAAAAAAAAAAAAAAW0NvbnRlbnRfVHlwZXNd&amp;#xA;LnhtbFBLAQItABQABgAIAAAAIQA4/SH/1gAAAJQBAAALAAAAAAAAAAAAAAAAAC8BAABfcmVscy8u&amp;#xA;cmVsc1BLAQItABQABgAIAAAAIQBAUIJzuAEAAMoDAAAOAAAAAAAAAAAAAAAAAC4CAABkcnMvZTJv&amp;#xA;RG9jLnhtbFBLAQItABQABgAIAAAAIQCit99+3AAAAAkBAAAPAAAAAAAAAAAAAAAAABIEAABkcnMv&amp;#xA;ZG93bnJldi54bWxQSwUGAAAAAAQABADzAAAAGwUAAAAA&amp;#xA;" strokecolor="#4472c4 [3204]" strokeweight=".5pt">
                <v:stroke endarrow="block" joinstyle="miter"/>
              </v:shape>
            </w:pict>
          </mc:Fallback>
        </mc:AlternateContent>
      </w:r>
      <w:r w:rsidRPr="000C0860">
        <w:rPr>
          <w:rFonts w:cstheme="minorHAnsi"/>
          <w:noProof/>
          <w:szCs w:val="24"/>
        </w:rPr>
        <mc:AlternateContent>
          <mc:Choice Requires="wps">
            <w:drawing>
              <wp:anchor distT="0" distB="0" distL="114300" distR="114300" simplePos="0" relativeHeight="251658306" behindDoc="0" locked="0" layoutInCell="1" allowOverlap="1" wp14:anchorId="2A4CF24B" wp14:editId="64F7F864">
                <wp:simplePos x="0" y="0"/>
                <wp:positionH relativeFrom="column">
                  <wp:posOffset>375920</wp:posOffset>
                </wp:positionH>
                <wp:positionV relativeFrom="paragraph">
                  <wp:posOffset>95885</wp:posOffset>
                </wp:positionV>
                <wp:extent cx="233680" cy="0"/>
                <wp:effectExtent l="0" t="76200" r="13970" b="95250"/>
                <wp:wrapNone/>
                <wp:docPr id="345036487" name="Straight Arrow Connector 345036487"/>
                <wp:cNvGraphicFramePr/>
                <a:graphic xmlns:a="http://schemas.openxmlformats.org/drawingml/2006/main">
                  <a:graphicData uri="http://schemas.microsoft.com/office/word/2010/wordprocessingShape">
                    <wps:wsp>
                      <wps:cNvCnPr/>
                      <wps:spPr>
                        <a:xfrm>
                          <a:off x="0" y="0"/>
                          <a:ext cx="23368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dtfl="http://schemas.microsoft.com/office/word/2024/wordml/sdtformatlock">
            <w:pict>
              <v:shape w14:anchorId="26CC5F57" id="Straight Arrow Connector 345036487" o:spid="_x0000_s1026" type="#_x0000_t32" style="position:absolute;margin-left:29.6pt;margin-top:7.55pt;width:18.4pt;height:0;z-index:25165830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amp;#xA;90jcwfIWJU67QAgl6YK0S0CoHGBkTxKLZGx5TGhvj5O2G0SRWNoz/78nu9wcxkFMGNg6quQqL6RA&amp;#xA;0s5Y6ir5vt9lD1JwBDIwOMJKHpHlpr69KfdHjyxSmriSfYz+USnWPY7AufNIadK6MEJMx9ApD/oD&amp;#xA;OlTrorhX2lFEilmcO2RdNtjC5xDF9pCuTyYBB5bi6bQ4syoJ3g9WQ0ymaiLzg5KdCXlKLjvcW893&amp;#xA;SUOqXwnz5DrgnHtJTxOsQfEKIT7DmDSUCaxw7Rqn8787ZsmRM9e2VmPeBN4uqYvTtW7jvijg9N/y&amp;#xA;JsXecLq0q+WD6m8AAAD//wMAUEsDBBQABgAIAAAAIQA4/SH/1gAAAJQBAAALAAAAX3JlbHMvLnJl&amp;#xA;bHOkkMFqwzAMhu+DvYPRfXGawxijTi+j0GvpHsDYimMaW0Yy2fr2M4PBMnrbUb/Q94l/f/hMi1qR&amp;#xA;JVI2sOt6UJgd+ZiDgffL8ekFlFSbvV0oo4EbChzGx4f9GRdb25HMsYhqlCwG5lrLq9biZkxWOiqY&amp;#xA;22YiTra2kYMu1l1tQD30/bPm3wwYN0x18gb45AdQl1tp5j/sFB2T0FQ7R0nTNEV3j6o9feQzro1i&amp;#xA;OWA14Fm+Q8a1a8+Bvu/d/dMb2JY5uiPbhG/ktn4cqGU/er3pcvwCAAD//wMAUEsDBBQABgAIAAAA&amp;#xA;IQBAUIJzuAEAAMoDAAAOAAAAZHJzL2Uyb0RvYy54bWysU8tu2zAQvBfoPxC815IdIAgEyzk4aS9F&amp;#xA;G/TxAQy1lAjwBXJrSX/fJWXLRVMUaJHLio+d3dnhaH8/WcNOEJP2ruXbTc0ZOOk77fqWf//2/t0d&amp;#xA;ZwmF64TxDlo+Q+L3h7dv9mNoYOcHbzqIjIq41Iyh5QNiaKoqyQGsSBsfwNGl8tEKpG3sqy6Kkapb&amp;#xA;U+3q+rYafexC9BJSotOH5ZIfSn2lQOJnpRIgMy0nblhiLPE5x+qwF00fRRi0PNMQ/8HCCu2o6Vrq&amp;#xA;QaBgP6J+UcpqGX3yCjfS28orpSWUGWiabf3bNF8HEaDMQuKksMqUXq+s/HQ6uqdIMowhNSk8xTzF&amp;#xA;pKLNX+LHpiLWvIoFEzJJh7ubm9s7klRerqorLsSEH8BblhctTxiF7gc8eufoRXzcFq3E6WNC6kzA&amp;#xA;CyA3NS5HFNo8uo7hHMg2GLVwvYH8XpSeU6or4bLC2cAC/wKK6Y4oLm2Kl+BoIjsJcoGQEhxu10qU&amp;#xA;nWFKG7MC68Lvr8BzfoZC8dm/gFdE6ewdrmCrnY9/6o7ThbJa8i8KLHNnCZ59N5enLNKQYYpWZ3Nn&amp;#xA;R/66L/DrL3j4CQAA//8DAFBLAwQUAAYACAAAACEAbdLiSNoAAAAHAQAADwAAAGRycy9kb3ducmV2&amp;#xA;LnhtbEyPwU7DMBBE70j8g7WVuFGnkVqREKeqkOgRROEANzfe2lHjdRS7SeDrWcQBjrMzmn1TbWff&amp;#xA;iRGH2AZSsFpmIJCaYFqyCt5eH2/vQMSkyeguECr4xAjb+vqq0qUJE73geEhWcAnFUitwKfWllLFx&amp;#xA;6HVchh6JvVMYvE4sByvNoCcu953Ms2wjvW6JPzjd44PD5ny4eAXP9n30Oe1beSo+vvb2yZzdlJS6&amp;#xA;Wcy7exAJ5/QXhh98RoeamY7hQiaKTsG6yDnJ9/UKBPvFhqcdf7WsK/mfv/4GAAD//wMAUEsBAi0A&amp;#xA;FAAGAAgAAAAhALaDOJL+AAAA4QEAABMAAAAAAAAAAAAAAAAAAAAAAFtDb250ZW50X1R5cGVzXS54&amp;#xA;bWxQSwECLQAUAAYACAAAACEAOP0h/9YAAACUAQAACwAAAAAAAAAAAAAAAAAvAQAAX3JlbHMvLnJl&amp;#xA;bHNQSwECLQAUAAYACAAAACEAQFCCc7gBAADKAwAADgAAAAAAAAAAAAAAAAAuAgAAZHJzL2Uyb0Rv&amp;#xA;Yy54bWxQSwECLQAUAAYACAAAACEAbdLiSNoAAAAHAQAADwAAAAAAAAAAAAAAAAASBAAAZHJzL2Rv&amp;#xA;d25yZXYueG1sUEsFBgAAAAAEAAQA8wAAABkFAAAAAA==&amp;#xA;" strokecolor="#4472c4 [3204]" strokeweight=".5pt">
                <v:stroke endarrow="block" joinstyle="miter"/>
              </v:shape>
            </w:pict>
          </mc:Fallback>
        </mc:AlternateContent>
      </w:r>
      <w:r w:rsidRPr="000C0860">
        <w:rPr>
          <w:rFonts w:cstheme="minorHAnsi"/>
          <w:szCs w:val="24"/>
        </w:rPr>
        <w:t xml:space="preserve">Menu </w:t>
      </w:r>
      <w:r w:rsidRPr="000C0860">
        <w:rPr>
          <w:rFonts w:cstheme="minorHAnsi"/>
          <w:szCs w:val="24"/>
        </w:rPr>
        <w:tab/>
        <w:t xml:space="preserve">      Islamic Operation</w:t>
      </w:r>
      <w:r w:rsidRPr="000C0860">
        <w:rPr>
          <w:rFonts w:cstheme="minorHAnsi"/>
          <w:szCs w:val="24"/>
        </w:rPr>
        <w:tab/>
        <w:t xml:space="preserve">    Partial Settlement Principal Decrease   Partial Payment Principal Decrease Initiate</w:t>
      </w:r>
    </w:p>
    <w:p w14:paraId="396C1715" w14:textId="1CEC67D9" w:rsidR="001A0AA2" w:rsidRPr="000C0860" w:rsidRDefault="001A0AA2" w:rsidP="001A0AA2">
      <w:pPr>
        <w:jc w:val="both"/>
        <w:rPr>
          <w:rFonts w:cstheme="minorHAnsi"/>
          <w:szCs w:val="24"/>
        </w:rPr>
      </w:pPr>
      <w:r w:rsidRPr="000C0860">
        <w:rPr>
          <w:rFonts w:cstheme="minorHAnsi"/>
          <w:noProof/>
          <w:szCs w:val="24"/>
        </w:rPr>
        <w:drawing>
          <wp:inline distT="0" distB="0" distL="0" distR="0" wp14:anchorId="180109AB" wp14:editId="7ADCA9D4">
            <wp:extent cx="2926178" cy="1895624"/>
            <wp:effectExtent l="19050" t="19050" r="26670" b="28575"/>
            <wp:docPr id="345036523" name="Picture 11">
              <a:extLst xmlns:a="http://schemas.openxmlformats.org/drawingml/2006/main">
                <a:ext uri="{FF2B5EF4-FFF2-40B4-BE49-F238E27FC236}">
                  <a16:creationId xmlns:a16="http://schemas.microsoft.com/office/drawing/2014/main" id="{86B63C92-FAAE-BB27-459E-9DECCD8C566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1">
                      <a:extLst>
                        <a:ext uri="{FF2B5EF4-FFF2-40B4-BE49-F238E27FC236}">
                          <a16:creationId xmlns:a16="http://schemas.microsoft.com/office/drawing/2014/main" id="{86B63C92-FAAE-BB27-459E-9DECCD8C5669}"/>
                        </a:ext>
                      </a:extLst>
                    </pic:cNvPr>
                    <pic:cNvPicPr>
                      <a:picLocks noChangeAspect="1"/>
                    </pic:cNvPicPr>
                  </pic:nvPicPr>
                  <pic:blipFill rotWithShape="1">
                    <a:blip r:embed="rId165"/>
                    <a:srcRect l="24514" t="13955" r="26244" b="13185"/>
                    <a:stretch/>
                  </pic:blipFill>
                  <pic:spPr bwMode="auto">
                    <a:xfrm>
                      <a:off x="0" y="0"/>
                      <a:ext cx="2926710" cy="1895969"/>
                    </a:xfrm>
                    <a:prstGeom prst="rect">
                      <a:avLst/>
                    </a:prstGeom>
                    <a:ln>
                      <a:solidFill>
                        <a:schemeClr val="accent1"/>
                      </a:solidFill>
                    </a:ln>
                    <a:extLst>
                      <a:ext uri="{53640926-AAD7-44D8-BBD7-CCE9431645EC}">
                        <a14:shadowObscured xmlns:a14="http://schemas.microsoft.com/office/drawing/2010/main"/>
                      </a:ext>
                    </a:extLst>
                  </pic:spPr>
                </pic:pic>
              </a:graphicData>
            </a:graphic>
          </wp:inline>
        </w:drawing>
      </w:r>
    </w:p>
    <w:p w14:paraId="02BE6650" w14:textId="49F0832E" w:rsidR="001A0AA2" w:rsidRPr="000C0860" w:rsidRDefault="001A0AA2" w:rsidP="001A0AA2">
      <w:pPr>
        <w:jc w:val="both"/>
        <w:rPr>
          <w:rFonts w:cstheme="minorHAnsi"/>
          <w:szCs w:val="24"/>
        </w:rPr>
      </w:pPr>
      <w:r w:rsidRPr="000C0860">
        <w:rPr>
          <w:rFonts w:cstheme="minorHAnsi"/>
          <w:szCs w:val="24"/>
        </w:rPr>
        <w:t>User will enter the application id and then click on the edit icon</w:t>
      </w:r>
    </w:p>
    <w:p w14:paraId="5D67AAD5" w14:textId="68E1CCA1" w:rsidR="001A0AA2" w:rsidRPr="000C0860" w:rsidRDefault="001A0AA2" w:rsidP="001A0AA2">
      <w:pPr>
        <w:jc w:val="both"/>
        <w:rPr>
          <w:rFonts w:cstheme="minorHAnsi"/>
          <w:szCs w:val="24"/>
        </w:rPr>
      </w:pPr>
      <w:r w:rsidRPr="000C0860">
        <w:rPr>
          <w:rFonts w:cstheme="minorHAnsi"/>
          <w:noProof/>
          <w:szCs w:val="24"/>
        </w:rPr>
        <w:drawing>
          <wp:inline distT="0" distB="0" distL="0" distR="0" wp14:anchorId="7E6C1981" wp14:editId="141B74DC">
            <wp:extent cx="5943600" cy="538480"/>
            <wp:effectExtent l="19050" t="19050" r="19050" b="13970"/>
            <wp:docPr id="13" name="Picture 12">
              <a:extLst xmlns:a="http://schemas.openxmlformats.org/drawingml/2006/main">
                <a:ext uri="{FF2B5EF4-FFF2-40B4-BE49-F238E27FC236}">
                  <a16:creationId xmlns:a16="http://schemas.microsoft.com/office/drawing/2014/main" id="{DDC22FAB-33C8-C356-3787-99CC557DDBD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2">
                      <a:extLst>
                        <a:ext uri="{FF2B5EF4-FFF2-40B4-BE49-F238E27FC236}">
                          <a16:creationId xmlns:a16="http://schemas.microsoft.com/office/drawing/2014/main" id="{DDC22FAB-33C8-C356-3787-99CC557DDBDD}"/>
                        </a:ext>
                      </a:extLst>
                    </pic:cNvPr>
                    <pic:cNvPicPr>
                      <a:picLocks noChangeAspect="1"/>
                    </pic:cNvPicPr>
                  </pic:nvPicPr>
                  <pic:blipFill>
                    <a:blip r:embed="rId166"/>
                    <a:stretch>
                      <a:fillRect/>
                    </a:stretch>
                  </pic:blipFill>
                  <pic:spPr>
                    <a:xfrm>
                      <a:off x="0" y="0"/>
                      <a:ext cx="5943600" cy="538480"/>
                    </a:xfrm>
                    <a:prstGeom prst="rect">
                      <a:avLst/>
                    </a:prstGeom>
                    <a:ln>
                      <a:solidFill>
                        <a:schemeClr val="accent1"/>
                      </a:solidFill>
                    </a:ln>
                  </pic:spPr>
                </pic:pic>
              </a:graphicData>
            </a:graphic>
          </wp:inline>
        </w:drawing>
      </w:r>
    </w:p>
    <w:p w14:paraId="6D1187D1" w14:textId="3A26D109" w:rsidR="001A0AA2" w:rsidRPr="000C0860" w:rsidRDefault="001A0AA2" w:rsidP="001A0AA2">
      <w:pPr>
        <w:jc w:val="both"/>
        <w:rPr>
          <w:rFonts w:cstheme="minorHAnsi"/>
          <w:szCs w:val="24"/>
        </w:rPr>
      </w:pPr>
      <w:r w:rsidRPr="000C0860">
        <w:rPr>
          <w:rFonts w:cstheme="minorHAnsi"/>
          <w:szCs w:val="24"/>
        </w:rPr>
        <w:t>After that user will put the bill reference and then validate the activity</w:t>
      </w:r>
    </w:p>
    <w:p w14:paraId="549456FC" w14:textId="2C885FD3" w:rsidR="001A0AA2" w:rsidRPr="000C0860" w:rsidRDefault="001A0AA2" w:rsidP="001A0AA2">
      <w:pPr>
        <w:jc w:val="both"/>
        <w:rPr>
          <w:rFonts w:cstheme="minorHAnsi"/>
          <w:szCs w:val="24"/>
        </w:rPr>
      </w:pPr>
      <w:r w:rsidRPr="000C0860">
        <w:rPr>
          <w:rFonts w:cstheme="minorHAnsi"/>
          <w:noProof/>
          <w:szCs w:val="24"/>
        </w:rPr>
        <w:drawing>
          <wp:inline distT="0" distB="0" distL="0" distR="0" wp14:anchorId="7C5ECD4C" wp14:editId="5BF6D159">
            <wp:extent cx="5943600" cy="1421130"/>
            <wp:effectExtent l="19050" t="19050" r="19050" b="26670"/>
            <wp:docPr id="345036524" name="Picture 13">
              <a:extLst xmlns:a="http://schemas.openxmlformats.org/drawingml/2006/main">
                <a:ext uri="{FF2B5EF4-FFF2-40B4-BE49-F238E27FC236}">
                  <a16:creationId xmlns:a16="http://schemas.microsoft.com/office/drawing/2014/main" id="{A3F7A668-84A8-CD8D-D168-61D55580248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3">
                      <a:extLst>
                        <a:ext uri="{FF2B5EF4-FFF2-40B4-BE49-F238E27FC236}">
                          <a16:creationId xmlns:a16="http://schemas.microsoft.com/office/drawing/2014/main" id="{A3F7A668-84A8-CD8D-D168-61D55580248A}"/>
                        </a:ext>
                      </a:extLst>
                    </pic:cNvPr>
                    <pic:cNvPicPr>
                      <a:picLocks noChangeAspect="1"/>
                    </pic:cNvPicPr>
                  </pic:nvPicPr>
                  <pic:blipFill>
                    <a:blip r:embed="rId167"/>
                    <a:stretch>
                      <a:fillRect/>
                    </a:stretch>
                  </pic:blipFill>
                  <pic:spPr>
                    <a:xfrm>
                      <a:off x="0" y="0"/>
                      <a:ext cx="5943600" cy="1421130"/>
                    </a:xfrm>
                    <a:prstGeom prst="rect">
                      <a:avLst/>
                    </a:prstGeom>
                    <a:ln>
                      <a:solidFill>
                        <a:schemeClr val="accent1"/>
                      </a:solidFill>
                    </a:ln>
                  </pic:spPr>
                </pic:pic>
              </a:graphicData>
            </a:graphic>
          </wp:inline>
        </w:drawing>
      </w:r>
    </w:p>
    <w:p w14:paraId="59D9D757" w14:textId="0AB503E4" w:rsidR="001A0AA2" w:rsidRPr="000C0860" w:rsidRDefault="001A0AA2" w:rsidP="001A0AA2">
      <w:pPr>
        <w:jc w:val="both"/>
        <w:rPr>
          <w:rFonts w:cstheme="minorHAnsi"/>
          <w:szCs w:val="24"/>
        </w:rPr>
      </w:pPr>
      <w:r w:rsidRPr="000C0860">
        <w:rPr>
          <w:rFonts w:cstheme="minorHAnsi"/>
          <w:noProof/>
          <w:szCs w:val="24"/>
        </w:rPr>
        <w:drawing>
          <wp:inline distT="0" distB="0" distL="0" distR="0" wp14:anchorId="26CA1D2C" wp14:editId="32CDF2A8">
            <wp:extent cx="5943600" cy="1437005"/>
            <wp:effectExtent l="19050" t="19050" r="19050" b="10795"/>
            <wp:docPr id="345036525" name="Picture 14">
              <a:extLst xmlns:a="http://schemas.openxmlformats.org/drawingml/2006/main">
                <a:ext uri="{FF2B5EF4-FFF2-40B4-BE49-F238E27FC236}">
                  <a16:creationId xmlns:a16="http://schemas.microsoft.com/office/drawing/2014/main" id="{1DA52C3B-4B52-3945-C424-316D3C07492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4">
                      <a:extLst>
                        <a:ext uri="{FF2B5EF4-FFF2-40B4-BE49-F238E27FC236}">
                          <a16:creationId xmlns:a16="http://schemas.microsoft.com/office/drawing/2014/main" id="{1DA52C3B-4B52-3945-C424-316D3C074923}"/>
                        </a:ext>
                      </a:extLst>
                    </pic:cNvPr>
                    <pic:cNvPicPr>
                      <a:picLocks noChangeAspect="1"/>
                    </pic:cNvPicPr>
                  </pic:nvPicPr>
                  <pic:blipFill>
                    <a:blip r:embed="rId168"/>
                    <a:stretch>
                      <a:fillRect/>
                    </a:stretch>
                  </pic:blipFill>
                  <pic:spPr>
                    <a:xfrm>
                      <a:off x="0" y="0"/>
                      <a:ext cx="5943600" cy="1437005"/>
                    </a:xfrm>
                    <a:prstGeom prst="rect">
                      <a:avLst/>
                    </a:prstGeom>
                    <a:ln>
                      <a:solidFill>
                        <a:schemeClr val="accent1"/>
                      </a:solidFill>
                    </a:ln>
                  </pic:spPr>
                </pic:pic>
              </a:graphicData>
            </a:graphic>
          </wp:inline>
        </w:drawing>
      </w:r>
    </w:p>
    <w:p w14:paraId="0F949A5B" w14:textId="77777777" w:rsidR="00C876C9" w:rsidRDefault="00C876C9">
      <w:pPr>
        <w:rPr>
          <w:rFonts w:cstheme="minorHAnsi"/>
          <w:szCs w:val="24"/>
        </w:rPr>
      </w:pPr>
      <w:r>
        <w:rPr>
          <w:rFonts w:cstheme="minorHAnsi"/>
          <w:szCs w:val="24"/>
        </w:rPr>
        <w:br w:type="page"/>
      </w:r>
    </w:p>
    <w:p w14:paraId="1526FDA0" w14:textId="3849E46E" w:rsidR="001A0AA2" w:rsidRPr="000C0860" w:rsidRDefault="001A0AA2" w:rsidP="001A0AA2">
      <w:pPr>
        <w:jc w:val="both"/>
        <w:rPr>
          <w:rFonts w:cstheme="minorHAnsi"/>
          <w:szCs w:val="24"/>
        </w:rPr>
      </w:pPr>
      <w:r w:rsidRPr="000C0860">
        <w:rPr>
          <w:rFonts w:cstheme="minorHAnsi"/>
          <w:szCs w:val="24"/>
        </w:rPr>
        <w:lastRenderedPageBreak/>
        <w:t>And then commit the record.</w:t>
      </w:r>
    </w:p>
    <w:p w14:paraId="13DC8E83" w14:textId="016E1B2B" w:rsidR="001A0AA2" w:rsidRPr="000C0860" w:rsidRDefault="001A0AA2" w:rsidP="001A0AA2">
      <w:pPr>
        <w:jc w:val="both"/>
        <w:rPr>
          <w:rFonts w:cstheme="minorHAnsi"/>
          <w:szCs w:val="24"/>
        </w:rPr>
      </w:pPr>
      <w:r w:rsidRPr="000C0860">
        <w:rPr>
          <w:rFonts w:cstheme="minorHAnsi"/>
          <w:noProof/>
          <w:szCs w:val="24"/>
        </w:rPr>
        <w:drawing>
          <wp:inline distT="0" distB="0" distL="0" distR="0" wp14:anchorId="21E2F06C" wp14:editId="1A2E2D76">
            <wp:extent cx="5904230" cy="800100"/>
            <wp:effectExtent l="19050" t="19050" r="20320" b="19050"/>
            <wp:docPr id="345036526" name="Picture 15">
              <a:extLst xmlns:a="http://schemas.openxmlformats.org/drawingml/2006/main">
                <a:ext uri="{FF2B5EF4-FFF2-40B4-BE49-F238E27FC236}">
                  <a16:creationId xmlns:a16="http://schemas.microsoft.com/office/drawing/2014/main" id="{7D2FBE1A-2C35-9DC9-FEF7-1E6B228FB00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5">
                      <a:extLst>
                        <a:ext uri="{FF2B5EF4-FFF2-40B4-BE49-F238E27FC236}">
                          <a16:creationId xmlns:a16="http://schemas.microsoft.com/office/drawing/2014/main" id="{7D2FBE1A-2C35-9DC9-FEF7-1E6B228FB003}"/>
                        </a:ext>
                      </a:extLst>
                    </pic:cNvPr>
                    <pic:cNvPicPr>
                      <a:picLocks noChangeAspect="1"/>
                    </pic:cNvPicPr>
                  </pic:nvPicPr>
                  <pic:blipFill rotWithShape="1">
                    <a:blip r:embed="rId169"/>
                    <a:srcRect r="662"/>
                    <a:stretch/>
                  </pic:blipFill>
                  <pic:spPr bwMode="auto">
                    <a:xfrm>
                      <a:off x="0" y="0"/>
                      <a:ext cx="5904230" cy="800100"/>
                    </a:xfrm>
                    <a:prstGeom prst="rect">
                      <a:avLst/>
                    </a:prstGeom>
                    <a:ln>
                      <a:solidFill>
                        <a:schemeClr val="accent1"/>
                      </a:solidFill>
                    </a:ln>
                    <a:extLst>
                      <a:ext uri="{53640926-AAD7-44D8-BBD7-CCE9431645EC}">
                        <a14:shadowObscured xmlns:a14="http://schemas.microsoft.com/office/drawing/2010/main"/>
                      </a:ext>
                    </a:extLst>
                  </pic:spPr>
                </pic:pic>
              </a:graphicData>
            </a:graphic>
          </wp:inline>
        </w:drawing>
      </w:r>
    </w:p>
    <w:p w14:paraId="0F53F196" w14:textId="5660FAB4" w:rsidR="001A0AA2" w:rsidRPr="000C0860" w:rsidRDefault="001A0AA2" w:rsidP="001A0AA2">
      <w:pPr>
        <w:jc w:val="both"/>
        <w:rPr>
          <w:rFonts w:cstheme="minorHAnsi"/>
          <w:szCs w:val="24"/>
        </w:rPr>
      </w:pPr>
      <w:r w:rsidRPr="000C0860">
        <w:rPr>
          <w:rFonts w:cstheme="minorHAnsi"/>
          <w:szCs w:val="24"/>
        </w:rPr>
        <w:t>User will follow below navigation to commit the record from hold</w:t>
      </w:r>
    </w:p>
    <w:p w14:paraId="2267D199" w14:textId="103FBB05" w:rsidR="001A0AA2" w:rsidRPr="000C0860" w:rsidRDefault="00822537" w:rsidP="001A0AA2">
      <w:pPr>
        <w:jc w:val="both"/>
        <w:rPr>
          <w:rFonts w:cstheme="minorHAnsi"/>
          <w:szCs w:val="24"/>
        </w:rPr>
      </w:pPr>
      <w:r w:rsidRPr="000C0860">
        <w:rPr>
          <w:rFonts w:cstheme="minorHAnsi"/>
          <w:noProof/>
          <w:szCs w:val="24"/>
        </w:rPr>
        <mc:AlternateContent>
          <mc:Choice Requires="wps">
            <w:drawing>
              <wp:anchor distT="0" distB="0" distL="114300" distR="114300" simplePos="0" relativeHeight="251658311" behindDoc="0" locked="0" layoutInCell="1" allowOverlap="1" wp14:anchorId="651FA1B1" wp14:editId="321044A3">
                <wp:simplePos x="0" y="0"/>
                <wp:positionH relativeFrom="column">
                  <wp:posOffset>1722120</wp:posOffset>
                </wp:positionH>
                <wp:positionV relativeFrom="paragraph">
                  <wp:posOffset>93345</wp:posOffset>
                </wp:positionV>
                <wp:extent cx="233680" cy="0"/>
                <wp:effectExtent l="0" t="76200" r="13970" b="95250"/>
                <wp:wrapNone/>
                <wp:docPr id="345036489" name="Straight Arrow Connector 345036489"/>
                <wp:cNvGraphicFramePr/>
                <a:graphic xmlns:a="http://schemas.openxmlformats.org/drawingml/2006/main">
                  <a:graphicData uri="http://schemas.microsoft.com/office/word/2010/wordprocessingShape">
                    <wps:wsp>
                      <wps:cNvCnPr/>
                      <wps:spPr>
                        <a:xfrm>
                          <a:off x="0" y="0"/>
                          <a:ext cx="23368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dtfl="http://schemas.microsoft.com/office/word/2024/wordml/sdtformatlock">
            <w:pict>
              <v:shape w14:anchorId="30649CA5" id="Straight Arrow Connector 345036489" o:spid="_x0000_s1026" type="#_x0000_t32" style="position:absolute;margin-left:135.6pt;margin-top:7.35pt;width:18.4pt;height:0;z-index:251658311;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amp;#xA;90jcwfIWJU67QAgl6YK0S0CoHGBkTxKLZGx5TGhvj5O2G0SRWNoz/78nu9wcxkFMGNg6quQqL6RA&amp;#xA;0s5Y6ir5vt9lD1JwBDIwOMJKHpHlpr69KfdHjyxSmriSfYz+USnWPY7AufNIadK6MEJMx9ApD/oD&amp;#xA;OlTrorhX2lFEilmcO2RdNtjC5xDF9pCuTyYBB5bi6bQ4syoJ3g9WQ0ymaiLzg5KdCXlKLjvcW893&amp;#xA;SUOqXwnz5DrgnHtJTxOsQfEKIT7DmDSUCaxw7Rqn8787ZsmRM9e2VmPeBN4uqYvTtW7jvijg9N/y&amp;#xA;JsXecLq0q+WD6m8AAAD//wMAUEsDBBQABgAIAAAAIQA4/SH/1gAAAJQBAAALAAAAX3JlbHMvLnJl&amp;#xA;bHOkkMFqwzAMhu+DvYPRfXGawxijTi+j0GvpHsDYimMaW0Yy2fr2M4PBMnrbUb/Q94l/f/hMi1qR&amp;#xA;JVI2sOt6UJgd+ZiDgffL8ekFlFSbvV0oo4EbChzGx4f9GRdb25HMsYhqlCwG5lrLq9biZkxWOiqY&amp;#xA;22YiTra2kYMu1l1tQD30/bPm3wwYN0x18gb45AdQl1tp5j/sFB2T0FQ7R0nTNEV3j6o9feQzro1i&amp;#xA;OWA14Fm+Q8a1a8+Bvu/d/dMb2JY5uiPbhG/ktn4cqGU/er3pcvwCAAD//wMAUEsDBBQABgAIAAAA&amp;#xA;IQBAUIJzuAEAAMoDAAAOAAAAZHJzL2Uyb0RvYy54bWysU8tu2zAQvBfoPxC815IdIAgEyzk4aS9F&amp;#xA;G/TxAQy1lAjwBXJrSX/fJWXLRVMUaJHLio+d3dnhaH8/WcNOEJP2ruXbTc0ZOOk77fqWf//2/t0d&amp;#xA;ZwmF64TxDlo+Q+L3h7dv9mNoYOcHbzqIjIq41Iyh5QNiaKoqyQGsSBsfwNGl8tEKpG3sqy6Kkapb&amp;#xA;U+3q+rYafexC9BJSotOH5ZIfSn2lQOJnpRIgMy0nblhiLPE5x+qwF00fRRi0PNMQ/8HCCu2o6Vrq&amp;#xA;QaBgP6J+UcpqGX3yCjfS28orpSWUGWiabf3bNF8HEaDMQuKksMqUXq+s/HQ6uqdIMowhNSk8xTzF&amp;#xA;pKLNX+LHpiLWvIoFEzJJh7ubm9s7klRerqorLsSEH8BblhctTxiF7gc8eufoRXzcFq3E6WNC6kzA&amp;#xA;CyA3NS5HFNo8uo7hHMg2GLVwvYH8XpSeU6or4bLC2cAC/wKK6Y4oLm2Kl+BoIjsJcoGQEhxu10qU&amp;#xA;nWFKG7MC68Lvr8BzfoZC8dm/gFdE6ewdrmCrnY9/6o7ThbJa8i8KLHNnCZ59N5enLNKQYYpWZ3Nn&amp;#xA;R/66L/DrL3j4CQAA//8DAFBLAwQUAAYACAAAACEAEJUZ7NwAAAAJAQAADwAAAGRycy9kb3ducmV2&amp;#xA;LnhtbEyPwU7DMBBE70j8g7VI3KjTgGgb4lQIiR5BFA705sZbO2q8jmI3CXw9iziU4848zc6U68m3&amp;#xA;YsA+NoEUzGcZCKQ6mIasgo/355sliJg0Gd0GQgVfGGFdXV6UujBhpDcctskKDqFYaAUupa6QMtYO&amp;#xA;vY6z0CGxdwi914nP3krT65HDfSvzLLuXXjfEH5zu8MlhfdyevIJX+zn4nDaNPKx23xv7Yo5uTEpd&amp;#xA;X02PDyASTukMw299rg4Vd9qHE5koWgX5Yp4zysbdAgQDt9mSx+3/BFmV8v+C6gcAAP//AwBQSwEC&amp;#xA;LQAUAAYACAAAACEAtoM4kv4AAADhAQAAEwAAAAAAAAAAAAAAAAAAAAAAW0NvbnRlbnRfVHlwZXNd&amp;#xA;LnhtbFBLAQItABQABgAIAAAAIQA4/SH/1gAAAJQBAAALAAAAAAAAAAAAAAAAAC8BAABfcmVscy8u&amp;#xA;cmVsc1BLAQItABQABgAIAAAAIQBAUIJzuAEAAMoDAAAOAAAAAAAAAAAAAAAAAC4CAABkcnMvZTJv&amp;#xA;RG9jLnhtbFBLAQItABQABgAIAAAAIQAQlRns3AAAAAkBAAAPAAAAAAAAAAAAAAAAABIEAABkcnMv&amp;#xA;ZG93bnJldi54bWxQSwUGAAAAAAQABADzAAAAGwUAAAAA&amp;#xA;" strokecolor="#4472c4 [3204]" strokeweight=".5pt">
                <v:stroke endarrow="block" joinstyle="miter"/>
              </v:shape>
            </w:pict>
          </mc:Fallback>
        </mc:AlternateContent>
      </w:r>
      <w:r w:rsidR="001A0AA2" w:rsidRPr="000C0860">
        <w:rPr>
          <w:rFonts w:cstheme="minorHAnsi"/>
          <w:noProof/>
          <w:szCs w:val="24"/>
        </w:rPr>
        <mc:AlternateContent>
          <mc:Choice Requires="wps">
            <w:drawing>
              <wp:anchor distT="0" distB="0" distL="114300" distR="114300" simplePos="0" relativeHeight="251658310" behindDoc="0" locked="0" layoutInCell="1" allowOverlap="1" wp14:anchorId="7892D39E" wp14:editId="33CD46BD">
                <wp:simplePos x="0" y="0"/>
                <wp:positionH relativeFrom="column">
                  <wp:posOffset>4468495</wp:posOffset>
                </wp:positionH>
                <wp:positionV relativeFrom="paragraph">
                  <wp:posOffset>104775</wp:posOffset>
                </wp:positionV>
                <wp:extent cx="233680" cy="0"/>
                <wp:effectExtent l="0" t="76200" r="13970" b="95250"/>
                <wp:wrapNone/>
                <wp:docPr id="345036488" name="Straight Arrow Connector 345036488"/>
                <wp:cNvGraphicFramePr/>
                <a:graphic xmlns:a="http://schemas.openxmlformats.org/drawingml/2006/main">
                  <a:graphicData uri="http://schemas.microsoft.com/office/word/2010/wordprocessingShape">
                    <wps:wsp>
                      <wps:cNvCnPr/>
                      <wps:spPr>
                        <a:xfrm>
                          <a:off x="0" y="0"/>
                          <a:ext cx="23368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dtfl="http://schemas.microsoft.com/office/word/2024/wordml/sdtformatlock">
            <w:pict>
              <v:shape w14:anchorId="115C67E5" id="Straight Arrow Connector 345036488" o:spid="_x0000_s1026" type="#_x0000_t32" style="position:absolute;margin-left:351.85pt;margin-top:8.25pt;width:18.4pt;height:0;z-index:25165831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amp;#xA;90jcwfIWJU67QAgl6YK0S0CoHGBkTxKLZGx5TGhvj5O2G0SRWNoz/78nu9wcxkFMGNg6quQqL6RA&amp;#xA;0s5Y6ir5vt9lD1JwBDIwOMJKHpHlpr69KfdHjyxSmriSfYz+USnWPY7AufNIadK6MEJMx9ApD/oD&amp;#xA;OlTrorhX2lFEilmcO2RdNtjC5xDF9pCuTyYBB5bi6bQ4syoJ3g9WQ0ymaiLzg5KdCXlKLjvcW893&amp;#xA;SUOqXwnz5DrgnHtJTxOsQfEKIT7DmDSUCaxw7Rqn8787ZsmRM9e2VmPeBN4uqYvTtW7jvijg9N/y&amp;#xA;JsXecLq0q+WD6m8AAAD//wMAUEsDBBQABgAIAAAAIQA4/SH/1gAAAJQBAAALAAAAX3JlbHMvLnJl&amp;#xA;bHOkkMFqwzAMhu+DvYPRfXGawxijTi+j0GvpHsDYimMaW0Yy2fr2M4PBMnrbUb/Q94l/f/hMi1qR&amp;#xA;JVI2sOt6UJgd+ZiDgffL8ekFlFSbvV0oo4EbChzGx4f9GRdb25HMsYhqlCwG5lrLq9biZkxWOiqY&amp;#xA;22YiTra2kYMu1l1tQD30/bPm3wwYN0x18gb45AdQl1tp5j/sFB2T0FQ7R0nTNEV3j6o9feQzro1i&amp;#xA;OWA14Fm+Q8a1a8+Bvu/d/dMb2JY5uiPbhG/ktn4cqGU/er3pcvwCAAD//wMAUEsDBBQABgAIAAAA&amp;#xA;IQBAUIJzuAEAAMoDAAAOAAAAZHJzL2Uyb0RvYy54bWysU8tu2zAQvBfoPxC815IdIAgEyzk4aS9F&amp;#xA;G/TxAQy1lAjwBXJrSX/fJWXLRVMUaJHLio+d3dnhaH8/WcNOEJP2ruXbTc0ZOOk77fqWf//2/t0d&amp;#xA;ZwmF64TxDlo+Q+L3h7dv9mNoYOcHbzqIjIq41Iyh5QNiaKoqyQGsSBsfwNGl8tEKpG3sqy6Kkapb&amp;#xA;U+3q+rYafexC9BJSotOH5ZIfSn2lQOJnpRIgMy0nblhiLPE5x+qwF00fRRi0PNMQ/8HCCu2o6Vrq&amp;#xA;QaBgP6J+UcpqGX3yCjfS28orpSWUGWiabf3bNF8HEaDMQuKksMqUXq+s/HQ6uqdIMowhNSk8xTzF&amp;#xA;pKLNX+LHpiLWvIoFEzJJh7ubm9s7klRerqorLsSEH8BblhctTxiF7gc8eufoRXzcFq3E6WNC6kzA&amp;#xA;CyA3NS5HFNo8uo7hHMg2GLVwvYH8XpSeU6or4bLC2cAC/wKK6Y4oLm2Kl+BoIjsJcoGQEhxu10qU&amp;#xA;nWFKG7MC68Lvr8BzfoZC8dm/gFdE6ewdrmCrnY9/6o7ThbJa8i8KLHNnCZ59N5enLNKQYYpWZ3Nn&amp;#xA;R/66L/DrL3j4CQAA//8DAFBLAwQUAAYACAAAACEAX3/ZcN0AAAAJAQAADwAAAGRycy9kb3ducmV2&amp;#xA;LnhtbEyPQU/DMAyF70j8h8hI3FjKgBVK0wkhsSNog8N2yxovqdY4VZO1hV+PEQe42X5Pz98rl5Nv&amp;#xA;xYB9bAIpuJ5lIJDqYBqyCj7eX67uQcSkyeg2ECr4xAjL6vys1IUJI61x2CQrOIRioRW4lLpCylg7&amp;#xA;9DrOQofE2iH0XideeytNr0cO962cZ9lCet0Qf3C6w2eH9XFz8gre7Hbwc1o18vCw+1rZV3N0Y1Lq&amp;#xA;8mJ6egSRcEp/ZvjBZ3SomGkfTmSiaBXk2U3OVhYWdyDYkN9mPOx/D7Iq5f8G1TcAAAD//wMAUEsB&amp;#xA;Ai0AFAAGAAgAAAAhALaDOJL+AAAA4QEAABMAAAAAAAAAAAAAAAAAAAAAAFtDb250ZW50X1R5cGVz&amp;#xA;XS54bWxQSwECLQAUAAYACAAAACEAOP0h/9YAAACUAQAACwAAAAAAAAAAAAAAAAAvAQAAX3JlbHMv&amp;#xA;LnJlbHNQSwECLQAUAAYACAAAACEAQFCCc7gBAADKAwAADgAAAAAAAAAAAAAAAAAuAgAAZHJzL2Uy&amp;#xA;b0RvYy54bWxQSwECLQAUAAYACAAAACEAX3/ZcN0AAAAJAQAADwAAAAAAAAAAAAAAAAASBAAAZHJz&amp;#xA;L2Rvd25yZXYueG1sUEsFBgAAAAAEAAQA8wAAABwFAAAAAA==&amp;#xA;" strokecolor="#4472c4 [3204]" strokeweight=".5pt">
                <v:stroke endarrow="block" joinstyle="miter"/>
              </v:shape>
            </w:pict>
          </mc:Fallback>
        </mc:AlternateContent>
      </w:r>
      <w:r w:rsidR="001A0AA2" w:rsidRPr="000C0860">
        <w:rPr>
          <w:rFonts w:cstheme="minorHAnsi"/>
          <w:szCs w:val="24"/>
        </w:rPr>
        <w:t xml:space="preserve"> </w:t>
      </w:r>
      <w:r w:rsidR="001A0AA2" w:rsidRPr="000C0860">
        <w:rPr>
          <w:rFonts w:cstheme="minorHAnsi"/>
          <w:noProof/>
          <w:szCs w:val="24"/>
        </w:rPr>
        <mc:AlternateContent>
          <mc:Choice Requires="wps">
            <w:drawing>
              <wp:anchor distT="0" distB="0" distL="114300" distR="114300" simplePos="0" relativeHeight="251658309" behindDoc="0" locked="0" layoutInCell="1" allowOverlap="1" wp14:anchorId="309D10E1" wp14:editId="149D5392">
                <wp:simplePos x="0" y="0"/>
                <wp:positionH relativeFrom="column">
                  <wp:posOffset>375920</wp:posOffset>
                </wp:positionH>
                <wp:positionV relativeFrom="paragraph">
                  <wp:posOffset>95885</wp:posOffset>
                </wp:positionV>
                <wp:extent cx="233680" cy="0"/>
                <wp:effectExtent l="0" t="76200" r="13970" b="95250"/>
                <wp:wrapNone/>
                <wp:docPr id="345036490" name="Straight Arrow Connector 345036490"/>
                <wp:cNvGraphicFramePr/>
                <a:graphic xmlns:a="http://schemas.openxmlformats.org/drawingml/2006/main">
                  <a:graphicData uri="http://schemas.microsoft.com/office/word/2010/wordprocessingShape">
                    <wps:wsp>
                      <wps:cNvCnPr/>
                      <wps:spPr>
                        <a:xfrm>
                          <a:off x="0" y="0"/>
                          <a:ext cx="23368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dtfl="http://schemas.microsoft.com/office/word/2024/wordml/sdtformatlock">
            <w:pict>
              <v:shape w14:anchorId="0F0C20C5" id="Straight Arrow Connector 345036490" o:spid="_x0000_s1026" type="#_x0000_t32" style="position:absolute;margin-left:29.6pt;margin-top:7.55pt;width:18.4pt;height:0;z-index:251658309;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amp;#xA;90jcwfIWJU67QAgl6YK0S0CoHGBkTxKLZGx5TGhvj5O2G0SRWNoz/78nu9wcxkFMGNg6quQqL6RA&amp;#xA;0s5Y6ir5vt9lD1JwBDIwOMJKHpHlpr69KfdHjyxSmriSfYz+USnWPY7AufNIadK6MEJMx9ApD/oD&amp;#xA;OlTrorhX2lFEilmcO2RdNtjC5xDF9pCuTyYBB5bi6bQ4syoJ3g9WQ0ymaiLzg5KdCXlKLjvcW893&amp;#xA;SUOqXwnz5DrgnHtJTxOsQfEKIT7DmDSUCaxw7Rqn8787ZsmRM9e2VmPeBN4uqYvTtW7jvijg9N/y&amp;#xA;JsXecLq0q+WD6m8AAAD//wMAUEsDBBQABgAIAAAAIQA4/SH/1gAAAJQBAAALAAAAX3JlbHMvLnJl&amp;#xA;bHOkkMFqwzAMhu+DvYPRfXGawxijTi+j0GvpHsDYimMaW0Yy2fr2M4PBMnrbUb/Q94l/f/hMi1qR&amp;#xA;JVI2sOt6UJgd+ZiDgffL8ekFlFSbvV0oo4EbChzGx4f9GRdb25HMsYhqlCwG5lrLq9biZkxWOiqY&amp;#xA;22YiTra2kYMu1l1tQD30/bPm3wwYN0x18gb45AdQl1tp5j/sFB2T0FQ7R0nTNEV3j6o9feQzro1i&amp;#xA;OWA14Fm+Q8a1a8+Bvu/d/dMb2JY5uiPbhG/ktn4cqGU/er3pcvwCAAD//wMAUEsDBBQABgAIAAAA&amp;#xA;IQBAUIJzuAEAAMoDAAAOAAAAZHJzL2Uyb0RvYy54bWysU8tu2zAQvBfoPxC815IdIAgEyzk4aS9F&amp;#xA;G/TxAQy1lAjwBXJrSX/fJWXLRVMUaJHLio+d3dnhaH8/WcNOEJP2ruXbTc0ZOOk77fqWf//2/t0d&amp;#xA;ZwmF64TxDlo+Q+L3h7dv9mNoYOcHbzqIjIq41Iyh5QNiaKoqyQGsSBsfwNGl8tEKpG3sqy6Kkapb&amp;#xA;U+3q+rYafexC9BJSotOH5ZIfSn2lQOJnpRIgMy0nblhiLPE5x+qwF00fRRi0PNMQ/8HCCu2o6Vrq&amp;#xA;QaBgP6J+UcpqGX3yCjfS28orpSWUGWiabf3bNF8HEaDMQuKksMqUXq+s/HQ6uqdIMowhNSk8xTzF&amp;#xA;pKLNX+LHpiLWvIoFEzJJh7ubm9s7klRerqorLsSEH8BblhctTxiF7gc8eufoRXzcFq3E6WNC6kzA&amp;#xA;CyA3NS5HFNo8uo7hHMg2GLVwvYH8XpSeU6or4bLC2cAC/wKK6Y4oLm2Kl+BoIjsJcoGQEhxu10qU&amp;#xA;nWFKG7MC68Lvr8BzfoZC8dm/gFdE6ewdrmCrnY9/6o7ThbJa8i8KLHNnCZ59N5enLNKQYYpWZ3Nn&amp;#xA;R/66L/DrL3j4CQAA//8DAFBLAwQUAAYACAAAACEAbdLiSNoAAAAHAQAADwAAAGRycy9kb3ducmV2&amp;#xA;LnhtbEyPwU7DMBBE70j8g7WVuFGnkVqREKeqkOgRROEANzfe2lHjdRS7SeDrWcQBjrMzmn1TbWff&amp;#xA;iRGH2AZSsFpmIJCaYFqyCt5eH2/vQMSkyeguECr4xAjb+vqq0qUJE73geEhWcAnFUitwKfWllLFx&amp;#xA;6HVchh6JvVMYvE4sByvNoCcu953Ms2wjvW6JPzjd44PD5ny4eAXP9n30Oe1beSo+vvb2yZzdlJS6&amp;#xA;Wcy7exAJ5/QXhh98RoeamY7hQiaKTsG6yDnJ9/UKBPvFhqcdf7WsK/mfv/4GAAD//wMAUEsBAi0A&amp;#xA;FAAGAAgAAAAhALaDOJL+AAAA4QEAABMAAAAAAAAAAAAAAAAAAAAAAFtDb250ZW50X1R5cGVzXS54&amp;#xA;bWxQSwECLQAUAAYACAAAACEAOP0h/9YAAACUAQAACwAAAAAAAAAAAAAAAAAvAQAAX3JlbHMvLnJl&amp;#xA;bHNQSwECLQAUAAYACAAAACEAQFCCc7gBAADKAwAADgAAAAAAAAAAAAAAAAAuAgAAZHJzL2Uyb0Rv&amp;#xA;Yy54bWxQSwECLQAUAAYACAAAACEAbdLiSNoAAAAHAQAADwAAAAAAAAAAAAAAAAASBAAAZHJzL2Rv&amp;#xA;d25yZXYueG1sUEsFBgAAAAAEAAQA8wAAABkFAAAAAA==&amp;#xA;" strokecolor="#4472c4 [3204]" strokeweight=".5pt">
                <v:stroke endarrow="block" joinstyle="miter"/>
              </v:shape>
            </w:pict>
          </mc:Fallback>
        </mc:AlternateContent>
      </w:r>
      <w:r w:rsidR="001A0AA2" w:rsidRPr="000C0860">
        <w:rPr>
          <w:rFonts w:cstheme="minorHAnsi"/>
          <w:szCs w:val="24"/>
        </w:rPr>
        <w:t xml:space="preserve">Menu </w:t>
      </w:r>
      <w:r w:rsidR="001A0AA2" w:rsidRPr="000C0860">
        <w:rPr>
          <w:rFonts w:cstheme="minorHAnsi"/>
          <w:szCs w:val="24"/>
        </w:rPr>
        <w:tab/>
        <w:t xml:space="preserve">      Islamic Operation</w:t>
      </w:r>
      <w:r w:rsidR="001A0AA2" w:rsidRPr="000C0860">
        <w:rPr>
          <w:rFonts w:cstheme="minorHAnsi"/>
          <w:szCs w:val="24"/>
        </w:rPr>
        <w:tab/>
        <w:t xml:space="preserve">    Partial Settlement Principal Decrease          Partial Payment Principal Decrease on Hold</w:t>
      </w:r>
    </w:p>
    <w:p w14:paraId="03E0A6B7" w14:textId="0FA56833" w:rsidR="001A0AA2" w:rsidRPr="000C0860" w:rsidRDefault="001A0AA2" w:rsidP="001A0AA2">
      <w:pPr>
        <w:jc w:val="both"/>
        <w:rPr>
          <w:rFonts w:cstheme="minorHAnsi"/>
          <w:szCs w:val="24"/>
        </w:rPr>
      </w:pPr>
      <w:r w:rsidRPr="000C0860">
        <w:rPr>
          <w:rFonts w:cstheme="minorHAnsi"/>
          <w:noProof/>
          <w:szCs w:val="24"/>
        </w:rPr>
        <w:drawing>
          <wp:inline distT="0" distB="0" distL="0" distR="0" wp14:anchorId="729BB49E" wp14:editId="5A6D1486">
            <wp:extent cx="4845415" cy="2658035"/>
            <wp:effectExtent l="19050" t="19050" r="12700" b="28575"/>
            <wp:docPr id="345036527" name="Picture 16">
              <a:extLst xmlns:a="http://schemas.openxmlformats.org/drawingml/2006/main">
                <a:ext uri="{FF2B5EF4-FFF2-40B4-BE49-F238E27FC236}">
                  <a16:creationId xmlns:a16="http://schemas.microsoft.com/office/drawing/2014/main" id="{03C91C85-1908-0FB9-E4A2-312C6230A8B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6">
                      <a:extLst>
                        <a:ext uri="{FF2B5EF4-FFF2-40B4-BE49-F238E27FC236}">
                          <a16:creationId xmlns:a16="http://schemas.microsoft.com/office/drawing/2014/main" id="{03C91C85-1908-0FB9-E4A2-312C6230A8B2}"/>
                        </a:ext>
                      </a:extLst>
                    </pic:cNvPr>
                    <pic:cNvPicPr>
                      <a:picLocks noChangeAspect="1"/>
                    </pic:cNvPicPr>
                  </pic:nvPicPr>
                  <pic:blipFill rotWithShape="1">
                    <a:blip r:embed="rId170"/>
                    <a:srcRect l="1961" t="1527" r="3318" b="17508"/>
                    <a:stretch/>
                  </pic:blipFill>
                  <pic:spPr bwMode="auto">
                    <a:xfrm>
                      <a:off x="0" y="0"/>
                      <a:ext cx="4846422" cy="2658587"/>
                    </a:xfrm>
                    <a:prstGeom prst="rect">
                      <a:avLst/>
                    </a:prstGeom>
                    <a:ln>
                      <a:solidFill>
                        <a:schemeClr val="accent1"/>
                      </a:solidFill>
                    </a:ln>
                    <a:extLst>
                      <a:ext uri="{53640926-AAD7-44D8-BBD7-CCE9431645EC}">
                        <a14:shadowObscured xmlns:a14="http://schemas.microsoft.com/office/drawing/2010/main"/>
                      </a:ext>
                    </a:extLst>
                  </pic:spPr>
                </pic:pic>
              </a:graphicData>
            </a:graphic>
          </wp:inline>
        </w:drawing>
      </w:r>
    </w:p>
    <w:p w14:paraId="5C685C92" w14:textId="733C0E26" w:rsidR="001A0AA2" w:rsidRPr="000C0860" w:rsidRDefault="001A0AA2" w:rsidP="001A0AA2">
      <w:pPr>
        <w:jc w:val="both"/>
        <w:rPr>
          <w:rFonts w:cstheme="minorHAnsi"/>
          <w:szCs w:val="24"/>
        </w:rPr>
      </w:pPr>
      <w:r w:rsidRPr="000C0860">
        <w:rPr>
          <w:rFonts w:cstheme="minorHAnsi"/>
          <w:szCs w:val="24"/>
        </w:rPr>
        <w:t>User will put the application id and click to find icon</w:t>
      </w:r>
    </w:p>
    <w:p w14:paraId="2AB43FAE" w14:textId="0040FE15" w:rsidR="001A0AA2" w:rsidRPr="000C0860" w:rsidRDefault="001A0AA2" w:rsidP="001A0AA2">
      <w:pPr>
        <w:jc w:val="both"/>
        <w:rPr>
          <w:rFonts w:cstheme="minorHAnsi"/>
          <w:szCs w:val="24"/>
        </w:rPr>
      </w:pPr>
      <w:r w:rsidRPr="000C0860">
        <w:rPr>
          <w:rFonts w:cstheme="minorHAnsi"/>
          <w:noProof/>
          <w:szCs w:val="24"/>
        </w:rPr>
        <w:drawing>
          <wp:inline distT="0" distB="0" distL="0" distR="0" wp14:anchorId="25B92DBA" wp14:editId="4C1BF244">
            <wp:extent cx="5943600" cy="795020"/>
            <wp:effectExtent l="19050" t="19050" r="19050" b="24130"/>
            <wp:docPr id="345036528" name="Picture 17">
              <a:extLst xmlns:a="http://schemas.openxmlformats.org/drawingml/2006/main">
                <a:ext uri="{FF2B5EF4-FFF2-40B4-BE49-F238E27FC236}">
                  <a16:creationId xmlns:a16="http://schemas.microsoft.com/office/drawing/2014/main" id="{4C9FAFB6-4C9B-4D32-77C4-57946879CEC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7">
                      <a:extLst>
                        <a:ext uri="{FF2B5EF4-FFF2-40B4-BE49-F238E27FC236}">
                          <a16:creationId xmlns:a16="http://schemas.microsoft.com/office/drawing/2014/main" id="{4C9FAFB6-4C9B-4D32-77C4-57946879CECF}"/>
                        </a:ext>
                      </a:extLst>
                    </pic:cNvPr>
                    <pic:cNvPicPr>
                      <a:picLocks noChangeAspect="1"/>
                    </pic:cNvPicPr>
                  </pic:nvPicPr>
                  <pic:blipFill>
                    <a:blip r:embed="rId171"/>
                    <a:stretch>
                      <a:fillRect/>
                    </a:stretch>
                  </pic:blipFill>
                  <pic:spPr>
                    <a:xfrm>
                      <a:off x="0" y="0"/>
                      <a:ext cx="5943600" cy="795020"/>
                    </a:xfrm>
                    <a:prstGeom prst="rect">
                      <a:avLst/>
                    </a:prstGeom>
                    <a:ln>
                      <a:solidFill>
                        <a:schemeClr val="accent1"/>
                      </a:solidFill>
                    </a:ln>
                  </pic:spPr>
                </pic:pic>
              </a:graphicData>
            </a:graphic>
          </wp:inline>
        </w:drawing>
      </w:r>
    </w:p>
    <w:p w14:paraId="5FFBCC9A" w14:textId="7A4B63D7" w:rsidR="001A0AA2" w:rsidRPr="000C0860" w:rsidRDefault="001A0AA2" w:rsidP="001A0AA2">
      <w:pPr>
        <w:jc w:val="both"/>
        <w:rPr>
          <w:rFonts w:cstheme="minorHAnsi"/>
          <w:szCs w:val="24"/>
        </w:rPr>
      </w:pPr>
      <w:r w:rsidRPr="000C0860">
        <w:rPr>
          <w:rFonts w:cstheme="minorHAnsi"/>
          <w:szCs w:val="24"/>
        </w:rPr>
        <w:t>Below window will open, then user will click on the view icon to commit</w:t>
      </w:r>
    </w:p>
    <w:p w14:paraId="59E51A58" w14:textId="0F5554FF" w:rsidR="001A0AA2" w:rsidRPr="000C0860" w:rsidRDefault="001A0AA2" w:rsidP="001A0AA2">
      <w:pPr>
        <w:jc w:val="both"/>
        <w:rPr>
          <w:rFonts w:cstheme="minorHAnsi"/>
          <w:szCs w:val="24"/>
        </w:rPr>
      </w:pPr>
      <w:r w:rsidRPr="000C0860">
        <w:rPr>
          <w:rFonts w:cstheme="minorHAnsi"/>
          <w:noProof/>
          <w:szCs w:val="24"/>
        </w:rPr>
        <w:drawing>
          <wp:inline distT="0" distB="0" distL="0" distR="0" wp14:anchorId="6729EF4C" wp14:editId="4ECE1338">
            <wp:extent cx="5943600" cy="365125"/>
            <wp:effectExtent l="19050" t="19050" r="19050" b="15875"/>
            <wp:docPr id="345036529" name="Picture 18">
              <a:extLst xmlns:a="http://schemas.openxmlformats.org/drawingml/2006/main">
                <a:ext uri="{FF2B5EF4-FFF2-40B4-BE49-F238E27FC236}">
                  <a16:creationId xmlns:a16="http://schemas.microsoft.com/office/drawing/2014/main" id="{F2A9EFC5-39C3-2466-1F60-0518F5761B4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8">
                      <a:extLst>
                        <a:ext uri="{FF2B5EF4-FFF2-40B4-BE49-F238E27FC236}">
                          <a16:creationId xmlns:a16="http://schemas.microsoft.com/office/drawing/2014/main" id="{F2A9EFC5-39C3-2466-1F60-0518F5761B48}"/>
                        </a:ext>
                      </a:extLst>
                    </pic:cNvPr>
                    <pic:cNvPicPr>
                      <a:picLocks noChangeAspect="1"/>
                    </pic:cNvPicPr>
                  </pic:nvPicPr>
                  <pic:blipFill>
                    <a:blip r:embed="rId172"/>
                    <a:stretch>
                      <a:fillRect/>
                    </a:stretch>
                  </pic:blipFill>
                  <pic:spPr>
                    <a:xfrm>
                      <a:off x="0" y="0"/>
                      <a:ext cx="5943600" cy="365125"/>
                    </a:xfrm>
                    <a:prstGeom prst="rect">
                      <a:avLst/>
                    </a:prstGeom>
                    <a:ln>
                      <a:solidFill>
                        <a:schemeClr val="accent1"/>
                      </a:solidFill>
                    </a:ln>
                  </pic:spPr>
                </pic:pic>
              </a:graphicData>
            </a:graphic>
          </wp:inline>
        </w:drawing>
      </w:r>
    </w:p>
    <w:p w14:paraId="36EEDDC0" w14:textId="77777777" w:rsidR="00C876C9" w:rsidRDefault="00C876C9">
      <w:pPr>
        <w:rPr>
          <w:rFonts w:cstheme="minorHAnsi"/>
          <w:szCs w:val="24"/>
        </w:rPr>
      </w:pPr>
      <w:r>
        <w:rPr>
          <w:rFonts w:cstheme="minorHAnsi"/>
          <w:szCs w:val="24"/>
        </w:rPr>
        <w:br w:type="page"/>
      </w:r>
    </w:p>
    <w:p w14:paraId="4530791C" w14:textId="3EED901D" w:rsidR="001A0AA2" w:rsidRPr="000C0860" w:rsidRDefault="001A0AA2" w:rsidP="001A0AA2">
      <w:pPr>
        <w:jc w:val="both"/>
        <w:rPr>
          <w:rFonts w:cstheme="minorHAnsi"/>
          <w:szCs w:val="24"/>
        </w:rPr>
      </w:pPr>
      <w:r w:rsidRPr="000C0860">
        <w:rPr>
          <w:rFonts w:cstheme="minorHAnsi"/>
          <w:szCs w:val="24"/>
        </w:rPr>
        <w:lastRenderedPageBreak/>
        <w:t>User will validate and commit the record.</w:t>
      </w:r>
    </w:p>
    <w:p w14:paraId="6FA30A86" w14:textId="2A1F2264" w:rsidR="001A0AA2" w:rsidRPr="000C0860" w:rsidRDefault="001A0AA2" w:rsidP="001A0AA2">
      <w:pPr>
        <w:jc w:val="both"/>
        <w:rPr>
          <w:rFonts w:cstheme="minorHAnsi"/>
          <w:szCs w:val="24"/>
        </w:rPr>
      </w:pPr>
      <w:r w:rsidRPr="000C0860">
        <w:rPr>
          <w:rFonts w:cstheme="minorHAnsi"/>
          <w:noProof/>
          <w:szCs w:val="24"/>
        </w:rPr>
        <w:drawing>
          <wp:inline distT="0" distB="0" distL="0" distR="0" wp14:anchorId="52C438AA" wp14:editId="4CBEAC1F">
            <wp:extent cx="5943600" cy="1066165"/>
            <wp:effectExtent l="19050" t="19050" r="19050" b="19685"/>
            <wp:docPr id="345036530" name="Picture 19">
              <a:extLst xmlns:a="http://schemas.openxmlformats.org/drawingml/2006/main">
                <a:ext uri="{FF2B5EF4-FFF2-40B4-BE49-F238E27FC236}">
                  <a16:creationId xmlns:a16="http://schemas.microsoft.com/office/drawing/2014/main" id="{D36A30FF-3F9B-BFB5-C5A6-9EC89B8AE01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19">
                      <a:extLst>
                        <a:ext uri="{FF2B5EF4-FFF2-40B4-BE49-F238E27FC236}">
                          <a16:creationId xmlns:a16="http://schemas.microsoft.com/office/drawing/2014/main" id="{D36A30FF-3F9B-BFB5-C5A6-9EC89B8AE01B}"/>
                        </a:ext>
                      </a:extLst>
                    </pic:cNvPr>
                    <pic:cNvPicPr>
                      <a:picLocks noChangeAspect="1"/>
                    </pic:cNvPicPr>
                  </pic:nvPicPr>
                  <pic:blipFill>
                    <a:blip r:embed="rId173"/>
                    <a:stretch>
                      <a:fillRect/>
                    </a:stretch>
                  </pic:blipFill>
                  <pic:spPr>
                    <a:xfrm>
                      <a:off x="0" y="0"/>
                      <a:ext cx="5943600" cy="1066165"/>
                    </a:xfrm>
                    <a:prstGeom prst="rect">
                      <a:avLst/>
                    </a:prstGeom>
                    <a:ln>
                      <a:solidFill>
                        <a:schemeClr val="accent1"/>
                      </a:solidFill>
                    </a:ln>
                  </pic:spPr>
                </pic:pic>
              </a:graphicData>
            </a:graphic>
          </wp:inline>
        </w:drawing>
      </w:r>
      <w:r w:rsidRPr="000C0860">
        <w:rPr>
          <w:rFonts w:cstheme="minorHAnsi"/>
          <w:noProof/>
          <w:szCs w:val="24"/>
        </w:rPr>
        <w:t xml:space="preserve"> </w:t>
      </w:r>
      <w:r w:rsidRPr="000C0860">
        <w:rPr>
          <w:rFonts w:cstheme="minorHAnsi"/>
          <w:noProof/>
          <w:szCs w:val="24"/>
        </w:rPr>
        <w:drawing>
          <wp:inline distT="0" distB="0" distL="0" distR="0" wp14:anchorId="49DDFD59" wp14:editId="644D223C">
            <wp:extent cx="5943600" cy="968375"/>
            <wp:effectExtent l="19050" t="19050" r="19050" b="22225"/>
            <wp:docPr id="345036532" name="Picture 20">
              <a:extLst xmlns:a="http://schemas.openxmlformats.org/drawingml/2006/main">
                <a:ext uri="{FF2B5EF4-FFF2-40B4-BE49-F238E27FC236}">
                  <a16:creationId xmlns:a16="http://schemas.microsoft.com/office/drawing/2014/main" id="{84B4F680-77A3-1EE4-C42D-27A1903BC7B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0">
                      <a:extLst>
                        <a:ext uri="{FF2B5EF4-FFF2-40B4-BE49-F238E27FC236}">
                          <a16:creationId xmlns:a16="http://schemas.microsoft.com/office/drawing/2014/main" id="{84B4F680-77A3-1EE4-C42D-27A1903BC7B8}"/>
                        </a:ext>
                      </a:extLst>
                    </pic:cNvPr>
                    <pic:cNvPicPr>
                      <a:picLocks noChangeAspect="1"/>
                    </pic:cNvPicPr>
                  </pic:nvPicPr>
                  <pic:blipFill>
                    <a:blip r:embed="rId174"/>
                    <a:stretch>
                      <a:fillRect/>
                    </a:stretch>
                  </pic:blipFill>
                  <pic:spPr>
                    <a:xfrm>
                      <a:off x="0" y="0"/>
                      <a:ext cx="5943600" cy="968375"/>
                    </a:xfrm>
                    <a:prstGeom prst="rect">
                      <a:avLst/>
                    </a:prstGeom>
                    <a:ln>
                      <a:solidFill>
                        <a:schemeClr val="accent1"/>
                      </a:solidFill>
                    </a:ln>
                  </pic:spPr>
                </pic:pic>
              </a:graphicData>
            </a:graphic>
          </wp:inline>
        </w:drawing>
      </w:r>
    </w:p>
    <w:p w14:paraId="5CD7B156" w14:textId="7FBC931B" w:rsidR="001A0AA2" w:rsidRPr="000C0860" w:rsidRDefault="001A0AA2" w:rsidP="001A0AA2">
      <w:pPr>
        <w:jc w:val="both"/>
        <w:rPr>
          <w:rFonts w:cstheme="minorHAnsi"/>
          <w:szCs w:val="24"/>
        </w:rPr>
      </w:pPr>
      <w:r w:rsidRPr="000C0860">
        <w:rPr>
          <w:rFonts w:cstheme="minorHAnsi"/>
          <w:szCs w:val="24"/>
        </w:rPr>
        <w:t>Now the authorizer will authorize the record by following below navigation</w:t>
      </w:r>
    </w:p>
    <w:p w14:paraId="59BB176B" w14:textId="4042CDB4" w:rsidR="001A0AA2" w:rsidRPr="000C0860" w:rsidRDefault="00822537" w:rsidP="001A0AA2">
      <w:pPr>
        <w:jc w:val="both"/>
        <w:rPr>
          <w:rFonts w:cstheme="minorHAnsi"/>
          <w:szCs w:val="24"/>
        </w:rPr>
      </w:pPr>
      <w:r w:rsidRPr="000C0860">
        <w:rPr>
          <w:rFonts w:cstheme="minorHAnsi"/>
          <w:noProof/>
          <w:szCs w:val="24"/>
        </w:rPr>
        <mc:AlternateContent>
          <mc:Choice Requires="wps">
            <w:drawing>
              <wp:anchor distT="0" distB="0" distL="114300" distR="114300" simplePos="0" relativeHeight="251658313" behindDoc="0" locked="0" layoutInCell="1" allowOverlap="1" wp14:anchorId="65AF0224" wp14:editId="597A9008">
                <wp:simplePos x="0" y="0"/>
                <wp:positionH relativeFrom="column">
                  <wp:posOffset>4326890</wp:posOffset>
                </wp:positionH>
                <wp:positionV relativeFrom="paragraph">
                  <wp:posOffset>95250</wp:posOffset>
                </wp:positionV>
                <wp:extent cx="233680" cy="0"/>
                <wp:effectExtent l="0" t="76200" r="13970" b="95250"/>
                <wp:wrapNone/>
                <wp:docPr id="345036491" name="Straight Arrow Connector 345036491"/>
                <wp:cNvGraphicFramePr/>
                <a:graphic xmlns:a="http://schemas.openxmlformats.org/drawingml/2006/main">
                  <a:graphicData uri="http://schemas.microsoft.com/office/word/2010/wordprocessingShape">
                    <wps:wsp>
                      <wps:cNvCnPr/>
                      <wps:spPr>
                        <a:xfrm>
                          <a:off x="0" y="0"/>
                          <a:ext cx="23368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dtfl="http://schemas.microsoft.com/office/word/2024/wordml/sdtformatlock">
            <w:pict>
              <v:shape w14:anchorId="354D4A2C" id="Straight Arrow Connector 345036491" o:spid="_x0000_s1026" type="#_x0000_t32" style="position:absolute;margin-left:340.7pt;margin-top:7.5pt;width:18.4pt;height:0;z-index:251658313;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amp;#xA;90jcwfIWJU67QAgl6YK0S0CoHGBkTxKLZGx5TGhvj5O2G0SRWNoz/78nu9wcxkFMGNg6quQqL6RA&amp;#xA;0s5Y6ir5vt9lD1JwBDIwOMJKHpHlpr69KfdHjyxSmriSfYz+USnWPY7AufNIadK6MEJMx9ApD/oD&amp;#xA;OlTrorhX2lFEilmcO2RdNtjC5xDF9pCuTyYBB5bi6bQ4syoJ3g9WQ0ymaiLzg5KdCXlKLjvcW893&amp;#xA;SUOqXwnz5DrgnHtJTxOsQfEKIT7DmDSUCaxw7Rqn8787ZsmRM9e2VmPeBN4uqYvTtW7jvijg9N/y&amp;#xA;JsXecLq0q+WD6m8AAAD//wMAUEsDBBQABgAIAAAAIQA4/SH/1gAAAJQBAAALAAAAX3JlbHMvLnJl&amp;#xA;bHOkkMFqwzAMhu+DvYPRfXGawxijTi+j0GvpHsDYimMaW0Yy2fr2M4PBMnrbUb/Q94l/f/hMi1qR&amp;#xA;JVI2sOt6UJgd+ZiDgffL8ekFlFSbvV0oo4EbChzGx4f9GRdb25HMsYhqlCwG5lrLq9biZkxWOiqY&amp;#xA;22YiTra2kYMu1l1tQD30/bPm3wwYN0x18gb45AdQl1tp5j/sFB2T0FQ7R0nTNEV3j6o9feQzro1i&amp;#xA;OWA14Fm+Q8a1a8+Bvu/d/dMb2JY5uiPbhG/ktn4cqGU/er3pcvwCAAD//wMAUEsDBBQABgAIAAAA&amp;#xA;IQBAUIJzuAEAAMoDAAAOAAAAZHJzL2Uyb0RvYy54bWysU8tu2zAQvBfoPxC815IdIAgEyzk4aS9F&amp;#xA;G/TxAQy1lAjwBXJrSX/fJWXLRVMUaJHLio+d3dnhaH8/WcNOEJP2ruXbTc0ZOOk77fqWf//2/t0d&amp;#xA;ZwmF64TxDlo+Q+L3h7dv9mNoYOcHbzqIjIq41Iyh5QNiaKoqyQGsSBsfwNGl8tEKpG3sqy6Kkapb&amp;#xA;U+3q+rYafexC9BJSotOH5ZIfSn2lQOJnpRIgMy0nblhiLPE5x+qwF00fRRi0PNMQ/8HCCu2o6Vrq&amp;#xA;QaBgP6J+UcpqGX3yCjfS28orpSWUGWiabf3bNF8HEaDMQuKksMqUXq+s/HQ6uqdIMowhNSk8xTzF&amp;#xA;pKLNX+LHpiLWvIoFEzJJh7ubm9s7klRerqorLsSEH8BblhctTxiF7gc8eufoRXzcFq3E6WNC6kzA&amp;#xA;CyA3NS5HFNo8uo7hHMg2GLVwvYH8XpSeU6or4bLC2cAC/wKK6Y4oLm2Kl+BoIjsJcoGQEhxu10qU&amp;#xA;nWFKG7MC68Lvr8BzfoZC8dm/gFdE6ewdrmCrnY9/6o7ThbJa8i8KLHNnCZ59N5enLNKQYYpWZ3Nn&amp;#xA;R/66L/DrL3j4CQAA//8DAFBLAwQUAAYACAAAACEA1txaPt0AAAAJAQAADwAAAGRycy9kb3ducmV2&amp;#xA;LnhtbEyPwU7DMBBE70j8g7VI3KiTCEoa4lQIiR5BFA705sbbOGq8jmI3CXw9iziU4848zc6U69l1&amp;#xA;YsQhtJ4UpIsEBFLtTUuNgo/355scRIiajO48oYIvDLCuLi9KXRg/0RuO29gIDqFQaAU2xr6QMtQW&amp;#xA;nQ4L3yOxd/CD05HPoZFm0BOHu05mSbKUTrfEH6zu8clifdyenILX5nN0GW1aeVjtvjfNiznaKSp1&amp;#xA;fTU/PoCIOMczDL/1uTpU3GnvT2SC6BQs8/SWUTbueBMD92megdj/CbIq5f8F1Q8AAAD//wMAUEsB&amp;#xA;Ai0AFAAGAAgAAAAhALaDOJL+AAAA4QEAABMAAAAAAAAAAAAAAAAAAAAAAFtDb250ZW50X1R5cGVz&amp;#xA;XS54bWxQSwECLQAUAAYACAAAACEAOP0h/9YAAACUAQAACwAAAAAAAAAAAAAAAAAvAQAAX3JlbHMv&amp;#xA;LnJlbHNQSwECLQAUAAYACAAAACEAQFCCc7gBAADKAwAADgAAAAAAAAAAAAAAAAAuAgAAZHJzL2Uy&amp;#xA;b0RvYy54bWxQSwECLQAUAAYACAAAACEA1txaPt0AAAAJAQAADwAAAAAAAAAAAAAAAAASBAAAZHJz&amp;#xA;L2Rvd25yZXYueG1sUEsFBgAAAAAEAAQA8wAAABwFAAAAAA==&amp;#xA;" strokecolor="#4472c4 [3204]" strokeweight=".5pt">
                <v:stroke endarrow="block" joinstyle="miter"/>
              </v:shape>
            </w:pict>
          </mc:Fallback>
        </mc:AlternateContent>
      </w:r>
      <w:r w:rsidR="001A0AA2" w:rsidRPr="000C0860">
        <w:rPr>
          <w:rFonts w:cstheme="minorHAnsi"/>
          <w:noProof/>
          <w:szCs w:val="24"/>
        </w:rPr>
        <mc:AlternateContent>
          <mc:Choice Requires="wps">
            <w:drawing>
              <wp:anchor distT="0" distB="0" distL="114300" distR="114300" simplePos="0" relativeHeight="251658314" behindDoc="0" locked="0" layoutInCell="1" allowOverlap="1" wp14:anchorId="7E274F01" wp14:editId="5DDA4D6D">
                <wp:simplePos x="0" y="0"/>
                <wp:positionH relativeFrom="column">
                  <wp:posOffset>1737360</wp:posOffset>
                </wp:positionH>
                <wp:positionV relativeFrom="paragraph">
                  <wp:posOffset>93345</wp:posOffset>
                </wp:positionV>
                <wp:extent cx="233680" cy="0"/>
                <wp:effectExtent l="0" t="76200" r="13970" b="95250"/>
                <wp:wrapNone/>
                <wp:docPr id="345036492" name="Straight Arrow Connector 345036492"/>
                <wp:cNvGraphicFramePr/>
                <a:graphic xmlns:a="http://schemas.openxmlformats.org/drawingml/2006/main">
                  <a:graphicData uri="http://schemas.microsoft.com/office/word/2010/wordprocessingShape">
                    <wps:wsp>
                      <wps:cNvCnPr/>
                      <wps:spPr>
                        <a:xfrm>
                          <a:off x="0" y="0"/>
                          <a:ext cx="23368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dtfl="http://schemas.microsoft.com/office/word/2024/wordml/sdtformatlock">
            <w:pict>
              <v:shape w14:anchorId="4189B39A" id="Straight Arrow Connector 345036492" o:spid="_x0000_s1026" type="#_x0000_t32" style="position:absolute;margin-left:136.8pt;margin-top:7.35pt;width:18.4pt;height:0;z-index:25165831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amp;#xA;90jcwfIWJU67QAgl6YK0S0CoHGBkTxKLZGx5TGhvj5O2G0SRWNoz/78nu9wcxkFMGNg6quQqL6RA&amp;#xA;0s5Y6ir5vt9lD1JwBDIwOMJKHpHlpr69KfdHjyxSmriSfYz+USnWPY7AufNIadK6MEJMx9ApD/oD&amp;#xA;OlTrorhX2lFEilmcO2RdNtjC5xDF9pCuTyYBB5bi6bQ4syoJ3g9WQ0ymaiLzg5KdCXlKLjvcW893&amp;#xA;SUOqXwnz5DrgnHtJTxOsQfEKIT7DmDSUCaxw7Rqn8787ZsmRM9e2VmPeBN4uqYvTtW7jvijg9N/y&amp;#xA;JsXecLq0q+WD6m8AAAD//wMAUEsDBBQABgAIAAAAIQA4/SH/1gAAAJQBAAALAAAAX3JlbHMvLnJl&amp;#xA;bHOkkMFqwzAMhu+DvYPRfXGawxijTi+j0GvpHsDYimMaW0Yy2fr2M4PBMnrbUb/Q94l/f/hMi1qR&amp;#xA;JVI2sOt6UJgd+ZiDgffL8ekFlFSbvV0oo4EbChzGx4f9GRdb25HMsYhqlCwG5lrLq9biZkxWOiqY&amp;#xA;22YiTra2kYMu1l1tQD30/bPm3wwYN0x18gb45AdQl1tp5j/sFB2T0FQ7R0nTNEV3j6o9feQzro1i&amp;#xA;OWA14Fm+Q8a1a8+Bvu/d/dMb2JY5uiPbhG/ktn4cqGU/er3pcvwCAAD//wMAUEsDBBQABgAIAAAA&amp;#xA;IQBAUIJzuAEAAMoDAAAOAAAAZHJzL2Uyb0RvYy54bWysU8tu2zAQvBfoPxC815IdIAgEyzk4aS9F&amp;#xA;G/TxAQy1lAjwBXJrSX/fJWXLRVMUaJHLio+d3dnhaH8/WcNOEJP2ruXbTc0ZOOk77fqWf//2/t0d&amp;#xA;ZwmF64TxDlo+Q+L3h7dv9mNoYOcHbzqIjIq41Iyh5QNiaKoqyQGsSBsfwNGl8tEKpG3sqy6Kkapb&amp;#xA;U+3q+rYafexC9BJSotOH5ZIfSn2lQOJnpRIgMy0nblhiLPE5x+qwF00fRRi0PNMQ/8HCCu2o6Vrq&amp;#xA;QaBgP6J+UcpqGX3yCjfS28orpSWUGWiabf3bNF8HEaDMQuKksMqUXq+s/HQ6uqdIMowhNSk8xTzF&amp;#xA;pKLNX+LHpiLWvIoFEzJJh7ubm9s7klRerqorLsSEH8BblhctTxiF7gc8eufoRXzcFq3E6WNC6kzA&amp;#xA;CyA3NS5HFNo8uo7hHMg2GLVwvYH8XpSeU6or4bLC2cAC/wKK6Y4oLm2Kl+BoIjsJcoGQEhxu10qU&amp;#xA;nWFKG7MC68Lvr8BzfoZC8dm/gFdE6ewdrmCrnY9/6o7ThbJa8i8KLHNnCZ59N5enLNKQYYpWZ3Nn&amp;#xA;R/66L/DrL3j4CQAA//8DAFBLAwQUAAYACAAAACEAyHgN190AAAAJAQAADwAAAGRycy9kb3ducmV2&amp;#xA;LnhtbEyPwU7DMAyG70i8Q2QkbixdN21Qmk4IiR1BDA5wyxovqdY4VZO1hafHiMM42v+n35/LzeRb&amp;#xA;MWAfm0AK5rMMBFIdTENWwfvb080tiJg0Gd0GQgVfGGFTXV6UujBhpFccdskKLqFYaAUupa6QMtYO&amp;#xA;vY6z0CFxdgi914nH3krT65HLfSvzLFtJrxviC053+OiwPu5OXsGL/Rh8TttGHu4+v7f22RzdmJS6&amp;#xA;vpoe7kEknNIZhl99VoeKnfbhRCaKVkG+XqwY5WC5BsHAYp4tQez/FrIq5f8Pqh8AAAD//wMAUEsB&amp;#xA;Ai0AFAAGAAgAAAAhALaDOJL+AAAA4QEAABMAAAAAAAAAAAAAAAAAAAAAAFtDb250ZW50X1R5cGVz&amp;#xA;XS54bWxQSwECLQAUAAYACAAAACEAOP0h/9YAAACUAQAACwAAAAAAAAAAAAAAAAAvAQAAX3JlbHMv&amp;#xA;LnJlbHNQSwECLQAUAAYACAAAACEAQFCCc7gBAADKAwAADgAAAAAAAAAAAAAAAAAuAgAAZHJzL2Uy&amp;#xA;b0RvYy54bWxQSwECLQAUAAYACAAAACEAyHgN190AAAAJAQAADwAAAAAAAAAAAAAAAAASBAAAZHJz&amp;#xA;L2Rvd25yZXYueG1sUEsFBgAAAAAEAAQA8wAAABwFAAAAAA==&amp;#xA;" strokecolor="#4472c4 [3204]" strokeweight=".5pt">
                <v:stroke endarrow="block" joinstyle="miter"/>
              </v:shape>
            </w:pict>
          </mc:Fallback>
        </mc:AlternateContent>
      </w:r>
      <w:r w:rsidR="001A0AA2" w:rsidRPr="000C0860">
        <w:rPr>
          <w:rFonts w:cstheme="minorHAnsi"/>
          <w:szCs w:val="24"/>
        </w:rPr>
        <w:t xml:space="preserve"> </w:t>
      </w:r>
      <w:r w:rsidR="001A0AA2" w:rsidRPr="000C0860">
        <w:rPr>
          <w:rFonts w:cstheme="minorHAnsi"/>
          <w:noProof/>
          <w:szCs w:val="24"/>
        </w:rPr>
        <mc:AlternateContent>
          <mc:Choice Requires="wps">
            <w:drawing>
              <wp:anchor distT="0" distB="0" distL="114300" distR="114300" simplePos="0" relativeHeight="251658312" behindDoc="0" locked="0" layoutInCell="1" allowOverlap="1" wp14:anchorId="34030633" wp14:editId="7311B0A2">
                <wp:simplePos x="0" y="0"/>
                <wp:positionH relativeFrom="column">
                  <wp:posOffset>375920</wp:posOffset>
                </wp:positionH>
                <wp:positionV relativeFrom="paragraph">
                  <wp:posOffset>95885</wp:posOffset>
                </wp:positionV>
                <wp:extent cx="233680" cy="0"/>
                <wp:effectExtent l="0" t="76200" r="13970" b="95250"/>
                <wp:wrapNone/>
                <wp:docPr id="345036493" name="Straight Arrow Connector 345036493"/>
                <wp:cNvGraphicFramePr/>
                <a:graphic xmlns:a="http://schemas.openxmlformats.org/drawingml/2006/main">
                  <a:graphicData uri="http://schemas.microsoft.com/office/word/2010/wordprocessingShape">
                    <wps:wsp>
                      <wps:cNvCnPr/>
                      <wps:spPr>
                        <a:xfrm>
                          <a:off x="0" y="0"/>
                          <a:ext cx="23368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dtfl="http://schemas.microsoft.com/office/word/2024/wordml/sdtformatlock">
            <w:pict>
              <v:shape w14:anchorId="391CA588" id="Straight Arrow Connector 345036493" o:spid="_x0000_s1026" type="#_x0000_t32" style="position:absolute;margin-left:29.6pt;margin-top:7.55pt;width:18.4pt;height:0;z-index:2516583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amp;#xA;90jcwfIWJU67QAgl6YK0S0CoHGBkTxKLZGx5TGhvj5O2G0SRWNoz/78nu9wcxkFMGNg6quQqL6RA&amp;#xA;0s5Y6ir5vt9lD1JwBDIwOMJKHpHlpr69KfdHjyxSmriSfYz+USnWPY7AufNIadK6MEJMx9ApD/oD&amp;#xA;OlTrorhX2lFEilmcO2RdNtjC5xDF9pCuTyYBB5bi6bQ4syoJ3g9WQ0ymaiLzg5KdCXlKLjvcW893&amp;#xA;SUOqXwnz5DrgnHtJTxOsQfEKIT7DmDSUCaxw7Rqn8787ZsmRM9e2VmPeBN4uqYvTtW7jvijg9N/y&amp;#xA;JsXecLq0q+WD6m8AAAD//wMAUEsDBBQABgAIAAAAIQA4/SH/1gAAAJQBAAALAAAAX3JlbHMvLnJl&amp;#xA;bHOkkMFqwzAMhu+DvYPRfXGawxijTi+j0GvpHsDYimMaW0Yy2fr2M4PBMnrbUb/Q94l/f/hMi1qR&amp;#xA;JVI2sOt6UJgd+ZiDgffL8ekFlFSbvV0oo4EbChzGx4f9GRdb25HMsYhqlCwG5lrLq9biZkxWOiqY&amp;#xA;22YiTra2kYMu1l1tQD30/bPm3wwYN0x18gb45AdQl1tp5j/sFB2T0FQ7R0nTNEV3j6o9feQzro1i&amp;#xA;OWA14Fm+Q8a1a8+Bvu/d/dMb2JY5uiPbhG/ktn4cqGU/er3pcvwCAAD//wMAUEsDBBQABgAIAAAA&amp;#xA;IQBAUIJzuAEAAMoDAAAOAAAAZHJzL2Uyb0RvYy54bWysU8tu2zAQvBfoPxC815IdIAgEyzk4aS9F&amp;#xA;G/TxAQy1lAjwBXJrSX/fJWXLRVMUaJHLio+d3dnhaH8/WcNOEJP2ruXbTc0ZOOk77fqWf//2/t0d&amp;#xA;ZwmF64TxDlo+Q+L3h7dv9mNoYOcHbzqIjIq41Iyh5QNiaKoqyQGsSBsfwNGl8tEKpG3sqy6Kkapb&amp;#xA;U+3q+rYafexC9BJSotOH5ZIfSn2lQOJnpRIgMy0nblhiLPE5x+qwF00fRRi0PNMQ/8HCCu2o6Vrq&amp;#xA;QaBgP6J+UcpqGX3yCjfS28orpSWUGWiabf3bNF8HEaDMQuKksMqUXq+s/HQ6uqdIMowhNSk8xTzF&amp;#xA;pKLNX+LHpiLWvIoFEzJJh7ubm9s7klRerqorLsSEH8BblhctTxiF7gc8eufoRXzcFq3E6WNC6kzA&amp;#xA;CyA3NS5HFNo8uo7hHMg2GLVwvYH8XpSeU6or4bLC2cAC/wKK6Y4oLm2Kl+BoIjsJcoGQEhxu10qU&amp;#xA;nWFKG7MC68Lvr8BzfoZC8dm/gFdE6ewdrmCrnY9/6o7ThbJa8i8KLHNnCZ59N5enLNKQYYpWZ3Nn&amp;#xA;R/66L/DrL3j4CQAA//8DAFBLAwQUAAYACAAAACEAbdLiSNoAAAAHAQAADwAAAGRycy9kb3ducmV2&amp;#xA;LnhtbEyPwU7DMBBE70j8g7WVuFGnkVqREKeqkOgRROEANzfe2lHjdRS7SeDrWcQBjrMzmn1TbWff&amp;#xA;iRGH2AZSsFpmIJCaYFqyCt5eH2/vQMSkyeguECr4xAjb+vqq0qUJE73geEhWcAnFUitwKfWllLFx&amp;#xA;6HVchh6JvVMYvE4sByvNoCcu953Ms2wjvW6JPzjd44PD5ny4eAXP9n30Oe1beSo+vvb2yZzdlJS6&amp;#xA;Wcy7exAJ5/QXhh98RoeamY7hQiaKTsG6yDnJ9/UKBPvFhqcdf7WsK/mfv/4GAAD//wMAUEsBAi0A&amp;#xA;FAAGAAgAAAAhALaDOJL+AAAA4QEAABMAAAAAAAAAAAAAAAAAAAAAAFtDb250ZW50X1R5cGVzXS54&amp;#xA;bWxQSwECLQAUAAYACAAAACEAOP0h/9YAAACUAQAACwAAAAAAAAAAAAAAAAAvAQAAX3JlbHMvLnJl&amp;#xA;bHNQSwECLQAUAAYACAAAACEAQFCCc7gBAADKAwAADgAAAAAAAAAAAAAAAAAuAgAAZHJzL2Uyb0Rv&amp;#xA;Yy54bWxQSwECLQAUAAYACAAAACEAbdLiSNoAAAAHAQAADwAAAAAAAAAAAAAAAAASBAAAZHJzL2Rv&amp;#xA;d25yZXYueG1sUEsFBgAAAAAEAAQA8wAAABkFAAAAAA==&amp;#xA;" strokecolor="#4472c4 [3204]" strokeweight=".5pt">
                <v:stroke endarrow="block" joinstyle="miter"/>
              </v:shape>
            </w:pict>
          </mc:Fallback>
        </mc:AlternateContent>
      </w:r>
      <w:r w:rsidR="001A0AA2" w:rsidRPr="000C0860">
        <w:rPr>
          <w:rFonts w:cstheme="minorHAnsi"/>
          <w:szCs w:val="24"/>
        </w:rPr>
        <w:t xml:space="preserve">Menu </w:t>
      </w:r>
      <w:r w:rsidR="001A0AA2" w:rsidRPr="000C0860">
        <w:rPr>
          <w:rFonts w:cstheme="minorHAnsi"/>
          <w:szCs w:val="24"/>
        </w:rPr>
        <w:tab/>
        <w:t xml:space="preserve">      Islamic Operation</w:t>
      </w:r>
      <w:r w:rsidR="001A0AA2" w:rsidRPr="000C0860">
        <w:rPr>
          <w:rFonts w:cstheme="minorHAnsi"/>
          <w:szCs w:val="24"/>
        </w:rPr>
        <w:tab/>
        <w:t xml:space="preserve">    Partial Settlement Principal Decrease           Authorize / Delete Partial Payment Compression</w:t>
      </w:r>
    </w:p>
    <w:p w14:paraId="797E4247" w14:textId="26EF7301" w:rsidR="001A0AA2" w:rsidRPr="000C0860" w:rsidRDefault="001A0AA2" w:rsidP="001A0AA2">
      <w:pPr>
        <w:jc w:val="both"/>
        <w:rPr>
          <w:rFonts w:cstheme="minorHAnsi"/>
          <w:szCs w:val="24"/>
        </w:rPr>
      </w:pPr>
      <w:r w:rsidRPr="000C0860">
        <w:rPr>
          <w:rFonts w:cstheme="minorHAnsi"/>
          <w:noProof/>
          <w:szCs w:val="24"/>
        </w:rPr>
        <w:drawing>
          <wp:inline distT="0" distB="0" distL="0" distR="0" wp14:anchorId="08B23C74" wp14:editId="38C5DC86">
            <wp:extent cx="3957586" cy="2833519"/>
            <wp:effectExtent l="19050" t="19050" r="24130" b="24130"/>
            <wp:docPr id="345036533" name="Picture 3450365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75"/>
                    <a:srcRect r="4148" b="4992"/>
                    <a:stretch/>
                  </pic:blipFill>
                  <pic:spPr bwMode="auto">
                    <a:xfrm>
                      <a:off x="0" y="0"/>
                      <a:ext cx="3958305" cy="2834034"/>
                    </a:xfrm>
                    <a:prstGeom prst="rect">
                      <a:avLst/>
                    </a:prstGeom>
                    <a:ln>
                      <a:solidFill>
                        <a:schemeClr val="accent1"/>
                      </a:solidFill>
                    </a:ln>
                    <a:extLst>
                      <a:ext uri="{53640926-AAD7-44D8-BBD7-CCE9431645EC}">
                        <a14:shadowObscured xmlns:a14="http://schemas.microsoft.com/office/drawing/2010/main"/>
                      </a:ext>
                    </a:extLst>
                  </pic:spPr>
                </pic:pic>
              </a:graphicData>
            </a:graphic>
          </wp:inline>
        </w:drawing>
      </w:r>
    </w:p>
    <w:p w14:paraId="7BC198E6" w14:textId="0104069B" w:rsidR="001A0AA2" w:rsidRPr="000C0860" w:rsidRDefault="001A0AA2" w:rsidP="001A0AA2">
      <w:pPr>
        <w:jc w:val="both"/>
        <w:rPr>
          <w:rFonts w:cstheme="minorHAnsi"/>
          <w:szCs w:val="24"/>
        </w:rPr>
      </w:pPr>
      <w:r w:rsidRPr="000C0860">
        <w:rPr>
          <w:rFonts w:cstheme="minorHAnsi"/>
          <w:szCs w:val="24"/>
        </w:rPr>
        <w:t>User will put the application id and click on the find icon</w:t>
      </w:r>
    </w:p>
    <w:p w14:paraId="4D139A2D" w14:textId="3D2C156F" w:rsidR="001A0AA2" w:rsidRPr="000C0860" w:rsidRDefault="001A0AA2" w:rsidP="001A0AA2">
      <w:pPr>
        <w:jc w:val="both"/>
        <w:rPr>
          <w:rFonts w:cstheme="minorHAnsi"/>
          <w:szCs w:val="24"/>
        </w:rPr>
      </w:pPr>
      <w:r w:rsidRPr="000C0860">
        <w:rPr>
          <w:rFonts w:cstheme="minorHAnsi"/>
          <w:noProof/>
          <w:szCs w:val="24"/>
        </w:rPr>
        <w:drawing>
          <wp:inline distT="0" distB="0" distL="0" distR="0" wp14:anchorId="19A9C4DE" wp14:editId="20F2375E">
            <wp:extent cx="5943600" cy="790575"/>
            <wp:effectExtent l="19050" t="19050" r="19050" b="28575"/>
            <wp:docPr id="345036513" name="Picture 41">
              <a:extLst xmlns:a="http://schemas.openxmlformats.org/drawingml/2006/main">
                <a:ext uri="{FF2B5EF4-FFF2-40B4-BE49-F238E27FC236}">
                  <a16:creationId xmlns:a16="http://schemas.microsoft.com/office/drawing/2014/main" id="{6E43558A-5785-7CD8-D459-7BC07A2EF6B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41">
                      <a:extLst>
                        <a:ext uri="{FF2B5EF4-FFF2-40B4-BE49-F238E27FC236}">
                          <a16:creationId xmlns:a16="http://schemas.microsoft.com/office/drawing/2014/main" id="{6E43558A-5785-7CD8-D459-7BC07A2EF6B0}"/>
                        </a:ext>
                      </a:extLst>
                    </pic:cNvPr>
                    <pic:cNvPicPr>
                      <a:picLocks noChangeAspect="1"/>
                    </pic:cNvPicPr>
                  </pic:nvPicPr>
                  <pic:blipFill>
                    <a:blip r:embed="rId155"/>
                    <a:stretch>
                      <a:fillRect/>
                    </a:stretch>
                  </pic:blipFill>
                  <pic:spPr>
                    <a:xfrm>
                      <a:off x="0" y="0"/>
                      <a:ext cx="5943600" cy="790575"/>
                    </a:xfrm>
                    <a:prstGeom prst="rect">
                      <a:avLst/>
                    </a:prstGeom>
                    <a:ln>
                      <a:solidFill>
                        <a:schemeClr val="accent1"/>
                      </a:solidFill>
                    </a:ln>
                  </pic:spPr>
                </pic:pic>
              </a:graphicData>
            </a:graphic>
          </wp:inline>
        </w:drawing>
      </w:r>
    </w:p>
    <w:p w14:paraId="040E9C79" w14:textId="12E16AD9" w:rsidR="001A0AA2" w:rsidRPr="000C0860" w:rsidRDefault="001A0AA2" w:rsidP="001A0AA2">
      <w:pPr>
        <w:jc w:val="both"/>
        <w:rPr>
          <w:rFonts w:cstheme="minorHAnsi"/>
          <w:szCs w:val="24"/>
        </w:rPr>
      </w:pPr>
      <w:r w:rsidRPr="000C0860">
        <w:rPr>
          <w:rFonts w:cstheme="minorHAnsi"/>
          <w:szCs w:val="24"/>
        </w:rPr>
        <w:t>Then click on the view icon</w:t>
      </w:r>
    </w:p>
    <w:p w14:paraId="3F95858E" w14:textId="76F94F68" w:rsidR="001A0AA2" w:rsidRPr="000C0860" w:rsidRDefault="001A0AA2" w:rsidP="001A0AA2">
      <w:pPr>
        <w:jc w:val="both"/>
        <w:rPr>
          <w:rFonts w:cstheme="minorHAnsi"/>
          <w:szCs w:val="24"/>
        </w:rPr>
      </w:pPr>
      <w:r w:rsidRPr="000C0860">
        <w:rPr>
          <w:rFonts w:cstheme="minorHAnsi"/>
          <w:noProof/>
          <w:szCs w:val="24"/>
        </w:rPr>
        <w:drawing>
          <wp:inline distT="0" distB="0" distL="0" distR="0" wp14:anchorId="0742C5E7" wp14:editId="27AEDD9A">
            <wp:extent cx="5943600" cy="365760"/>
            <wp:effectExtent l="19050" t="19050" r="19050" b="15240"/>
            <wp:docPr id="345036514" name="Picture 43">
              <a:extLst xmlns:a="http://schemas.openxmlformats.org/drawingml/2006/main">
                <a:ext uri="{FF2B5EF4-FFF2-40B4-BE49-F238E27FC236}">
                  <a16:creationId xmlns:a16="http://schemas.microsoft.com/office/drawing/2014/main" id="{B7CAC4E8-2237-D9DA-704D-7D722F118F9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43">
                      <a:extLst>
                        <a:ext uri="{FF2B5EF4-FFF2-40B4-BE49-F238E27FC236}">
                          <a16:creationId xmlns:a16="http://schemas.microsoft.com/office/drawing/2014/main" id="{B7CAC4E8-2237-D9DA-704D-7D722F118F9E}"/>
                        </a:ext>
                      </a:extLst>
                    </pic:cNvPr>
                    <pic:cNvPicPr>
                      <a:picLocks noChangeAspect="1"/>
                    </pic:cNvPicPr>
                  </pic:nvPicPr>
                  <pic:blipFill>
                    <a:blip r:embed="rId156"/>
                    <a:stretch>
                      <a:fillRect/>
                    </a:stretch>
                  </pic:blipFill>
                  <pic:spPr>
                    <a:xfrm>
                      <a:off x="0" y="0"/>
                      <a:ext cx="5943600" cy="365760"/>
                    </a:xfrm>
                    <a:prstGeom prst="rect">
                      <a:avLst/>
                    </a:prstGeom>
                    <a:ln>
                      <a:solidFill>
                        <a:schemeClr val="accent1"/>
                      </a:solidFill>
                    </a:ln>
                  </pic:spPr>
                </pic:pic>
              </a:graphicData>
            </a:graphic>
          </wp:inline>
        </w:drawing>
      </w:r>
    </w:p>
    <w:p w14:paraId="00C5263E" w14:textId="77777777" w:rsidR="00C876C9" w:rsidRDefault="00C876C9">
      <w:pPr>
        <w:rPr>
          <w:rFonts w:cstheme="minorHAnsi"/>
          <w:szCs w:val="24"/>
        </w:rPr>
      </w:pPr>
      <w:r>
        <w:rPr>
          <w:rFonts w:cstheme="minorHAnsi"/>
          <w:szCs w:val="24"/>
        </w:rPr>
        <w:br w:type="page"/>
      </w:r>
    </w:p>
    <w:p w14:paraId="663169E2" w14:textId="1AF5F231" w:rsidR="001A0AA2" w:rsidRPr="000C0860" w:rsidRDefault="001A0AA2" w:rsidP="001A0AA2">
      <w:pPr>
        <w:jc w:val="both"/>
        <w:rPr>
          <w:rFonts w:cstheme="minorHAnsi"/>
          <w:szCs w:val="24"/>
        </w:rPr>
      </w:pPr>
      <w:r w:rsidRPr="000C0860">
        <w:rPr>
          <w:rFonts w:cstheme="minorHAnsi"/>
          <w:szCs w:val="24"/>
        </w:rPr>
        <w:lastRenderedPageBreak/>
        <w:t>Authorizer will validate and commit the record.</w:t>
      </w:r>
    </w:p>
    <w:p w14:paraId="10B7E004" w14:textId="21FA95CD" w:rsidR="001A0AA2" w:rsidRPr="000C0860" w:rsidRDefault="001A0AA2" w:rsidP="001A0AA2">
      <w:pPr>
        <w:jc w:val="both"/>
        <w:rPr>
          <w:rFonts w:cstheme="minorHAnsi"/>
          <w:szCs w:val="24"/>
        </w:rPr>
      </w:pPr>
      <w:r w:rsidRPr="000C0860">
        <w:rPr>
          <w:rFonts w:cstheme="minorHAnsi"/>
          <w:noProof/>
          <w:szCs w:val="24"/>
        </w:rPr>
        <w:drawing>
          <wp:inline distT="0" distB="0" distL="0" distR="0" wp14:anchorId="7A7816A3" wp14:editId="6C09662B">
            <wp:extent cx="5943600" cy="2538730"/>
            <wp:effectExtent l="19050" t="19050" r="19050" b="13970"/>
            <wp:docPr id="345036534" name="Picture 21">
              <a:extLst xmlns:a="http://schemas.openxmlformats.org/drawingml/2006/main">
                <a:ext uri="{FF2B5EF4-FFF2-40B4-BE49-F238E27FC236}">
                  <a16:creationId xmlns:a16="http://schemas.microsoft.com/office/drawing/2014/main" id="{0CE63BDF-797D-6512-8E4D-8F2368A8EA2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1">
                      <a:extLst>
                        <a:ext uri="{FF2B5EF4-FFF2-40B4-BE49-F238E27FC236}">
                          <a16:creationId xmlns:a16="http://schemas.microsoft.com/office/drawing/2014/main" id="{0CE63BDF-797D-6512-8E4D-8F2368A8EA23}"/>
                        </a:ext>
                      </a:extLst>
                    </pic:cNvPr>
                    <pic:cNvPicPr>
                      <a:picLocks noChangeAspect="1"/>
                    </pic:cNvPicPr>
                  </pic:nvPicPr>
                  <pic:blipFill>
                    <a:blip r:embed="rId176"/>
                    <a:stretch>
                      <a:fillRect/>
                    </a:stretch>
                  </pic:blipFill>
                  <pic:spPr>
                    <a:xfrm>
                      <a:off x="0" y="0"/>
                      <a:ext cx="5943600" cy="2538730"/>
                    </a:xfrm>
                    <a:prstGeom prst="rect">
                      <a:avLst/>
                    </a:prstGeom>
                    <a:ln>
                      <a:solidFill>
                        <a:schemeClr val="accent1"/>
                      </a:solidFill>
                    </a:ln>
                  </pic:spPr>
                </pic:pic>
              </a:graphicData>
            </a:graphic>
          </wp:inline>
        </w:drawing>
      </w:r>
    </w:p>
    <w:p w14:paraId="7919B5EB" w14:textId="49841F4E" w:rsidR="001A0AA2" w:rsidRPr="000C0860" w:rsidRDefault="001A0AA2" w:rsidP="001A0AA2">
      <w:pPr>
        <w:jc w:val="both"/>
        <w:rPr>
          <w:rFonts w:cstheme="minorHAnsi"/>
          <w:szCs w:val="24"/>
        </w:rPr>
      </w:pPr>
      <w:r w:rsidRPr="000C0860">
        <w:rPr>
          <w:rFonts w:cstheme="minorHAnsi"/>
          <w:szCs w:val="24"/>
        </w:rPr>
        <w:t>Authorization is completed.</w:t>
      </w:r>
    </w:p>
    <w:p w14:paraId="6A64E89D" w14:textId="639EB347" w:rsidR="001A0AA2" w:rsidRDefault="001A0AA2" w:rsidP="001A0AA2">
      <w:pPr>
        <w:jc w:val="both"/>
        <w:rPr>
          <w:rFonts w:cstheme="minorHAnsi"/>
          <w:szCs w:val="24"/>
        </w:rPr>
      </w:pPr>
      <w:r w:rsidRPr="000C0860">
        <w:rPr>
          <w:rFonts w:cstheme="minorHAnsi"/>
          <w:noProof/>
          <w:szCs w:val="24"/>
        </w:rPr>
        <w:drawing>
          <wp:inline distT="0" distB="0" distL="0" distR="0" wp14:anchorId="3FA182AC" wp14:editId="321ECE7C">
            <wp:extent cx="5943600" cy="840105"/>
            <wp:effectExtent l="19050" t="19050" r="19050" b="17145"/>
            <wp:docPr id="345036535" name="Picture 13">
              <a:extLst xmlns:a="http://schemas.openxmlformats.org/drawingml/2006/main">
                <a:ext uri="{FF2B5EF4-FFF2-40B4-BE49-F238E27FC236}">
                  <a16:creationId xmlns:a16="http://schemas.microsoft.com/office/drawing/2014/main" id="{FE6BED44-9805-406C-94DC-BB368620E29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3">
                      <a:extLst>
                        <a:ext uri="{FF2B5EF4-FFF2-40B4-BE49-F238E27FC236}">
                          <a16:creationId xmlns:a16="http://schemas.microsoft.com/office/drawing/2014/main" id="{FE6BED44-9805-406C-94DC-BB368620E295}"/>
                        </a:ext>
                      </a:extLst>
                    </pic:cNvPr>
                    <pic:cNvPicPr>
                      <a:picLocks noChangeAspect="1"/>
                    </pic:cNvPicPr>
                  </pic:nvPicPr>
                  <pic:blipFill>
                    <a:blip r:embed="rId177"/>
                    <a:stretch>
                      <a:fillRect/>
                    </a:stretch>
                  </pic:blipFill>
                  <pic:spPr>
                    <a:xfrm>
                      <a:off x="0" y="0"/>
                      <a:ext cx="5943600" cy="840105"/>
                    </a:xfrm>
                    <a:prstGeom prst="rect">
                      <a:avLst/>
                    </a:prstGeom>
                    <a:ln>
                      <a:solidFill>
                        <a:schemeClr val="accent1"/>
                      </a:solidFill>
                    </a:ln>
                  </pic:spPr>
                </pic:pic>
              </a:graphicData>
            </a:graphic>
          </wp:inline>
        </w:drawing>
      </w:r>
    </w:p>
    <w:p w14:paraId="3C3CACC5" w14:textId="5A50A0F4" w:rsidR="001A0AA2" w:rsidRDefault="001A0AA2" w:rsidP="001A0AA2">
      <w:pPr>
        <w:jc w:val="both"/>
        <w:rPr>
          <w:rFonts w:cstheme="minorHAnsi"/>
          <w:szCs w:val="24"/>
        </w:rPr>
      </w:pPr>
    </w:p>
    <w:p w14:paraId="7EBCE452" w14:textId="6DB3A9BB" w:rsidR="001A0AA2" w:rsidRPr="00A840E1" w:rsidRDefault="001A0AA2" w:rsidP="001C6F4A">
      <w:pPr>
        <w:pStyle w:val="Heading4"/>
        <w:numPr>
          <w:ilvl w:val="4"/>
          <w:numId w:val="5"/>
        </w:numPr>
        <w:rPr>
          <w:szCs w:val="24"/>
        </w:rPr>
      </w:pPr>
      <w:r w:rsidRPr="00A840E1">
        <w:rPr>
          <w:szCs w:val="24"/>
        </w:rPr>
        <w:t>Worksheet details:</w:t>
      </w:r>
    </w:p>
    <w:p w14:paraId="2F900711" w14:textId="18C29F00" w:rsidR="001A0AA2" w:rsidRPr="00784D46" w:rsidRDefault="001A0AA2" w:rsidP="001C41A7">
      <w:pPr>
        <w:pStyle w:val="ListParagraph"/>
        <w:numPr>
          <w:ilvl w:val="0"/>
          <w:numId w:val="8"/>
        </w:numPr>
        <w:rPr>
          <w:szCs w:val="24"/>
        </w:rPr>
      </w:pPr>
      <w:r w:rsidRPr="00784D46">
        <w:rPr>
          <w:szCs w:val="24"/>
        </w:rPr>
        <w:t xml:space="preserve">File </w:t>
      </w:r>
      <w:r w:rsidR="001C6F4A">
        <w:rPr>
          <w:szCs w:val="24"/>
        </w:rPr>
        <w:t>N</w:t>
      </w:r>
      <w:r w:rsidRPr="00784D46">
        <w:rPr>
          <w:szCs w:val="24"/>
        </w:rPr>
        <w:t xml:space="preserve">ame: </w:t>
      </w:r>
      <w:r w:rsidR="001C6F4A">
        <w:rPr>
          <w:szCs w:val="24"/>
        </w:rPr>
        <w:t xml:space="preserve">Ijarah </w:t>
      </w:r>
      <w:r w:rsidRPr="00784D46">
        <w:rPr>
          <w:szCs w:val="24"/>
        </w:rPr>
        <w:t>Working Sheet</w:t>
      </w:r>
    </w:p>
    <w:p w14:paraId="436BD298" w14:textId="058065D3" w:rsidR="001A0AA2" w:rsidRPr="00923D69" w:rsidRDefault="001A0AA2" w:rsidP="001C41A7">
      <w:pPr>
        <w:pStyle w:val="ListParagraph"/>
        <w:numPr>
          <w:ilvl w:val="0"/>
          <w:numId w:val="8"/>
        </w:numPr>
        <w:rPr>
          <w:ins w:id="903" w:author="Farhan Ullah Khan" w:date="2025-02-10T16:49:00Z"/>
          <w:szCs w:val="24"/>
        </w:rPr>
      </w:pPr>
      <w:r w:rsidRPr="00784D46">
        <w:rPr>
          <w:szCs w:val="24"/>
        </w:rPr>
        <w:t xml:space="preserve">Sheet </w:t>
      </w:r>
      <w:r w:rsidR="001C6F4A">
        <w:rPr>
          <w:szCs w:val="24"/>
        </w:rPr>
        <w:t>N</w:t>
      </w:r>
      <w:r w:rsidRPr="00784D46">
        <w:rPr>
          <w:szCs w:val="24"/>
        </w:rPr>
        <w:t>ame</w:t>
      </w:r>
      <w:r w:rsidRPr="00D61ADB">
        <w:rPr>
          <w:szCs w:val="24"/>
        </w:rPr>
        <w:t>: “</w:t>
      </w:r>
      <w:r w:rsidRPr="00D61ADB">
        <w:rPr>
          <w:rFonts w:cstheme="minorHAnsi"/>
          <w:szCs w:val="24"/>
        </w:rPr>
        <w:t>Principal Decrease - Installment-TA” and “Principal Decrease - Term-TA”</w:t>
      </w:r>
    </w:p>
    <w:p w14:paraId="3316E9A0" w14:textId="423A34CD" w:rsidR="00923D69" w:rsidRPr="00923D69" w:rsidRDefault="004C45EC" w:rsidP="00923D69">
      <w:pPr>
        <w:pStyle w:val="ListParagraph"/>
        <w:numPr>
          <w:ilvl w:val="0"/>
          <w:numId w:val="8"/>
        </w:numPr>
        <w:rPr>
          <w:ins w:id="904" w:author="Farhan Ullah Khan" w:date="2025-02-10T16:49:00Z"/>
          <w:u w:val="single"/>
        </w:rPr>
      </w:pPr>
      <w:ins w:id="905" w:author="Farhan Ullah Khan" w:date="2025-02-10T16:49:00Z">
        <w:r>
          <w:rPr>
            <w:u w:val="single"/>
          </w:rPr>
          <w:t xml:space="preserve">Partial Settlement treatment </w:t>
        </w:r>
        <w:r w:rsidR="00923D69" w:rsidRPr="00923D69">
          <w:rPr>
            <w:u w:val="single"/>
          </w:rPr>
          <w:t>are same as defined in referred Tawarruq Working Sheet.</w:t>
        </w:r>
      </w:ins>
    </w:p>
    <w:p w14:paraId="7D925FB3" w14:textId="77777777" w:rsidR="00923D69" w:rsidRPr="004C45EC" w:rsidRDefault="00923D69">
      <w:pPr>
        <w:ind w:left="360"/>
        <w:rPr>
          <w:szCs w:val="24"/>
        </w:rPr>
        <w:pPrChange w:id="906" w:author="Farhan Ullah Khan" w:date="2025-02-10T16:49:00Z">
          <w:pPr>
            <w:pStyle w:val="ListParagraph"/>
            <w:numPr>
              <w:numId w:val="8"/>
            </w:numPr>
            <w:ind w:hanging="360"/>
          </w:pPr>
        </w:pPrChange>
      </w:pPr>
    </w:p>
    <w:p w14:paraId="296CCE09" w14:textId="77777777" w:rsidR="0013249E" w:rsidRDefault="0013249E">
      <w:pPr>
        <w:rPr>
          <w:rFonts w:asciiTheme="majorHAnsi" w:eastAsiaTheme="majorEastAsia" w:hAnsiTheme="majorHAnsi" w:cstheme="majorBidi"/>
          <w:b/>
          <w:color w:val="2F5496" w:themeColor="accent1" w:themeShade="BF"/>
          <w:sz w:val="28"/>
          <w:szCs w:val="26"/>
        </w:rPr>
      </w:pPr>
      <w:bookmarkStart w:id="907" w:name="_Toc182414031"/>
      <w:bookmarkStart w:id="908" w:name="_Toc182493303"/>
      <w:bookmarkStart w:id="909" w:name="_Toc182493386"/>
      <w:r>
        <w:br w:type="page"/>
      </w:r>
    </w:p>
    <w:p w14:paraId="1A7AECA2" w14:textId="45AC5C8D" w:rsidR="001A0AA2" w:rsidRDefault="00D61ADB" w:rsidP="0013249E">
      <w:pPr>
        <w:pStyle w:val="Heading2"/>
        <w:numPr>
          <w:ilvl w:val="1"/>
          <w:numId w:val="5"/>
        </w:numPr>
      </w:pPr>
      <w:bookmarkStart w:id="910" w:name="_Toc190103131"/>
      <w:r>
        <w:lastRenderedPageBreak/>
        <w:t>Restructuring (</w:t>
      </w:r>
      <w:r w:rsidR="001A0AA2">
        <w:t>WS03-</w:t>
      </w:r>
      <w:r w:rsidR="00245795">
        <w:t>IJR</w:t>
      </w:r>
      <w:r w:rsidR="001A0AA2">
        <w:t>-13)</w:t>
      </w:r>
      <w:bookmarkEnd w:id="907"/>
      <w:bookmarkEnd w:id="908"/>
      <w:bookmarkEnd w:id="909"/>
      <w:bookmarkEnd w:id="910"/>
    </w:p>
    <w:p w14:paraId="78D4CD67" w14:textId="3FE30DD9" w:rsidR="001A0AA2" w:rsidRDefault="51E65869" w:rsidP="00765D36">
      <w:pPr>
        <w:jc w:val="both"/>
        <w:rPr>
          <w:ins w:id="911" w:author="Farhan Ullah Khan" w:date="2025-02-10T19:01:00Z"/>
        </w:rPr>
      </w:pPr>
      <w:r>
        <w:t xml:space="preserve">Below restructuring process is </w:t>
      </w:r>
      <w:del w:id="912" w:author="Mohamed Abass Fekher" w:date="2025-02-13T15:43:00Z">
        <w:r w:rsidDel="009C2F32">
          <w:delText xml:space="preserve">pertaining </w:delText>
        </w:r>
      </w:del>
      <w:ins w:id="913" w:author="Mohamed Abass Fekher" w:date="2025-02-13T15:43:00Z">
        <w:r w:rsidR="009C2F32">
          <w:t xml:space="preserve">  </w:t>
        </w:r>
      </w:ins>
      <w:r w:rsidR="0008743E">
        <w:t>T</w:t>
      </w:r>
      <w:r>
        <w:t xml:space="preserve">awarruq product however same </w:t>
      </w:r>
      <w:r w:rsidR="53073580">
        <w:t>mechanism will be</w:t>
      </w:r>
      <w:r w:rsidR="2AF4D425">
        <w:t xml:space="preserve"> updated in order to incorporate asset capture and takaful functionality</w:t>
      </w:r>
      <w:r w:rsidR="00FE59F0">
        <w:t xml:space="preserve"> in restructure of finance</w:t>
      </w:r>
      <w:r w:rsidR="2AF4D425">
        <w:t xml:space="preserve">. </w:t>
      </w:r>
      <w:moveFromRangeStart w:id="914" w:author="Farhan Ullah Khan" w:date="2025-02-10T19:01:00Z" w:name="move190106520"/>
      <w:moveFrom w:id="915" w:author="Farhan Ullah Khan" w:date="2025-02-10T19:01:00Z">
        <w:r w:rsidR="2AF4D425" w:rsidDel="001D463F">
          <w:t xml:space="preserve">Existing </w:t>
        </w:r>
        <w:r w:rsidR="22E10869" w:rsidDel="001D463F">
          <w:t xml:space="preserve">restructuring process requires several steps as shown below: </w:t>
        </w:r>
      </w:moveFrom>
      <w:moveFromRangeEnd w:id="914"/>
    </w:p>
    <w:p w14:paraId="2CFB524A" w14:textId="77777777" w:rsidR="00E851DA" w:rsidRPr="00E851DA" w:rsidRDefault="00E851DA" w:rsidP="00E851DA">
      <w:pPr>
        <w:spacing w:before="100" w:beforeAutospacing="1" w:after="100" w:afterAutospacing="1" w:line="240" w:lineRule="auto"/>
        <w:rPr>
          <w:ins w:id="916" w:author="Farhan Ullah Khan" w:date="2025-02-10T19:01:00Z"/>
          <w:rFonts w:ascii="Times New Roman" w:eastAsia="Times New Roman" w:hAnsi="Times New Roman" w:cs="Times New Roman"/>
          <w:szCs w:val="24"/>
        </w:rPr>
      </w:pPr>
      <w:ins w:id="917" w:author="Farhan Ullah Khan" w:date="2025-02-10T19:01:00Z">
        <w:r w:rsidRPr="00E851DA">
          <w:rPr>
            <w:rFonts w:ascii="Times New Roman" w:eastAsia="Times New Roman" w:hAnsi="Times New Roman" w:cs="Times New Roman"/>
            <w:szCs w:val="24"/>
          </w:rPr>
          <w:t>There will be four scenarios in restructuring:</w:t>
        </w:r>
      </w:ins>
    </w:p>
    <w:p w14:paraId="4090ABBD" w14:textId="77777777" w:rsidR="00E851DA" w:rsidRPr="00E851DA" w:rsidRDefault="00E851DA" w:rsidP="00E851DA">
      <w:pPr>
        <w:numPr>
          <w:ilvl w:val="0"/>
          <w:numId w:val="42"/>
        </w:numPr>
        <w:spacing w:before="100" w:beforeAutospacing="1" w:after="100" w:afterAutospacing="1" w:line="240" w:lineRule="auto"/>
        <w:rPr>
          <w:ins w:id="918" w:author="Farhan Ullah Khan" w:date="2025-02-10T19:01:00Z"/>
          <w:rFonts w:ascii="Times New Roman" w:eastAsia="Times New Roman" w:hAnsi="Times New Roman" w:cs="Times New Roman"/>
          <w:szCs w:val="24"/>
        </w:rPr>
      </w:pPr>
      <w:ins w:id="919" w:author="Farhan Ullah Khan" w:date="2025-02-10T19:01:00Z">
        <w:r w:rsidRPr="00E851DA">
          <w:rPr>
            <w:rFonts w:ascii="Times New Roman" w:eastAsia="Times New Roman" w:hAnsi="Times New Roman" w:cs="Times New Roman"/>
            <w:szCs w:val="24"/>
          </w:rPr>
          <w:t>Principal Only</w:t>
        </w:r>
      </w:ins>
    </w:p>
    <w:p w14:paraId="091936BF" w14:textId="77777777" w:rsidR="00E851DA" w:rsidRPr="00E851DA" w:rsidRDefault="00E851DA" w:rsidP="00E851DA">
      <w:pPr>
        <w:numPr>
          <w:ilvl w:val="0"/>
          <w:numId w:val="42"/>
        </w:numPr>
        <w:spacing w:before="100" w:beforeAutospacing="1" w:after="100" w:afterAutospacing="1" w:line="240" w:lineRule="auto"/>
        <w:rPr>
          <w:ins w:id="920" w:author="Farhan Ullah Khan" w:date="2025-02-10T19:01:00Z"/>
          <w:rFonts w:ascii="Times New Roman" w:eastAsia="Times New Roman" w:hAnsi="Times New Roman" w:cs="Times New Roman"/>
          <w:szCs w:val="24"/>
        </w:rPr>
      </w:pPr>
      <w:ins w:id="921" w:author="Farhan Ullah Khan" w:date="2025-02-10T19:01:00Z">
        <w:r w:rsidRPr="00E851DA">
          <w:rPr>
            <w:rFonts w:ascii="Times New Roman" w:eastAsia="Times New Roman" w:hAnsi="Times New Roman" w:cs="Times New Roman"/>
            <w:szCs w:val="24"/>
          </w:rPr>
          <w:t>Principal + Profit</w:t>
        </w:r>
      </w:ins>
    </w:p>
    <w:p w14:paraId="275602FF" w14:textId="77777777" w:rsidR="00E851DA" w:rsidRPr="00E851DA" w:rsidRDefault="00E851DA" w:rsidP="00E851DA">
      <w:pPr>
        <w:numPr>
          <w:ilvl w:val="0"/>
          <w:numId w:val="42"/>
        </w:numPr>
        <w:spacing w:before="100" w:beforeAutospacing="1" w:after="100" w:afterAutospacing="1" w:line="240" w:lineRule="auto"/>
        <w:rPr>
          <w:ins w:id="922" w:author="Farhan Ullah Khan" w:date="2025-02-10T19:01:00Z"/>
          <w:rFonts w:ascii="Times New Roman" w:eastAsia="Times New Roman" w:hAnsi="Times New Roman" w:cs="Times New Roman"/>
          <w:szCs w:val="24"/>
        </w:rPr>
      </w:pPr>
      <w:ins w:id="923" w:author="Farhan Ullah Khan" w:date="2025-02-10T19:01:00Z">
        <w:r w:rsidRPr="00E851DA">
          <w:rPr>
            <w:rFonts w:ascii="Times New Roman" w:eastAsia="Times New Roman" w:hAnsi="Times New Roman" w:cs="Times New Roman"/>
            <w:szCs w:val="24"/>
          </w:rPr>
          <w:t>Top-up + Principal</w:t>
        </w:r>
      </w:ins>
    </w:p>
    <w:p w14:paraId="29BDC0A9" w14:textId="77777777" w:rsidR="00E851DA" w:rsidRPr="00E851DA" w:rsidRDefault="00E851DA" w:rsidP="00E851DA">
      <w:pPr>
        <w:numPr>
          <w:ilvl w:val="0"/>
          <w:numId w:val="42"/>
        </w:numPr>
        <w:spacing w:before="100" w:beforeAutospacing="1" w:after="100" w:afterAutospacing="1" w:line="240" w:lineRule="auto"/>
        <w:rPr>
          <w:ins w:id="924" w:author="Farhan Ullah Khan" w:date="2025-02-10T19:01:00Z"/>
          <w:rFonts w:ascii="Times New Roman" w:eastAsia="Times New Roman" w:hAnsi="Times New Roman" w:cs="Times New Roman"/>
          <w:szCs w:val="24"/>
        </w:rPr>
      </w:pPr>
      <w:ins w:id="925" w:author="Farhan Ullah Khan" w:date="2025-02-10T19:01:00Z">
        <w:r w:rsidRPr="00E851DA">
          <w:rPr>
            <w:rFonts w:ascii="Times New Roman" w:eastAsia="Times New Roman" w:hAnsi="Times New Roman" w:cs="Times New Roman"/>
            <w:szCs w:val="24"/>
          </w:rPr>
          <w:t>Top-up + Principal + Profit</w:t>
        </w:r>
      </w:ins>
    </w:p>
    <w:p w14:paraId="17BE4A8D" w14:textId="75139F40" w:rsidR="00E851DA" w:rsidRPr="00B63B83" w:rsidRDefault="001D463F" w:rsidP="00765D36">
      <w:pPr>
        <w:jc w:val="both"/>
      </w:pPr>
      <w:moveToRangeStart w:id="926" w:author="Farhan Ullah Khan" w:date="2025-02-10T19:01:00Z" w:name="move190106520"/>
      <w:moveTo w:id="927" w:author="Farhan Ullah Khan" w:date="2025-02-10T19:01:00Z">
        <w:r>
          <w:t>Existing restructuring process requires several steps as shown below:</w:t>
        </w:r>
      </w:moveTo>
      <w:moveToRangeEnd w:id="926"/>
    </w:p>
    <w:tbl>
      <w:tblPr>
        <w:tblStyle w:val="TableGrid"/>
        <w:tblW w:w="0" w:type="auto"/>
        <w:tblLook w:val="04A0" w:firstRow="1" w:lastRow="0" w:firstColumn="1" w:lastColumn="0" w:noHBand="0" w:noVBand="1"/>
      </w:tblPr>
      <w:tblGrid>
        <w:gridCol w:w="4395"/>
        <w:gridCol w:w="4493"/>
      </w:tblGrid>
      <w:tr w:rsidR="001A0AA2" w:rsidRPr="00B63B83" w14:paraId="0FD8A970" w14:textId="43D4D838" w:rsidTr="4199E1D9">
        <w:trPr>
          <w:trHeight w:val="288"/>
        </w:trPr>
        <w:tc>
          <w:tcPr>
            <w:tcW w:w="4395" w:type="dxa"/>
            <w:tcBorders>
              <w:top w:val="single" w:sz="4" w:space="0" w:color="auto"/>
              <w:left w:val="single" w:sz="4" w:space="0" w:color="auto"/>
              <w:bottom w:val="single" w:sz="4" w:space="0" w:color="auto"/>
              <w:right w:val="single" w:sz="4" w:space="0" w:color="auto"/>
            </w:tcBorders>
            <w:hideMark/>
          </w:tcPr>
          <w:p w14:paraId="16D8DE5C" w14:textId="620210E8" w:rsidR="001A0AA2" w:rsidRPr="00574B3C" w:rsidRDefault="001A0AA2" w:rsidP="00B65DD7">
            <w:pPr>
              <w:spacing w:after="160" w:line="259" w:lineRule="auto"/>
              <w:rPr>
                <w:rFonts w:cstheme="minorHAnsi"/>
                <w:bCs/>
                <w:szCs w:val="24"/>
              </w:rPr>
            </w:pPr>
            <w:bookmarkStart w:id="928" w:name="_Hlk159233142"/>
            <w:r w:rsidRPr="00574B3C">
              <w:rPr>
                <w:rFonts w:cstheme="minorHAnsi"/>
                <w:bCs/>
                <w:szCs w:val="24"/>
              </w:rPr>
              <w:t>Customer CIF</w:t>
            </w:r>
          </w:p>
        </w:tc>
        <w:tc>
          <w:tcPr>
            <w:tcW w:w="4493" w:type="dxa"/>
            <w:tcBorders>
              <w:top w:val="single" w:sz="4" w:space="0" w:color="auto"/>
              <w:left w:val="single" w:sz="4" w:space="0" w:color="auto"/>
              <w:bottom w:val="single" w:sz="4" w:space="0" w:color="auto"/>
              <w:right w:val="single" w:sz="4" w:space="0" w:color="auto"/>
            </w:tcBorders>
            <w:hideMark/>
          </w:tcPr>
          <w:p w14:paraId="18D71F4E" w14:textId="77B05C60" w:rsidR="001A0AA2" w:rsidRPr="00574B3C" w:rsidRDefault="001A0AA2" w:rsidP="00B65DD7">
            <w:pPr>
              <w:spacing w:after="160" w:line="259" w:lineRule="auto"/>
              <w:rPr>
                <w:rFonts w:cstheme="minorHAnsi"/>
                <w:bCs/>
                <w:szCs w:val="24"/>
              </w:rPr>
            </w:pPr>
            <w:r w:rsidRPr="00574B3C">
              <w:rPr>
                <w:rFonts w:cstheme="minorHAnsi"/>
                <w:bCs/>
                <w:szCs w:val="24"/>
              </w:rPr>
              <w:t>100630</w:t>
            </w:r>
          </w:p>
        </w:tc>
      </w:tr>
      <w:tr w:rsidR="001A0AA2" w:rsidRPr="00B63B83" w14:paraId="1899F4C3" w14:textId="4C671479" w:rsidTr="4199E1D9">
        <w:trPr>
          <w:trHeight w:val="276"/>
        </w:trPr>
        <w:tc>
          <w:tcPr>
            <w:tcW w:w="4395" w:type="dxa"/>
            <w:tcBorders>
              <w:top w:val="single" w:sz="4" w:space="0" w:color="auto"/>
              <w:left w:val="single" w:sz="4" w:space="0" w:color="auto"/>
              <w:bottom w:val="single" w:sz="4" w:space="0" w:color="auto"/>
              <w:right w:val="single" w:sz="4" w:space="0" w:color="auto"/>
            </w:tcBorders>
            <w:hideMark/>
          </w:tcPr>
          <w:p w14:paraId="05E8E6B6" w14:textId="264A3E1C" w:rsidR="001A0AA2" w:rsidRPr="00574B3C" w:rsidRDefault="001A0AA2" w:rsidP="00B65DD7">
            <w:pPr>
              <w:spacing w:after="160" w:line="259" w:lineRule="auto"/>
              <w:rPr>
                <w:rFonts w:cstheme="minorHAnsi"/>
                <w:bCs/>
                <w:szCs w:val="24"/>
              </w:rPr>
            </w:pPr>
            <w:r w:rsidRPr="00574B3C">
              <w:rPr>
                <w:rFonts w:cstheme="minorHAnsi"/>
                <w:bCs/>
                <w:szCs w:val="24"/>
              </w:rPr>
              <w:t xml:space="preserve">IS Contract </w:t>
            </w:r>
          </w:p>
        </w:tc>
        <w:tc>
          <w:tcPr>
            <w:tcW w:w="4493" w:type="dxa"/>
            <w:tcBorders>
              <w:top w:val="single" w:sz="4" w:space="0" w:color="auto"/>
              <w:left w:val="single" w:sz="4" w:space="0" w:color="auto"/>
              <w:bottom w:val="single" w:sz="4" w:space="0" w:color="auto"/>
              <w:right w:val="single" w:sz="4" w:space="0" w:color="auto"/>
            </w:tcBorders>
            <w:hideMark/>
          </w:tcPr>
          <w:p w14:paraId="52E7905C" w14:textId="18D55D40" w:rsidR="001A0AA2" w:rsidRPr="00574B3C" w:rsidRDefault="001A0AA2" w:rsidP="00B65DD7">
            <w:pPr>
              <w:spacing w:after="160" w:line="259" w:lineRule="auto"/>
              <w:rPr>
                <w:rFonts w:cstheme="minorHAnsi"/>
                <w:bCs/>
                <w:szCs w:val="24"/>
              </w:rPr>
            </w:pPr>
            <w:r w:rsidRPr="00574B3C">
              <w:rPr>
                <w:rFonts w:cstheme="minorHAnsi"/>
                <w:bCs/>
                <w:szCs w:val="24"/>
              </w:rPr>
              <w:t>IS23257Q00FR</w:t>
            </w:r>
          </w:p>
        </w:tc>
      </w:tr>
      <w:tr w:rsidR="001A0AA2" w:rsidRPr="00B63B83" w14:paraId="7D6A97F6" w14:textId="41B06D57" w:rsidTr="4199E1D9">
        <w:trPr>
          <w:trHeight w:val="288"/>
        </w:trPr>
        <w:tc>
          <w:tcPr>
            <w:tcW w:w="4395" w:type="dxa"/>
            <w:tcBorders>
              <w:top w:val="single" w:sz="4" w:space="0" w:color="auto"/>
              <w:left w:val="single" w:sz="4" w:space="0" w:color="auto"/>
              <w:bottom w:val="single" w:sz="4" w:space="0" w:color="auto"/>
              <w:right w:val="single" w:sz="4" w:space="0" w:color="auto"/>
            </w:tcBorders>
            <w:hideMark/>
          </w:tcPr>
          <w:p w14:paraId="654FA06C" w14:textId="14D97ED3" w:rsidR="001A0AA2" w:rsidRPr="00574B3C" w:rsidRDefault="001A0AA2" w:rsidP="4199E1D9">
            <w:pPr>
              <w:spacing w:after="160" w:line="259" w:lineRule="auto"/>
              <w:rPr>
                <w:bCs/>
              </w:rPr>
            </w:pPr>
            <w:r w:rsidRPr="00574B3C">
              <w:rPr>
                <w:bCs/>
              </w:rPr>
              <w:t xml:space="preserve">Payin (Repayment) Account </w:t>
            </w:r>
          </w:p>
        </w:tc>
        <w:tc>
          <w:tcPr>
            <w:tcW w:w="4493" w:type="dxa"/>
            <w:tcBorders>
              <w:top w:val="single" w:sz="4" w:space="0" w:color="auto"/>
              <w:left w:val="single" w:sz="4" w:space="0" w:color="auto"/>
              <w:bottom w:val="single" w:sz="4" w:space="0" w:color="auto"/>
              <w:right w:val="single" w:sz="4" w:space="0" w:color="auto"/>
            </w:tcBorders>
            <w:hideMark/>
          </w:tcPr>
          <w:p w14:paraId="3ACA494B" w14:textId="7FF3A93C" w:rsidR="001A0AA2" w:rsidRPr="00574B3C" w:rsidRDefault="001A0AA2" w:rsidP="00B65DD7">
            <w:pPr>
              <w:spacing w:after="160" w:line="259" w:lineRule="auto"/>
              <w:rPr>
                <w:rFonts w:cstheme="minorHAnsi"/>
                <w:bCs/>
                <w:szCs w:val="24"/>
              </w:rPr>
            </w:pPr>
            <w:r w:rsidRPr="00574B3C">
              <w:rPr>
                <w:rFonts w:cstheme="minorHAnsi"/>
                <w:bCs/>
                <w:szCs w:val="24"/>
              </w:rPr>
              <w:t>3000008035</w:t>
            </w:r>
          </w:p>
        </w:tc>
      </w:tr>
      <w:tr w:rsidR="001A0AA2" w:rsidRPr="00B63B83" w14:paraId="0BF31CD4" w14:textId="6558F55B" w:rsidTr="4199E1D9">
        <w:trPr>
          <w:trHeight w:val="276"/>
        </w:trPr>
        <w:tc>
          <w:tcPr>
            <w:tcW w:w="4395" w:type="dxa"/>
            <w:tcBorders>
              <w:top w:val="single" w:sz="4" w:space="0" w:color="auto"/>
              <w:left w:val="single" w:sz="4" w:space="0" w:color="auto"/>
              <w:bottom w:val="single" w:sz="4" w:space="0" w:color="auto"/>
              <w:right w:val="single" w:sz="4" w:space="0" w:color="auto"/>
            </w:tcBorders>
            <w:hideMark/>
          </w:tcPr>
          <w:p w14:paraId="7D54B0C6" w14:textId="3A60D079" w:rsidR="001A0AA2" w:rsidRPr="00574B3C" w:rsidRDefault="001A0AA2" w:rsidP="00B65DD7">
            <w:pPr>
              <w:spacing w:after="160" w:line="259" w:lineRule="auto"/>
              <w:rPr>
                <w:rFonts w:cstheme="minorHAnsi"/>
                <w:bCs/>
                <w:szCs w:val="24"/>
              </w:rPr>
            </w:pPr>
            <w:r w:rsidRPr="00574B3C">
              <w:rPr>
                <w:rFonts w:cstheme="minorHAnsi"/>
                <w:bCs/>
                <w:szCs w:val="24"/>
              </w:rPr>
              <w:t>Old Arrangement</w:t>
            </w:r>
          </w:p>
        </w:tc>
        <w:tc>
          <w:tcPr>
            <w:tcW w:w="4493" w:type="dxa"/>
            <w:tcBorders>
              <w:top w:val="single" w:sz="4" w:space="0" w:color="auto"/>
              <w:left w:val="single" w:sz="4" w:space="0" w:color="auto"/>
              <w:bottom w:val="single" w:sz="4" w:space="0" w:color="auto"/>
              <w:right w:val="single" w:sz="4" w:space="0" w:color="auto"/>
            </w:tcBorders>
            <w:hideMark/>
          </w:tcPr>
          <w:p w14:paraId="350E983D" w14:textId="0E1F6456" w:rsidR="001A0AA2" w:rsidRPr="00574B3C" w:rsidRDefault="001A0AA2" w:rsidP="00B65DD7">
            <w:pPr>
              <w:spacing w:after="160" w:line="259" w:lineRule="auto"/>
              <w:rPr>
                <w:rFonts w:cstheme="minorHAnsi"/>
                <w:bCs/>
                <w:szCs w:val="24"/>
              </w:rPr>
            </w:pPr>
            <w:r w:rsidRPr="00574B3C">
              <w:rPr>
                <w:rFonts w:cstheme="minorHAnsi"/>
                <w:bCs/>
                <w:szCs w:val="24"/>
              </w:rPr>
              <w:t>AA23257ZLBPK, 3000008019</w:t>
            </w:r>
          </w:p>
        </w:tc>
      </w:tr>
    </w:tbl>
    <w:p w14:paraId="08A59B21" w14:textId="66DB3DCD" w:rsidR="001A0AA2" w:rsidRPr="00C56CBF" w:rsidRDefault="001A0AA2" w:rsidP="00C56CBF">
      <w:pPr>
        <w:pStyle w:val="Heading3"/>
        <w:numPr>
          <w:ilvl w:val="2"/>
          <w:numId w:val="5"/>
        </w:numPr>
      </w:pPr>
      <w:bookmarkStart w:id="929" w:name="_Toc182414032"/>
      <w:bookmarkStart w:id="930" w:name="_Toc182493304"/>
      <w:bookmarkStart w:id="931" w:name="_Toc182493387"/>
      <w:bookmarkStart w:id="932" w:name="_Toc190103132"/>
      <w:bookmarkEnd w:id="928"/>
      <w:r w:rsidRPr="00C56CBF">
        <w:t>Request Stage</w:t>
      </w:r>
      <w:bookmarkEnd w:id="929"/>
      <w:bookmarkEnd w:id="930"/>
      <w:bookmarkEnd w:id="931"/>
      <w:bookmarkEnd w:id="932"/>
      <w:r w:rsidRPr="00C56CBF">
        <w:t xml:space="preserve"> </w:t>
      </w:r>
    </w:p>
    <w:p w14:paraId="543CF79C" w14:textId="6ECD177C" w:rsidR="001A0AA2" w:rsidRPr="00B63B83" w:rsidRDefault="001A0AA2" w:rsidP="001A0AA2">
      <w:pPr>
        <w:rPr>
          <w:rFonts w:cstheme="minorHAnsi"/>
          <w:szCs w:val="24"/>
        </w:rPr>
      </w:pPr>
      <w:r w:rsidRPr="00B63B83">
        <w:rPr>
          <w:rFonts w:cstheme="minorHAnsi"/>
          <w:noProof/>
          <w:szCs w:val="24"/>
        </w:rPr>
        <w:drawing>
          <wp:inline distT="0" distB="0" distL="0" distR="0" wp14:anchorId="62E44842" wp14:editId="2EE5B250">
            <wp:extent cx="5730240" cy="3901440"/>
            <wp:effectExtent l="114300" t="76200" r="118110" b="118110"/>
            <wp:docPr id="1751250622"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8" cstate="print">
                      <a:extLst>
                        <a:ext uri="{28A0092B-C50C-407E-A947-70E740481C1C}">
                          <a14:useLocalDpi xmlns:a14="http://schemas.microsoft.com/office/drawing/2010/main" val="0"/>
                        </a:ext>
                      </a:extLst>
                    </a:blip>
                    <a:srcRect/>
                    <a:stretch>
                      <a:fillRect/>
                    </a:stretch>
                  </pic:blipFill>
                  <pic:spPr bwMode="auto">
                    <a:xfrm>
                      <a:off x="0" y="0"/>
                      <a:ext cx="5730240" cy="3901440"/>
                    </a:xfrm>
                    <a:prstGeom prst="rect">
                      <a:avLst/>
                    </a:prstGeom>
                    <a:solidFill>
                      <a:srgbClr val="FFFFFF">
                        <a:shade val="85000"/>
                      </a:srgbClr>
                    </a:solidFill>
                    <a:ln w="12700" cap="sq">
                      <a:solidFill>
                        <a:schemeClr val="accent1"/>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41F40579" w14:textId="4D0ADCD8" w:rsidR="001A0AA2" w:rsidRPr="00B63B83" w:rsidRDefault="001A0AA2" w:rsidP="001A0AA2">
      <w:pPr>
        <w:rPr>
          <w:rFonts w:cstheme="minorHAnsi"/>
          <w:szCs w:val="24"/>
        </w:rPr>
      </w:pPr>
    </w:p>
    <w:p w14:paraId="4982B8B7" w14:textId="7E78CD22" w:rsidR="001A0AA2" w:rsidRPr="00B63B83" w:rsidRDefault="001A0AA2" w:rsidP="001A0AA2">
      <w:pPr>
        <w:rPr>
          <w:rFonts w:cstheme="minorHAnsi"/>
          <w:szCs w:val="24"/>
        </w:rPr>
      </w:pPr>
      <w:r w:rsidRPr="00B63B83">
        <w:rPr>
          <w:rFonts w:cstheme="minorHAnsi"/>
          <w:noProof/>
          <w:szCs w:val="24"/>
        </w:rPr>
        <w:lastRenderedPageBreak/>
        <w:drawing>
          <wp:inline distT="0" distB="0" distL="0" distR="0" wp14:anchorId="38A7D72F" wp14:editId="459F70E7">
            <wp:extent cx="5730240" cy="2004060"/>
            <wp:effectExtent l="114300" t="95250" r="118110" b="129540"/>
            <wp:docPr id="501892414" name="Picture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9">
                      <a:extLst>
                        <a:ext uri="{28A0092B-C50C-407E-A947-70E740481C1C}">
                          <a14:useLocalDpi xmlns:a14="http://schemas.microsoft.com/office/drawing/2010/main" val="0"/>
                        </a:ext>
                      </a:extLst>
                    </a:blip>
                    <a:srcRect/>
                    <a:stretch>
                      <a:fillRect/>
                    </a:stretch>
                  </pic:blipFill>
                  <pic:spPr bwMode="auto">
                    <a:xfrm>
                      <a:off x="0" y="0"/>
                      <a:ext cx="5730240" cy="2004060"/>
                    </a:xfrm>
                    <a:prstGeom prst="rect">
                      <a:avLst/>
                    </a:prstGeom>
                    <a:solidFill>
                      <a:srgbClr val="FFFFFF">
                        <a:shade val="85000"/>
                      </a:srgbClr>
                    </a:solidFill>
                    <a:ln w="12700" cap="sq">
                      <a:solidFill>
                        <a:schemeClr val="accent1"/>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36F52271" w14:textId="1014DF4C" w:rsidR="001A0AA2" w:rsidRDefault="001A0AA2" w:rsidP="001A0AA2">
      <w:pPr>
        <w:rPr>
          <w:rFonts w:cstheme="minorHAnsi"/>
          <w:szCs w:val="24"/>
        </w:rPr>
      </w:pPr>
      <w:r w:rsidRPr="00B63B83">
        <w:rPr>
          <w:rFonts w:cstheme="minorHAnsi"/>
          <w:szCs w:val="24"/>
        </w:rPr>
        <w:t>Authorization</w:t>
      </w:r>
    </w:p>
    <w:p w14:paraId="75371A58" w14:textId="1E6224AA" w:rsidR="001A0AA2" w:rsidRPr="00B63B83" w:rsidRDefault="001A0AA2" w:rsidP="001A0AA2">
      <w:pPr>
        <w:rPr>
          <w:rFonts w:cstheme="minorHAnsi"/>
          <w:szCs w:val="24"/>
        </w:rPr>
      </w:pPr>
      <w:r w:rsidRPr="00B63B83">
        <w:rPr>
          <w:rFonts w:cstheme="minorHAnsi"/>
          <w:noProof/>
          <w:szCs w:val="24"/>
        </w:rPr>
        <w:drawing>
          <wp:inline distT="0" distB="0" distL="0" distR="0" wp14:anchorId="348DBCA1" wp14:editId="37787F14">
            <wp:extent cx="5729580" cy="863126"/>
            <wp:effectExtent l="114300" t="95250" r="100330" b="127635"/>
            <wp:docPr id="1280977477" name="Picture 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rotWithShape="1">
                    <a:blip r:embed="rId180">
                      <a:extLst>
                        <a:ext uri="{28A0092B-C50C-407E-A947-70E740481C1C}">
                          <a14:useLocalDpi xmlns:a14="http://schemas.microsoft.com/office/drawing/2010/main" val="0"/>
                        </a:ext>
                      </a:extLst>
                    </a:blip>
                    <a:srcRect l="-597" t="21942" r="597" b="47274"/>
                    <a:stretch/>
                  </pic:blipFill>
                  <pic:spPr bwMode="auto">
                    <a:xfrm>
                      <a:off x="0" y="0"/>
                      <a:ext cx="5730240" cy="863225"/>
                    </a:xfrm>
                    <a:prstGeom prst="rect">
                      <a:avLst/>
                    </a:prstGeom>
                    <a:solidFill>
                      <a:srgbClr val="FFFFFF">
                        <a:shade val="85000"/>
                      </a:srgbClr>
                    </a:solidFill>
                    <a:ln w="12700" cap="sq">
                      <a:solidFill>
                        <a:schemeClr val="accent1"/>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a:extLst>
                      <a:ext uri="{53640926-AAD7-44D8-BBD7-CCE9431645EC}">
                        <a14:shadowObscured xmlns:a14="http://schemas.microsoft.com/office/drawing/2010/main"/>
                      </a:ext>
                    </a:extLst>
                  </pic:spPr>
                </pic:pic>
              </a:graphicData>
            </a:graphic>
          </wp:inline>
        </w:drawing>
      </w:r>
    </w:p>
    <w:p w14:paraId="73A21E5A" w14:textId="3D8E2CAA" w:rsidR="001A0AA2" w:rsidRPr="00C56CBF" w:rsidRDefault="001A0AA2" w:rsidP="00C56CBF">
      <w:pPr>
        <w:pStyle w:val="Heading3"/>
        <w:numPr>
          <w:ilvl w:val="2"/>
          <w:numId w:val="5"/>
        </w:numPr>
      </w:pPr>
      <w:bookmarkStart w:id="933" w:name="_Toc182414033"/>
      <w:bookmarkStart w:id="934" w:name="_Toc182493305"/>
      <w:bookmarkStart w:id="935" w:name="_Toc182493388"/>
      <w:bookmarkStart w:id="936" w:name="_Toc190103133"/>
      <w:r w:rsidRPr="00C56CBF">
        <w:t>Approval Stage</w:t>
      </w:r>
      <w:bookmarkEnd w:id="933"/>
      <w:bookmarkEnd w:id="934"/>
      <w:bookmarkEnd w:id="935"/>
      <w:bookmarkEnd w:id="936"/>
      <w:r w:rsidRPr="00C56CBF">
        <w:t xml:space="preserve"> </w:t>
      </w:r>
    </w:p>
    <w:p w14:paraId="2D7352F0" w14:textId="15816472" w:rsidR="001A0AA2" w:rsidRDefault="001A0AA2" w:rsidP="001A0AA2">
      <w:pPr>
        <w:rPr>
          <w:rFonts w:cstheme="minorHAnsi"/>
          <w:szCs w:val="24"/>
        </w:rPr>
      </w:pPr>
      <w:r w:rsidRPr="00B63B83">
        <w:rPr>
          <w:rFonts w:cstheme="minorHAnsi"/>
          <w:noProof/>
          <w:szCs w:val="24"/>
        </w:rPr>
        <w:drawing>
          <wp:inline distT="0" distB="0" distL="0" distR="0" wp14:anchorId="1CAAF95E" wp14:editId="70BD72B0">
            <wp:extent cx="5730240" cy="3063240"/>
            <wp:effectExtent l="114300" t="76200" r="118110" b="118110"/>
            <wp:docPr id="421427954" name="Picture 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81" cstate="print">
                      <a:extLst>
                        <a:ext uri="{28A0092B-C50C-407E-A947-70E740481C1C}">
                          <a14:useLocalDpi xmlns:a14="http://schemas.microsoft.com/office/drawing/2010/main" val="0"/>
                        </a:ext>
                      </a:extLst>
                    </a:blip>
                    <a:srcRect/>
                    <a:stretch>
                      <a:fillRect/>
                    </a:stretch>
                  </pic:blipFill>
                  <pic:spPr bwMode="auto">
                    <a:xfrm>
                      <a:off x="0" y="0"/>
                      <a:ext cx="5730240" cy="3063240"/>
                    </a:xfrm>
                    <a:prstGeom prst="rect">
                      <a:avLst/>
                    </a:prstGeom>
                    <a:solidFill>
                      <a:srgbClr val="FFFFFF">
                        <a:shade val="85000"/>
                      </a:srgbClr>
                    </a:solidFill>
                    <a:ln w="12700" cap="sq">
                      <a:solidFill>
                        <a:schemeClr val="accent1"/>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5D4C79E5" w14:textId="7C25D1F3" w:rsidR="001A0AA2" w:rsidRDefault="001A0AA2" w:rsidP="001A0AA2">
      <w:pPr>
        <w:rPr>
          <w:rFonts w:cstheme="minorHAnsi"/>
          <w:szCs w:val="24"/>
        </w:rPr>
      </w:pPr>
      <w:r w:rsidRPr="00B63B83">
        <w:rPr>
          <w:rFonts w:cstheme="minorHAnsi"/>
          <w:noProof/>
          <w:szCs w:val="24"/>
        </w:rPr>
        <w:drawing>
          <wp:inline distT="0" distB="0" distL="0" distR="0" wp14:anchorId="71F90416" wp14:editId="6D56999B">
            <wp:extent cx="5729818" cy="837393"/>
            <wp:effectExtent l="114300" t="95250" r="99695" b="134620"/>
            <wp:docPr id="412286155" name="Picture 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rotWithShape="1">
                    <a:blip r:embed="rId182">
                      <a:extLst>
                        <a:ext uri="{28A0092B-C50C-407E-A947-70E740481C1C}">
                          <a14:useLocalDpi xmlns:a14="http://schemas.microsoft.com/office/drawing/2010/main" val="0"/>
                        </a:ext>
                      </a:extLst>
                    </a:blip>
                    <a:srcRect t="26657" b="24060"/>
                    <a:stretch/>
                  </pic:blipFill>
                  <pic:spPr bwMode="auto">
                    <a:xfrm>
                      <a:off x="0" y="0"/>
                      <a:ext cx="5730240" cy="837455"/>
                    </a:xfrm>
                    <a:prstGeom prst="rect">
                      <a:avLst/>
                    </a:prstGeom>
                    <a:solidFill>
                      <a:srgbClr val="FFFFFF">
                        <a:shade val="85000"/>
                      </a:srgbClr>
                    </a:solidFill>
                    <a:ln w="12700" cap="sq">
                      <a:solidFill>
                        <a:schemeClr val="accent1"/>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a:extLst>
                      <a:ext uri="{53640926-AAD7-44D8-BBD7-CCE9431645EC}">
                        <a14:shadowObscured xmlns:a14="http://schemas.microsoft.com/office/drawing/2010/main"/>
                      </a:ext>
                    </a:extLst>
                  </pic:spPr>
                </pic:pic>
              </a:graphicData>
            </a:graphic>
          </wp:inline>
        </w:drawing>
      </w:r>
    </w:p>
    <w:p w14:paraId="59ED3EC0" w14:textId="1D1CE9D7" w:rsidR="001A0AA2" w:rsidRPr="00B63B83" w:rsidRDefault="001A0AA2" w:rsidP="001A0AA2">
      <w:pPr>
        <w:rPr>
          <w:rFonts w:cstheme="minorHAnsi"/>
          <w:szCs w:val="24"/>
        </w:rPr>
      </w:pPr>
      <w:r w:rsidRPr="00B63B83">
        <w:rPr>
          <w:rFonts w:cstheme="minorHAnsi"/>
          <w:szCs w:val="24"/>
        </w:rPr>
        <w:t>Authorization</w:t>
      </w:r>
    </w:p>
    <w:p w14:paraId="7D8D2F8D" w14:textId="39019E7D" w:rsidR="001A0AA2" w:rsidRPr="00B63B83" w:rsidRDefault="001A0AA2" w:rsidP="001A0AA2">
      <w:pPr>
        <w:rPr>
          <w:rFonts w:cstheme="minorHAnsi"/>
          <w:szCs w:val="24"/>
        </w:rPr>
      </w:pPr>
      <w:r w:rsidRPr="00B63B83">
        <w:rPr>
          <w:rFonts w:cstheme="minorHAnsi"/>
          <w:noProof/>
          <w:szCs w:val="24"/>
        </w:rPr>
        <w:lastRenderedPageBreak/>
        <w:drawing>
          <wp:inline distT="0" distB="0" distL="0" distR="0" wp14:anchorId="2975AA4C" wp14:editId="4652C787">
            <wp:extent cx="5730240" cy="3147060"/>
            <wp:effectExtent l="114300" t="76200" r="118110" b="129540"/>
            <wp:docPr id="1855193763" name="Picture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83" cstate="print">
                      <a:extLst>
                        <a:ext uri="{28A0092B-C50C-407E-A947-70E740481C1C}">
                          <a14:useLocalDpi xmlns:a14="http://schemas.microsoft.com/office/drawing/2010/main" val="0"/>
                        </a:ext>
                      </a:extLst>
                    </a:blip>
                    <a:srcRect/>
                    <a:stretch>
                      <a:fillRect/>
                    </a:stretch>
                  </pic:blipFill>
                  <pic:spPr bwMode="auto">
                    <a:xfrm>
                      <a:off x="0" y="0"/>
                      <a:ext cx="5730240" cy="3147060"/>
                    </a:xfrm>
                    <a:prstGeom prst="rect">
                      <a:avLst/>
                    </a:prstGeom>
                    <a:solidFill>
                      <a:srgbClr val="FFFFFF">
                        <a:shade val="85000"/>
                      </a:srgbClr>
                    </a:solidFill>
                    <a:ln w="12700" cap="sq">
                      <a:solidFill>
                        <a:schemeClr val="accent1"/>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2C663254" w14:textId="0E29E60C" w:rsidR="001A0AA2" w:rsidRDefault="001A0AA2" w:rsidP="001A0AA2">
      <w:pPr>
        <w:rPr>
          <w:rFonts w:cstheme="minorHAnsi"/>
          <w:szCs w:val="24"/>
        </w:rPr>
      </w:pPr>
    </w:p>
    <w:p w14:paraId="67A58EF7" w14:textId="27BD6C84" w:rsidR="001A0AA2" w:rsidRPr="00B63B83" w:rsidRDefault="001A0AA2" w:rsidP="001A0AA2">
      <w:pPr>
        <w:rPr>
          <w:rFonts w:cstheme="minorHAnsi"/>
          <w:szCs w:val="24"/>
        </w:rPr>
      </w:pPr>
      <w:r w:rsidRPr="00B63B83">
        <w:rPr>
          <w:rFonts w:cstheme="minorHAnsi"/>
          <w:noProof/>
          <w:szCs w:val="24"/>
        </w:rPr>
        <w:drawing>
          <wp:inline distT="0" distB="0" distL="0" distR="0" wp14:anchorId="489D6CF9" wp14:editId="7661B975">
            <wp:extent cx="5728312" cy="982303"/>
            <wp:effectExtent l="114300" t="76200" r="101600" b="104140"/>
            <wp:docPr id="952878737" name="Picture 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rotWithShape="1">
                    <a:blip r:embed="rId184">
                      <a:extLst>
                        <a:ext uri="{28A0092B-C50C-407E-A947-70E740481C1C}">
                          <a14:useLocalDpi xmlns:a14="http://schemas.microsoft.com/office/drawing/2010/main" val="0"/>
                        </a:ext>
                      </a:extLst>
                    </a:blip>
                    <a:srcRect t="21502" b="24767"/>
                    <a:stretch/>
                  </pic:blipFill>
                  <pic:spPr bwMode="auto">
                    <a:xfrm>
                      <a:off x="0" y="0"/>
                      <a:ext cx="5730240" cy="982634"/>
                    </a:xfrm>
                    <a:prstGeom prst="rect">
                      <a:avLst/>
                    </a:prstGeom>
                    <a:solidFill>
                      <a:srgbClr val="FFFFFF">
                        <a:shade val="85000"/>
                      </a:srgbClr>
                    </a:solidFill>
                    <a:ln w="19050" cap="sq">
                      <a:solidFill>
                        <a:schemeClr val="accent1"/>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a:extLst>
                      <a:ext uri="{53640926-AAD7-44D8-BBD7-CCE9431645EC}">
                        <a14:shadowObscured xmlns:a14="http://schemas.microsoft.com/office/drawing/2010/main"/>
                      </a:ext>
                    </a:extLst>
                  </pic:spPr>
                </pic:pic>
              </a:graphicData>
            </a:graphic>
          </wp:inline>
        </w:drawing>
      </w:r>
    </w:p>
    <w:p w14:paraId="556A7A63" w14:textId="33BACD03" w:rsidR="001A0AA2" w:rsidRPr="00C56CBF" w:rsidRDefault="001A0AA2" w:rsidP="00C56CBF">
      <w:pPr>
        <w:pStyle w:val="Heading3"/>
        <w:numPr>
          <w:ilvl w:val="2"/>
          <w:numId w:val="5"/>
        </w:numPr>
      </w:pPr>
      <w:bookmarkStart w:id="937" w:name="_Toc182414034"/>
      <w:bookmarkStart w:id="938" w:name="_Toc182493306"/>
      <w:bookmarkStart w:id="939" w:name="_Toc182493389"/>
      <w:bookmarkStart w:id="940" w:name="_Toc190103134"/>
      <w:r w:rsidRPr="00C56CBF">
        <w:t>Purchase Stage</w:t>
      </w:r>
      <w:bookmarkEnd w:id="937"/>
      <w:bookmarkEnd w:id="938"/>
      <w:bookmarkEnd w:id="939"/>
      <w:bookmarkEnd w:id="940"/>
      <w:r w:rsidRPr="00C56CBF">
        <w:t xml:space="preserve"> </w:t>
      </w:r>
    </w:p>
    <w:p w14:paraId="70E60DF1" w14:textId="25675243" w:rsidR="001A0AA2" w:rsidRPr="00B63B83" w:rsidRDefault="001A0AA2" w:rsidP="001A0AA2">
      <w:pPr>
        <w:rPr>
          <w:rFonts w:cstheme="minorHAnsi"/>
          <w:szCs w:val="24"/>
        </w:rPr>
      </w:pPr>
      <w:r w:rsidRPr="00B63B83">
        <w:rPr>
          <w:rFonts w:cstheme="minorHAnsi"/>
          <w:noProof/>
          <w:szCs w:val="24"/>
        </w:rPr>
        <w:drawing>
          <wp:inline distT="0" distB="0" distL="0" distR="0" wp14:anchorId="406471F4" wp14:editId="32C83981">
            <wp:extent cx="5730240" cy="3131820"/>
            <wp:effectExtent l="114300" t="76200" r="118110" b="125730"/>
            <wp:docPr id="414676962" name="Picture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185" cstate="print">
                      <a:extLst>
                        <a:ext uri="{28A0092B-C50C-407E-A947-70E740481C1C}">
                          <a14:useLocalDpi xmlns:a14="http://schemas.microsoft.com/office/drawing/2010/main" val="0"/>
                        </a:ext>
                      </a:extLst>
                    </a:blip>
                    <a:srcRect/>
                    <a:stretch>
                      <a:fillRect/>
                    </a:stretch>
                  </pic:blipFill>
                  <pic:spPr bwMode="auto">
                    <a:xfrm>
                      <a:off x="0" y="0"/>
                      <a:ext cx="5730240" cy="3131820"/>
                    </a:xfrm>
                    <a:prstGeom prst="rect">
                      <a:avLst/>
                    </a:prstGeom>
                    <a:solidFill>
                      <a:srgbClr val="FFFFFF">
                        <a:shade val="85000"/>
                      </a:srgbClr>
                    </a:solidFill>
                    <a:ln w="12700" cap="sq">
                      <a:solidFill>
                        <a:schemeClr val="accent1"/>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44B1B88F" w14:textId="07CB8951" w:rsidR="001A0AA2" w:rsidRDefault="001A0AA2" w:rsidP="001A0AA2">
      <w:pPr>
        <w:rPr>
          <w:rFonts w:cstheme="minorHAnsi"/>
          <w:szCs w:val="24"/>
        </w:rPr>
      </w:pPr>
    </w:p>
    <w:p w14:paraId="71020FE7" w14:textId="159167B3" w:rsidR="001A0AA2" w:rsidRPr="00B63B83" w:rsidRDefault="001A0AA2" w:rsidP="001A0AA2">
      <w:pPr>
        <w:rPr>
          <w:rFonts w:cstheme="minorHAnsi"/>
          <w:szCs w:val="24"/>
        </w:rPr>
      </w:pPr>
      <w:r w:rsidRPr="00B63B83">
        <w:rPr>
          <w:rFonts w:cstheme="minorHAnsi"/>
          <w:noProof/>
          <w:szCs w:val="24"/>
        </w:rPr>
        <w:drawing>
          <wp:inline distT="0" distB="0" distL="0" distR="0" wp14:anchorId="54C29641" wp14:editId="2EAD5EF5">
            <wp:extent cx="5622235" cy="1281471"/>
            <wp:effectExtent l="190500" t="190500" r="207645" b="204470"/>
            <wp:docPr id="1962697206" name="Picture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rotWithShape="1">
                    <a:blip r:embed="rId186">
                      <a:extLst>
                        <a:ext uri="{28A0092B-C50C-407E-A947-70E740481C1C}">
                          <a14:useLocalDpi xmlns:a14="http://schemas.microsoft.com/office/drawing/2010/main" val="0"/>
                        </a:ext>
                      </a:extLst>
                    </a:blip>
                    <a:srcRect t="18878" b="21684"/>
                    <a:stretch/>
                  </pic:blipFill>
                  <pic:spPr bwMode="auto">
                    <a:xfrm>
                      <a:off x="0" y="0"/>
                      <a:ext cx="5623560" cy="1281773"/>
                    </a:xfrm>
                    <a:prstGeom prst="rect">
                      <a:avLst/>
                    </a:prstGeom>
                    <a:ln w="12700">
                      <a:solidFill>
                        <a:schemeClr val="accent1"/>
                      </a:solidFill>
                    </a:ln>
                    <a:effectLst>
                      <a:outerShdw blurRad="190500" algn="tl" rotWithShape="0">
                        <a:srgbClr val="000000">
                          <a:alpha val="70000"/>
                        </a:srgbClr>
                      </a:outerShdw>
                    </a:effectLst>
                    <a:extLst>
                      <a:ext uri="{53640926-AAD7-44D8-BBD7-CCE9431645EC}">
                        <a14:shadowObscured xmlns:a14="http://schemas.microsoft.com/office/drawing/2010/main"/>
                      </a:ext>
                    </a:extLst>
                  </pic:spPr>
                </pic:pic>
              </a:graphicData>
            </a:graphic>
          </wp:inline>
        </w:drawing>
      </w:r>
    </w:p>
    <w:p w14:paraId="7728F578" w14:textId="798BBCE6" w:rsidR="001A0AA2" w:rsidRDefault="001A0AA2" w:rsidP="001A0AA2">
      <w:pPr>
        <w:rPr>
          <w:rFonts w:cstheme="minorHAnsi"/>
          <w:szCs w:val="24"/>
        </w:rPr>
      </w:pPr>
      <w:r w:rsidRPr="00B63B83">
        <w:rPr>
          <w:rFonts w:cstheme="minorHAnsi"/>
          <w:szCs w:val="24"/>
        </w:rPr>
        <w:t>Authorization</w:t>
      </w:r>
    </w:p>
    <w:p w14:paraId="795DF3CD" w14:textId="659A9516" w:rsidR="001A0AA2" w:rsidRDefault="001A0AA2" w:rsidP="001A0AA2">
      <w:pPr>
        <w:rPr>
          <w:rFonts w:cstheme="minorHAnsi"/>
          <w:szCs w:val="24"/>
        </w:rPr>
      </w:pPr>
      <w:r w:rsidRPr="00B63B83">
        <w:rPr>
          <w:rFonts w:cstheme="minorHAnsi"/>
          <w:noProof/>
          <w:szCs w:val="24"/>
        </w:rPr>
        <w:drawing>
          <wp:inline distT="0" distB="0" distL="0" distR="0" wp14:anchorId="6E2B7ED3" wp14:editId="21DEE330">
            <wp:extent cx="5730030" cy="1051073"/>
            <wp:effectExtent l="114300" t="76200" r="99695" b="111125"/>
            <wp:docPr id="1778121691" name="Picture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rotWithShape="1">
                    <a:blip r:embed="rId187">
                      <a:extLst>
                        <a:ext uri="{28A0092B-C50C-407E-A947-70E740481C1C}">
                          <a14:useLocalDpi xmlns:a14="http://schemas.microsoft.com/office/drawing/2010/main" val="0"/>
                        </a:ext>
                      </a:extLst>
                    </a:blip>
                    <a:srcRect t="24059" b="30415"/>
                    <a:stretch/>
                  </pic:blipFill>
                  <pic:spPr bwMode="auto">
                    <a:xfrm>
                      <a:off x="0" y="0"/>
                      <a:ext cx="5730240" cy="1051112"/>
                    </a:xfrm>
                    <a:prstGeom prst="rect">
                      <a:avLst/>
                    </a:prstGeom>
                    <a:solidFill>
                      <a:srgbClr val="FFFFFF">
                        <a:shade val="85000"/>
                      </a:srgbClr>
                    </a:solidFill>
                    <a:ln w="12700" cap="sq">
                      <a:solidFill>
                        <a:schemeClr val="accent1"/>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a:extLst>
                      <a:ext uri="{53640926-AAD7-44D8-BBD7-CCE9431645EC}">
                        <a14:shadowObscured xmlns:a14="http://schemas.microsoft.com/office/drawing/2010/main"/>
                      </a:ext>
                    </a:extLst>
                  </pic:spPr>
                </pic:pic>
              </a:graphicData>
            </a:graphic>
          </wp:inline>
        </w:drawing>
      </w:r>
    </w:p>
    <w:p w14:paraId="712A3D03" w14:textId="12318805" w:rsidR="001A0AA2" w:rsidRPr="00C56CBF" w:rsidRDefault="001A0AA2" w:rsidP="00C56CBF">
      <w:pPr>
        <w:pStyle w:val="Heading3"/>
        <w:numPr>
          <w:ilvl w:val="2"/>
          <w:numId w:val="5"/>
        </w:numPr>
      </w:pPr>
      <w:bookmarkStart w:id="941" w:name="_Toc182414035"/>
      <w:bookmarkStart w:id="942" w:name="_Toc182493307"/>
      <w:bookmarkStart w:id="943" w:name="_Toc182493390"/>
      <w:bookmarkStart w:id="944" w:name="_Toc190103135"/>
      <w:r w:rsidRPr="00C56CBF">
        <w:t>Arrangement Booking</w:t>
      </w:r>
      <w:bookmarkEnd w:id="941"/>
      <w:bookmarkEnd w:id="942"/>
      <w:bookmarkEnd w:id="943"/>
      <w:bookmarkEnd w:id="944"/>
      <w:r w:rsidRPr="00C56CBF">
        <w:t xml:space="preserve"> </w:t>
      </w:r>
    </w:p>
    <w:p w14:paraId="77B0587A" w14:textId="3D94C311" w:rsidR="001A0AA2" w:rsidRDefault="001A0AA2" w:rsidP="001A0AA2">
      <w:pPr>
        <w:rPr>
          <w:rFonts w:cstheme="minorHAnsi"/>
          <w:szCs w:val="24"/>
        </w:rPr>
      </w:pPr>
      <w:r w:rsidRPr="00B63B83">
        <w:rPr>
          <w:rFonts w:cstheme="minorHAnsi"/>
          <w:noProof/>
          <w:szCs w:val="24"/>
        </w:rPr>
        <w:drawing>
          <wp:inline distT="0" distB="0" distL="0" distR="0" wp14:anchorId="36708969" wp14:editId="67CB81DF">
            <wp:extent cx="5730240" cy="2293620"/>
            <wp:effectExtent l="114300" t="76200" r="118110" b="106680"/>
            <wp:docPr id="110674553" name="Picture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88" cstate="print">
                      <a:extLst>
                        <a:ext uri="{28A0092B-C50C-407E-A947-70E740481C1C}">
                          <a14:useLocalDpi xmlns:a14="http://schemas.microsoft.com/office/drawing/2010/main" val="0"/>
                        </a:ext>
                      </a:extLst>
                    </a:blip>
                    <a:srcRect/>
                    <a:stretch>
                      <a:fillRect/>
                    </a:stretch>
                  </pic:blipFill>
                  <pic:spPr bwMode="auto">
                    <a:xfrm>
                      <a:off x="0" y="0"/>
                      <a:ext cx="5730240" cy="2293620"/>
                    </a:xfrm>
                    <a:prstGeom prst="rect">
                      <a:avLst/>
                    </a:prstGeom>
                    <a:solidFill>
                      <a:srgbClr val="FFFFFF">
                        <a:shade val="85000"/>
                      </a:srgbClr>
                    </a:solidFill>
                    <a:ln w="12700" cap="sq">
                      <a:solidFill>
                        <a:schemeClr val="accent1"/>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433F33A3" w14:textId="02A49693" w:rsidR="001A0AA2" w:rsidRPr="00B63B83" w:rsidRDefault="001A0AA2" w:rsidP="001A0AA2">
      <w:pPr>
        <w:rPr>
          <w:rFonts w:cstheme="minorHAnsi"/>
          <w:szCs w:val="24"/>
        </w:rPr>
      </w:pPr>
      <w:r w:rsidRPr="00B63B83">
        <w:rPr>
          <w:rFonts w:cstheme="minorHAnsi"/>
          <w:noProof/>
          <w:szCs w:val="24"/>
        </w:rPr>
        <w:drawing>
          <wp:inline distT="0" distB="0" distL="0" distR="0" wp14:anchorId="3E66D962" wp14:editId="1760AC69">
            <wp:extent cx="5728791" cy="1076462"/>
            <wp:effectExtent l="114300" t="76200" r="100965" b="104775"/>
            <wp:docPr id="1476231724" name="Picture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rotWithShape="1">
                    <a:blip r:embed="rId189">
                      <a:extLst>
                        <a:ext uri="{28A0092B-C50C-407E-A947-70E740481C1C}">
                          <a14:useLocalDpi xmlns:a14="http://schemas.microsoft.com/office/drawing/2010/main" val="0"/>
                        </a:ext>
                      </a:extLst>
                    </a:blip>
                    <a:srcRect t="9093" b="23528"/>
                    <a:stretch/>
                  </pic:blipFill>
                  <pic:spPr bwMode="auto">
                    <a:xfrm>
                      <a:off x="0" y="0"/>
                      <a:ext cx="5730240" cy="1076734"/>
                    </a:xfrm>
                    <a:prstGeom prst="rect">
                      <a:avLst/>
                    </a:prstGeom>
                    <a:solidFill>
                      <a:srgbClr val="FFFFFF">
                        <a:shade val="85000"/>
                      </a:srgbClr>
                    </a:solidFill>
                    <a:ln w="12700" cap="sq">
                      <a:solidFill>
                        <a:schemeClr val="accent1"/>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a:extLst>
                      <a:ext uri="{53640926-AAD7-44D8-BBD7-CCE9431645EC}">
                        <a14:shadowObscured xmlns:a14="http://schemas.microsoft.com/office/drawing/2010/main"/>
                      </a:ext>
                    </a:extLst>
                  </pic:spPr>
                </pic:pic>
              </a:graphicData>
            </a:graphic>
          </wp:inline>
        </w:drawing>
      </w:r>
    </w:p>
    <w:p w14:paraId="6AACBCAB" w14:textId="1B520497" w:rsidR="001A0AA2" w:rsidRPr="00B63B83" w:rsidRDefault="001A0AA2" w:rsidP="001A0AA2">
      <w:pPr>
        <w:rPr>
          <w:rFonts w:cstheme="minorHAnsi"/>
          <w:szCs w:val="24"/>
        </w:rPr>
      </w:pPr>
      <w:r w:rsidRPr="00B63B83">
        <w:rPr>
          <w:rFonts w:cstheme="minorHAnsi"/>
          <w:szCs w:val="24"/>
        </w:rPr>
        <w:t>Authorization</w:t>
      </w:r>
    </w:p>
    <w:p w14:paraId="7FCEDEC2" w14:textId="223459DC" w:rsidR="001A0AA2" w:rsidRPr="00B63B83" w:rsidRDefault="001A0AA2" w:rsidP="001A0AA2">
      <w:pPr>
        <w:rPr>
          <w:rFonts w:cstheme="minorHAnsi"/>
          <w:szCs w:val="24"/>
        </w:rPr>
      </w:pPr>
      <w:r w:rsidRPr="00B63B83">
        <w:rPr>
          <w:rFonts w:cstheme="minorHAnsi"/>
          <w:noProof/>
          <w:szCs w:val="24"/>
        </w:rPr>
        <w:lastRenderedPageBreak/>
        <w:drawing>
          <wp:inline distT="0" distB="0" distL="0" distR="0" wp14:anchorId="5B816837" wp14:editId="2D28AC41">
            <wp:extent cx="5476004" cy="2799816"/>
            <wp:effectExtent l="114300" t="95250" r="106045" b="133985"/>
            <wp:docPr id="439309253" name="Picture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190" cstate="print">
                      <a:extLst>
                        <a:ext uri="{28A0092B-C50C-407E-A947-70E740481C1C}">
                          <a14:useLocalDpi xmlns:a14="http://schemas.microsoft.com/office/drawing/2010/main" val="0"/>
                        </a:ext>
                      </a:extLst>
                    </a:blip>
                    <a:srcRect/>
                    <a:stretch>
                      <a:fillRect/>
                    </a:stretch>
                  </pic:blipFill>
                  <pic:spPr bwMode="auto">
                    <a:xfrm>
                      <a:off x="0" y="0"/>
                      <a:ext cx="5479321" cy="2801512"/>
                    </a:xfrm>
                    <a:prstGeom prst="rect">
                      <a:avLst/>
                    </a:prstGeom>
                    <a:solidFill>
                      <a:srgbClr val="FFFFFF">
                        <a:shade val="85000"/>
                      </a:srgbClr>
                    </a:solidFill>
                    <a:ln w="12700" cap="sq">
                      <a:solidFill>
                        <a:schemeClr val="accent1"/>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6CE982E7" w14:textId="7298F51C" w:rsidR="001A0AA2" w:rsidRPr="00B63B83" w:rsidRDefault="001A0AA2" w:rsidP="001A0AA2">
      <w:pPr>
        <w:rPr>
          <w:rFonts w:cstheme="minorHAnsi"/>
          <w:szCs w:val="24"/>
        </w:rPr>
      </w:pPr>
      <w:r w:rsidRPr="00B63B83">
        <w:rPr>
          <w:rFonts w:cstheme="minorHAnsi"/>
          <w:noProof/>
          <w:szCs w:val="24"/>
        </w:rPr>
        <w:drawing>
          <wp:inline distT="0" distB="0" distL="0" distR="0" wp14:anchorId="124B374B" wp14:editId="33238FAE">
            <wp:extent cx="5729319" cy="1110751"/>
            <wp:effectExtent l="114300" t="76200" r="100330" b="127635"/>
            <wp:docPr id="86346632" name="Picture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rotWithShape="1">
                    <a:blip r:embed="rId191">
                      <a:extLst>
                        <a:ext uri="{28A0092B-C50C-407E-A947-70E740481C1C}">
                          <a14:useLocalDpi xmlns:a14="http://schemas.microsoft.com/office/drawing/2010/main" val="0"/>
                        </a:ext>
                      </a:extLst>
                    </a:blip>
                    <a:srcRect t="6486" b="43925"/>
                    <a:stretch/>
                  </pic:blipFill>
                  <pic:spPr bwMode="auto">
                    <a:xfrm>
                      <a:off x="0" y="0"/>
                      <a:ext cx="5730240" cy="1110930"/>
                    </a:xfrm>
                    <a:prstGeom prst="rect">
                      <a:avLst/>
                    </a:prstGeom>
                    <a:solidFill>
                      <a:srgbClr val="FFFFFF">
                        <a:shade val="85000"/>
                      </a:srgbClr>
                    </a:solidFill>
                    <a:ln w="12700" cap="sq">
                      <a:solidFill>
                        <a:schemeClr val="accent1"/>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a:extLst>
                      <a:ext uri="{53640926-AAD7-44D8-BBD7-CCE9431645EC}">
                        <a14:shadowObscured xmlns:a14="http://schemas.microsoft.com/office/drawing/2010/main"/>
                      </a:ext>
                    </a:extLst>
                  </pic:spPr>
                </pic:pic>
              </a:graphicData>
            </a:graphic>
          </wp:inline>
        </w:drawing>
      </w:r>
    </w:p>
    <w:p w14:paraId="554FDC64" w14:textId="7F2BC6C8" w:rsidR="001A0AA2" w:rsidRPr="00C56CBF" w:rsidRDefault="001A0AA2" w:rsidP="00C56CBF">
      <w:pPr>
        <w:pStyle w:val="Heading3"/>
        <w:numPr>
          <w:ilvl w:val="2"/>
          <w:numId w:val="5"/>
        </w:numPr>
      </w:pPr>
      <w:bookmarkStart w:id="945" w:name="_Toc182414036"/>
      <w:bookmarkStart w:id="946" w:name="_Toc182493308"/>
      <w:bookmarkStart w:id="947" w:name="_Toc182493391"/>
      <w:bookmarkStart w:id="948" w:name="_Toc190103136"/>
      <w:r w:rsidRPr="00C56CBF">
        <w:t>Commodity Restructuring Stage</w:t>
      </w:r>
      <w:bookmarkEnd w:id="945"/>
      <w:bookmarkEnd w:id="946"/>
      <w:bookmarkEnd w:id="947"/>
      <w:bookmarkEnd w:id="948"/>
      <w:r w:rsidRPr="00C56CBF">
        <w:t xml:space="preserve"> </w:t>
      </w:r>
    </w:p>
    <w:p w14:paraId="73C6C78F" w14:textId="2D1903C4" w:rsidR="001A0AA2" w:rsidRDefault="001A0AA2" w:rsidP="001A0AA2">
      <w:pPr>
        <w:rPr>
          <w:rFonts w:cstheme="minorHAnsi"/>
          <w:szCs w:val="24"/>
        </w:rPr>
      </w:pPr>
      <w:r w:rsidRPr="00B63B83">
        <w:rPr>
          <w:rFonts w:cstheme="minorHAnsi"/>
          <w:noProof/>
          <w:szCs w:val="24"/>
        </w:rPr>
        <w:drawing>
          <wp:inline distT="0" distB="0" distL="0" distR="0" wp14:anchorId="707CAED9" wp14:editId="7D940672">
            <wp:extent cx="5737860" cy="3108960"/>
            <wp:effectExtent l="114300" t="76200" r="110490" b="129540"/>
            <wp:docPr id="670700767" name="Picture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92" cstate="print">
                      <a:extLst>
                        <a:ext uri="{28A0092B-C50C-407E-A947-70E740481C1C}">
                          <a14:useLocalDpi xmlns:a14="http://schemas.microsoft.com/office/drawing/2010/main" val="0"/>
                        </a:ext>
                      </a:extLst>
                    </a:blip>
                    <a:srcRect/>
                    <a:stretch>
                      <a:fillRect/>
                    </a:stretch>
                  </pic:blipFill>
                  <pic:spPr bwMode="auto">
                    <a:xfrm>
                      <a:off x="0" y="0"/>
                      <a:ext cx="5737860" cy="3108960"/>
                    </a:xfrm>
                    <a:prstGeom prst="rect">
                      <a:avLst/>
                    </a:prstGeom>
                    <a:solidFill>
                      <a:srgbClr val="FFFFFF">
                        <a:shade val="85000"/>
                      </a:srgbClr>
                    </a:solidFill>
                    <a:ln w="12700" cap="sq">
                      <a:solidFill>
                        <a:schemeClr val="accent1"/>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2BE2B3FC" w14:textId="7C93E2D5" w:rsidR="001A0AA2" w:rsidRPr="00B63B83" w:rsidRDefault="001A0AA2" w:rsidP="001A0AA2">
      <w:pPr>
        <w:rPr>
          <w:rFonts w:cstheme="minorHAnsi"/>
          <w:szCs w:val="24"/>
        </w:rPr>
      </w:pPr>
      <w:r w:rsidRPr="00B63B83">
        <w:rPr>
          <w:rFonts w:cstheme="minorHAnsi"/>
          <w:noProof/>
          <w:szCs w:val="24"/>
        </w:rPr>
        <w:lastRenderedPageBreak/>
        <w:drawing>
          <wp:inline distT="0" distB="0" distL="0" distR="0" wp14:anchorId="6A06D8BD" wp14:editId="7A0526CA">
            <wp:extent cx="5730039" cy="953925"/>
            <wp:effectExtent l="114300" t="76200" r="99695" b="113030"/>
            <wp:docPr id="926755398" name="Picture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rotWithShape="1">
                    <a:blip r:embed="rId193">
                      <a:extLst>
                        <a:ext uri="{28A0092B-C50C-407E-A947-70E740481C1C}">
                          <a14:useLocalDpi xmlns:a14="http://schemas.microsoft.com/office/drawing/2010/main" val="0"/>
                        </a:ext>
                      </a:extLst>
                    </a:blip>
                    <a:srcRect t="31378" b="19719"/>
                    <a:stretch/>
                  </pic:blipFill>
                  <pic:spPr bwMode="auto">
                    <a:xfrm>
                      <a:off x="0" y="0"/>
                      <a:ext cx="5730240" cy="953958"/>
                    </a:xfrm>
                    <a:prstGeom prst="rect">
                      <a:avLst/>
                    </a:prstGeom>
                    <a:solidFill>
                      <a:srgbClr val="FFFFFF">
                        <a:shade val="85000"/>
                      </a:srgbClr>
                    </a:solidFill>
                    <a:ln w="12700" cap="sq" cmpd="sng" algn="ctr">
                      <a:solidFill>
                        <a:schemeClr val="accent1"/>
                      </a:solidFill>
                      <a:prstDash val="solid"/>
                      <a:miter lim="800000"/>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a:extLst>
                      <a:ext uri="{53640926-AAD7-44D8-BBD7-CCE9431645EC}">
                        <a14:shadowObscured xmlns:a14="http://schemas.microsoft.com/office/drawing/2010/main"/>
                      </a:ext>
                    </a:extLst>
                  </pic:spPr>
                </pic:pic>
              </a:graphicData>
            </a:graphic>
          </wp:inline>
        </w:drawing>
      </w:r>
    </w:p>
    <w:p w14:paraId="331F87EA" w14:textId="4235C873" w:rsidR="001A0AA2" w:rsidRDefault="001A0AA2" w:rsidP="001A0AA2">
      <w:pPr>
        <w:rPr>
          <w:rFonts w:cstheme="minorHAnsi"/>
          <w:szCs w:val="24"/>
        </w:rPr>
      </w:pPr>
      <w:r w:rsidRPr="00B63B83">
        <w:rPr>
          <w:rFonts w:cstheme="minorHAnsi"/>
          <w:szCs w:val="24"/>
        </w:rPr>
        <w:t>Authorization</w:t>
      </w:r>
    </w:p>
    <w:p w14:paraId="5BADECC7" w14:textId="7908CA13" w:rsidR="001A0AA2" w:rsidRPr="00B63B83" w:rsidRDefault="001A0AA2" w:rsidP="001A0AA2">
      <w:pPr>
        <w:rPr>
          <w:rFonts w:cstheme="minorHAnsi"/>
          <w:szCs w:val="24"/>
        </w:rPr>
      </w:pPr>
      <w:r w:rsidRPr="00B63B83">
        <w:rPr>
          <w:rFonts w:cstheme="minorHAnsi"/>
          <w:noProof/>
          <w:szCs w:val="24"/>
        </w:rPr>
        <w:drawing>
          <wp:inline distT="0" distB="0" distL="0" distR="0" wp14:anchorId="0F205E60" wp14:editId="33B9E507">
            <wp:extent cx="5722156" cy="2133244"/>
            <wp:effectExtent l="114300" t="76200" r="107315" b="133985"/>
            <wp:docPr id="105308061" name="Picture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rotWithShape="1">
                    <a:blip r:embed="rId194" cstate="print">
                      <a:extLst>
                        <a:ext uri="{28A0092B-C50C-407E-A947-70E740481C1C}">
                          <a14:useLocalDpi xmlns:a14="http://schemas.microsoft.com/office/drawing/2010/main" val="0"/>
                        </a:ext>
                      </a:extLst>
                    </a:blip>
                    <a:srcRect t="29103" b="6386"/>
                    <a:stretch/>
                  </pic:blipFill>
                  <pic:spPr bwMode="auto">
                    <a:xfrm>
                      <a:off x="0" y="0"/>
                      <a:ext cx="5722620" cy="2133417"/>
                    </a:xfrm>
                    <a:prstGeom prst="rect">
                      <a:avLst/>
                    </a:prstGeom>
                    <a:solidFill>
                      <a:srgbClr val="FFFFFF">
                        <a:shade val="85000"/>
                      </a:srgbClr>
                    </a:solidFill>
                    <a:ln w="12700" cap="sq" cmpd="sng" algn="ctr">
                      <a:solidFill>
                        <a:schemeClr val="accent1"/>
                      </a:solidFill>
                      <a:prstDash val="solid"/>
                      <a:miter lim="800000"/>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a:extLst>
                      <a:ext uri="{53640926-AAD7-44D8-BBD7-CCE9431645EC}">
                        <a14:shadowObscured xmlns:a14="http://schemas.microsoft.com/office/drawing/2010/main"/>
                      </a:ext>
                    </a:extLst>
                  </pic:spPr>
                </pic:pic>
              </a:graphicData>
            </a:graphic>
          </wp:inline>
        </w:drawing>
      </w:r>
    </w:p>
    <w:p w14:paraId="3A618727" w14:textId="27874667" w:rsidR="001A0AA2" w:rsidRDefault="001A0AA2" w:rsidP="001A0AA2">
      <w:pPr>
        <w:rPr>
          <w:rFonts w:cstheme="minorHAnsi"/>
          <w:szCs w:val="24"/>
        </w:rPr>
      </w:pPr>
      <w:r w:rsidRPr="00B63B83">
        <w:rPr>
          <w:rFonts w:cstheme="minorHAnsi"/>
          <w:noProof/>
          <w:szCs w:val="24"/>
        </w:rPr>
        <w:drawing>
          <wp:inline distT="0" distB="0" distL="0" distR="0" wp14:anchorId="62BFC673" wp14:editId="534907B7">
            <wp:extent cx="5730240" cy="1836420"/>
            <wp:effectExtent l="114300" t="76200" r="118110" b="125730"/>
            <wp:docPr id="1915148435" name="Picture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95" cstate="print">
                      <a:extLst>
                        <a:ext uri="{28A0092B-C50C-407E-A947-70E740481C1C}">
                          <a14:useLocalDpi xmlns:a14="http://schemas.microsoft.com/office/drawing/2010/main" val="0"/>
                        </a:ext>
                      </a:extLst>
                    </a:blip>
                    <a:srcRect/>
                    <a:stretch>
                      <a:fillRect/>
                    </a:stretch>
                  </pic:blipFill>
                  <pic:spPr bwMode="auto">
                    <a:xfrm>
                      <a:off x="0" y="0"/>
                      <a:ext cx="5730240" cy="1836420"/>
                    </a:xfrm>
                    <a:prstGeom prst="rect">
                      <a:avLst/>
                    </a:prstGeom>
                    <a:solidFill>
                      <a:srgbClr val="FFFFFF">
                        <a:shade val="85000"/>
                      </a:srgbClr>
                    </a:solidFill>
                    <a:ln w="12700" cap="sq">
                      <a:solidFill>
                        <a:schemeClr val="accent1"/>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4A8ABC7B" w14:textId="0BA49671" w:rsidR="001A0AA2" w:rsidRPr="00B63B83" w:rsidRDefault="001A0AA2" w:rsidP="001A0AA2">
      <w:pPr>
        <w:rPr>
          <w:rFonts w:cstheme="minorHAnsi"/>
          <w:szCs w:val="24"/>
        </w:rPr>
      </w:pPr>
    </w:p>
    <w:p w14:paraId="2A992B2F" w14:textId="77777777" w:rsidR="00F321A4" w:rsidRDefault="00F321A4">
      <w:pPr>
        <w:rPr>
          <w:rFonts w:asciiTheme="majorHAnsi" w:eastAsiaTheme="majorEastAsia" w:hAnsiTheme="majorHAnsi" w:cstheme="majorBidi"/>
          <w:b/>
          <w:color w:val="1F3763" w:themeColor="accent1" w:themeShade="7F"/>
          <w:szCs w:val="24"/>
        </w:rPr>
      </w:pPr>
      <w:bookmarkStart w:id="949" w:name="_Toc182414037"/>
      <w:bookmarkStart w:id="950" w:name="_Toc182493309"/>
      <w:bookmarkStart w:id="951" w:name="_Toc182493392"/>
      <w:r>
        <w:br w:type="page"/>
      </w:r>
    </w:p>
    <w:p w14:paraId="476DA84E" w14:textId="55F81DB9" w:rsidR="001A0AA2" w:rsidRDefault="001A0AA2" w:rsidP="00C56CBF">
      <w:pPr>
        <w:pStyle w:val="Heading3"/>
        <w:numPr>
          <w:ilvl w:val="2"/>
          <w:numId w:val="5"/>
        </w:numPr>
      </w:pPr>
      <w:bookmarkStart w:id="952" w:name="_Toc190103137"/>
      <w:r w:rsidRPr="00B63B83">
        <w:lastRenderedPageBreak/>
        <w:t>Financial Entries</w:t>
      </w:r>
      <w:bookmarkEnd w:id="949"/>
      <w:bookmarkEnd w:id="950"/>
      <w:bookmarkEnd w:id="951"/>
      <w:bookmarkEnd w:id="952"/>
      <w:r w:rsidRPr="00B63B83">
        <w:t xml:space="preserve"> </w:t>
      </w:r>
    </w:p>
    <w:p w14:paraId="54DE8835" w14:textId="38249DD2" w:rsidR="001A0AA2" w:rsidRDefault="001A0AA2" w:rsidP="001A0AA2"/>
    <w:p w14:paraId="781C4B37" w14:textId="646DAD8F" w:rsidR="001A0AA2" w:rsidRPr="00B63B83" w:rsidRDefault="001A0AA2" w:rsidP="001A0AA2">
      <w:pPr>
        <w:rPr>
          <w:rFonts w:cstheme="minorHAnsi"/>
          <w:b/>
          <w:bCs/>
          <w:color w:val="1F3864" w:themeColor="accent1" w:themeShade="80"/>
          <w:szCs w:val="24"/>
        </w:rPr>
      </w:pPr>
      <w:r>
        <w:rPr>
          <w:rFonts w:cstheme="minorHAnsi"/>
          <w:b/>
          <w:bCs/>
          <w:color w:val="1F3864" w:themeColor="accent1" w:themeShade="80"/>
          <w:szCs w:val="24"/>
        </w:rPr>
        <w:t xml:space="preserve">  </w:t>
      </w:r>
      <w:r w:rsidRPr="00B63B83">
        <w:rPr>
          <w:rFonts w:cstheme="minorHAnsi"/>
          <w:b/>
          <w:bCs/>
          <w:color w:val="1F3864" w:themeColor="accent1" w:themeShade="80"/>
          <w:szCs w:val="24"/>
        </w:rPr>
        <w:t xml:space="preserve">List of Entries </w:t>
      </w:r>
    </w:p>
    <w:p w14:paraId="707E87BF" w14:textId="10AE0D67" w:rsidR="001A0AA2" w:rsidRPr="00B63B83" w:rsidRDefault="001A0AA2" w:rsidP="001A0AA2">
      <w:pPr>
        <w:rPr>
          <w:rFonts w:cstheme="minorHAnsi"/>
          <w:szCs w:val="24"/>
        </w:rPr>
      </w:pPr>
      <w:r w:rsidRPr="00B63B83">
        <w:rPr>
          <w:rFonts w:cstheme="minorHAnsi"/>
          <w:noProof/>
          <w:szCs w:val="24"/>
        </w:rPr>
        <w:drawing>
          <wp:inline distT="0" distB="0" distL="0" distR="0" wp14:anchorId="467FF895" wp14:editId="500462A4">
            <wp:extent cx="5730240" cy="762000"/>
            <wp:effectExtent l="114300" t="95250" r="118110" b="133350"/>
            <wp:docPr id="915684075" name="Picture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96" cstate="print">
                      <a:extLst>
                        <a:ext uri="{28A0092B-C50C-407E-A947-70E740481C1C}">
                          <a14:useLocalDpi xmlns:a14="http://schemas.microsoft.com/office/drawing/2010/main" val="0"/>
                        </a:ext>
                      </a:extLst>
                    </a:blip>
                    <a:srcRect/>
                    <a:stretch>
                      <a:fillRect/>
                    </a:stretch>
                  </pic:blipFill>
                  <pic:spPr bwMode="auto">
                    <a:xfrm>
                      <a:off x="0" y="0"/>
                      <a:ext cx="5730240" cy="762000"/>
                    </a:xfrm>
                    <a:prstGeom prst="rect">
                      <a:avLst/>
                    </a:prstGeom>
                    <a:solidFill>
                      <a:srgbClr val="FFFFFF">
                        <a:shade val="85000"/>
                      </a:srgbClr>
                    </a:solidFill>
                    <a:ln w="12700" cap="sq">
                      <a:solidFill>
                        <a:schemeClr val="accent1"/>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412A9383" w14:textId="692F251B" w:rsidR="001A0AA2" w:rsidRPr="00B63B83" w:rsidRDefault="001A0AA2" w:rsidP="001A0AA2">
      <w:pPr>
        <w:rPr>
          <w:rFonts w:cstheme="minorHAnsi"/>
          <w:szCs w:val="24"/>
        </w:rPr>
      </w:pPr>
      <w:r w:rsidRPr="00B63B83">
        <w:rPr>
          <w:rFonts w:cstheme="minorHAnsi"/>
          <w:noProof/>
          <w:szCs w:val="24"/>
        </w:rPr>
        <w:drawing>
          <wp:inline distT="0" distB="0" distL="0" distR="0" wp14:anchorId="0F18EBA9" wp14:editId="1DCEBF23">
            <wp:extent cx="5737860" cy="1318260"/>
            <wp:effectExtent l="114300" t="95250" r="110490" b="129540"/>
            <wp:docPr id="1783560788" name="Picture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97">
                      <a:extLst>
                        <a:ext uri="{28A0092B-C50C-407E-A947-70E740481C1C}">
                          <a14:useLocalDpi xmlns:a14="http://schemas.microsoft.com/office/drawing/2010/main" val="0"/>
                        </a:ext>
                      </a:extLst>
                    </a:blip>
                    <a:srcRect/>
                    <a:stretch>
                      <a:fillRect/>
                    </a:stretch>
                  </pic:blipFill>
                  <pic:spPr bwMode="auto">
                    <a:xfrm>
                      <a:off x="0" y="0"/>
                      <a:ext cx="5737860" cy="1318260"/>
                    </a:xfrm>
                    <a:prstGeom prst="rect">
                      <a:avLst/>
                    </a:prstGeom>
                    <a:solidFill>
                      <a:srgbClr val="FFFFFF">
                        <a:shade val="85000"/>
                      </a:srgbClr>
                    </a:solidFill>
                    <a:ln w="12700" cap="sq">
                      <a:solidFill>
                        <a:schemeClr val="accent1"/>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1969DC70" w14:textId="5E0DDEF8" w:rsidR="001A0AA2" w:rsidRPr="00B63B83" w:rsidRDefault="001A0AA2" w:rsidP="001A0AA2">
      <w:pPr>
        <w:rPr>
          <w:rFonts w:cstheme="minorHAnsi"/>
          <w:szCs w:val="24"/>
        </w:rPr>
      </w:pPr>
      <w:r w:rsidRPr="00B63B83">
        <w:rPr>
          <w:rFonts w:cstheme="minorHAnsi"/>
          <w:noProof/>
          <w:szCs w:val="24"/>
        </w:rPr>
        <w:drawing>
          <wp:inline distT="0" distB="0" distL="0" distR="0" wp14:anchorId="34C08D5A" wp14:editId="5CAFB750">
            <wp:extent cx="5730240" cy="1729740"/>
            <wp:effectExtent l="114300" t="95250" r="118110" b="118110"/>
            <wp:docPr id="1882380364" name="Picture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98">
                      <a:extLst>
                        <a:ext uri="{28A0092B-C50C-407E-A947-70E740481C1C}">
                          <a14:useLocalDpi xmlns:a14="http://schemas.microsoft.com/office/drawing/2010/main" val="0"/>
                        </a:ext>
                      </a:extLst>
                    </a:blip>
                    <a:srcRect/>
                    <a:stretch>
                      <a:fillRect/>
                    </a:stretch>
                  </pic:blipFill>
                  <pic:spPr bwMode="auto">
                    <a:xfrm>
                      <a:off x="0" y="0"/>
                      <a:ext cx="5730240" cy="1729740"/>
                    </a:xfrm>
                    <a:prstGeom prst="rect">
                      <a:avLst/>
                    </a:prstGeom>
                    <a:solidFill>
                      <a:srgbClr val="FFFFFF">
                        <a:shade val="85000"/>
                      </a:srgbClr>
                    </a:solidFill>
                    <a:ln w="12700" cap="sq">
                      <a:solidFill>
                        <a:schemeClr val="accent1"/>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1F78B38C" w14:textId="77777777" w:rsidR="00F321A4" w:rsidRDefault="00F321A4">
      <w:pPr>
        <w:rPr>
          <w:rFonts w:asciiTheme="majorHAnsi" w:eastAsiaTheme="majorEastAsia" w:hAnsiTheme="majorHAnsi" w:cstheme="majorBidi"/>
          <w:b/>
          <w:color w:val="2F5496" w:themeColor="accent1" w:themeShade="BF"/>
          <w:sz w:val="28"/>
          <w:szCs w:val="26"/>
        </w:rPr>
      </w:pPr>
      <w:r>
        <w:br w:type="page"/>
      </w:r>
    </w:p>
    <w:p w14:paraId="2DA9D22D" w14:textId="7A01534A" w:rsidR="001A0AA2" w:rsidRPr="00B63B83" w:rsidRDefault="52712B73" w:rsidP="00F321A4">
      <w:pPr>
        <w:pStyle w:val="Heading2"/>
        <w:numPr>
          <w:ilvl w:val="1"/>
          <w:numId w:val="5"/>
        </w:numPr>
      </w:pPr>
      <w:bookmarkStart w:id="953" w:name="_Toc190103138"/>
      <w:r>
        <w:lastRenderedPageBreak/>
        <w:t xml:space="preserve">Enquiries </w:t>
      </w:r>
      <w:r w:rsidR="00DC3004">
        <w:t>(WS03-IJR-1</w:t>
      </w:r>
      <w:ins w:id="954" w:author="Farhan Ullah Khan" w:date="2025-02-10T19:13:00Z">
        <w:r w:rsidR="0042780D">
          <w:t>4</w:t>
        </w:r>
      </w:ins>
      <w:del w:id="955" w:author="Farhan Ullah Khan" w:date="2025-02-10T19:13:00Z">
        <w:r w:rsidR="00DC3004" w:rsidDel="0042780D">
          <w:delText>3</w:delText>
        </w:r>
      </w:del>
      <w:r w:rsidR="00DC3004">
        <w:t>)</w:t>
      </w:r>
      <w:bookmarkEnd w:id="953"/>
    </w:p>
    <w:p w14:paraId="0D3A71FB" w14:textId="2B135255" w:rsidR="001A0AA2" w:rsidRPr="00B63B83" w:rsidRDefault="7B1D2FF3" w:rsidP="6F3E8E05">
      <w:r w:rsidRPr="6F3E8E05">
        <w:t>Below enquiries are available</w:t>
      </w:r>
      <w:r w:rsidR="00DC3004">
        <w:t xml:space="preserve"> in SMB.</w:t>
      </w:r>
    </w:p>
    <w:p w14:paraId="3B51EE9B" w14:textId="1FB88815" w:rsidR="29276C7D" w:rsidRDefault="29276C7D" w:rsidP="6F3E8E05">
      <w:r>
        <w:rPr>
          <w:noProof/>
        </w:rPr>
        <w:drawing>
          <wp:inline distT="0" distB="0" distL="0" distR="0" wp14:anchorId="2D2A1124" wp14:editId="167396A0">
            <wp:extent cx="1958510" cy="2766300"/>
            <wp:effectExtent l="19050" t="19050" r="22860" b="15240"/>
            <wp:docPr id="1659544600" name="Picture 16595446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9">
                      <a:extLst>
                        <a:ext uri="{28A0092B-C50C-407E-A947-70E740481C1C}">
                          <a14:useLocalDpi xmlns:a14="http://schemas.microsoft.com/office/drawing/2010/main" val="0"/>
                        </a:ext>
                      </a:extLst>
                    </a:blip>
                    <a:stretch>
                      <a:fillRect/>
                    </a:stretch>
                  </pic:blipFill>
                  <pic:spPr>
                    <a:xfrm>
                      <a:off x="0" y="0"/>
                      <a:ext cx="1958510" cy="2766300"/>
                    </a:xfrm>
                    <a:prstGeom prst="rect">
                      <a:avLst/>
                    </a:prstGeom>
                    <a:ln>
                      <a:solidFill>
                        <a:schemeClr val="accent1"/>
                      </a:solidFill>
                    </a:ln>
                  </pic:spPr>
                </pic:pic>
              </a:graphicData>
            </a:graphic>
          </wp:inline>
        </w:drawing>
      </w:r>
    </w:p>
    <w:p w14:paraId="36C24DB5" w14:textId="77AE7FAC" w:rsidR="29276C7D" w:rsidRDefault="29276C7D" w:rsidP="0008743E">
      <w:pPr>
        <w:pStyle w:val="ListParagraph"/>
        <w:numPr>
          <w:ilvl w:val="0"/>
          <w:numId w:val="1"/>
        </w:numPr>
        <w:rPr>
          <w:b/>
          <w:bCs/>
        </w:rPr>
      </w:pPr>
      <w:r w:rsidRPr="0008743E">
        <w:rPr>
          <w:b/>
          <w:bCs/>
        </w:rPr>
        <w:t>Contract-Wise Balances</w:t>
      </w:r>
    </w:p>
    <w:p w14:paraId="34470037" w14:textId="7BDEE0A1" w:rsidR="7109BA47" w:rsidRDefault="7109BA47" w:rsidP="00574B3C">
      <w:pPr>
        <w:pStyle w:val="ListParagraph"/>
        <w:jc w:val="both"/>
        <w:rPr>
          <w:b/>
          <w:bCs/>
        </w:rPr>
      </w:pPr>
      <w:r>
        <w:rPr>
          <w:noProof/>
        </w:rPr>
        <w:drawing>
          <wp:inline distT="0" distB="0" distL="0" distR="0" wp14:anchorId="2D851927" wp14:editId="1AAF3EAE">
            <wp:extent cx="5625176" cy="1314304"/>
            <wp:effectExtent l="19050" t="19050" r="13970" b="19685"/>
            <wp:docPr id="1890849441" name="Picture 18908494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0849441" name="Picture 1890849441"/>
                    <pic:cNvPicPr/>
                  </pic:nvPicPr>
                  <pic:blipFill>
                    <a:blip r:embed="rId200" cstate="print">
                      <a:extLst>
                        <a:ext uri="{28A0092B-C50C-407E-A947-70E740481C1C}">
                          <a14:useLocalDpi xmlns:a14="http://schemas.microsoft.com/office/drawing/2010/main" val="0"/>
                        </a:ext>
                      </a:extLst>
                    </a:blip>
                    <a:stretch>
                      <a:fillRect/>
                    </a:stretch>
                  </pic:blipFill>
                  <pic:spPr>
                    <a:xfrm>
                      <a:off x="0" y="0"/>
                      <a:ext cx="5688958" cy="1329207"/>
                    </a:xfrm>
                    <a:prstGeom prst="rect">
                      <a:avLst/>
                    </a:prstGeom>
                    <a:ln>
                      <a:solidFill>
                        <a:schemeClr val="accent1"/>
                      </a:solidFill>
                    </a:ln>
                  </pic:spPr>
                </pic:pic>
              </a:graphicData>
            </a:graphic>
          </wp:inline>
        </w:drawing>
      </w:r>
    </w:p>
    <w:p w14:paraId="561D0EB0" w14:textId="2C120798" w:rsidR="19922700" w:rsidRDefault="19922700" w:rsidP="0008743E">
      <w:pPr>
        <w:pStyle w:val="ListParagraph"/>
        <w:numPr>
          <w:ilvl w:val="0"/>
          <w:numId w:val="1"/>
        </w:numPr>
        <w:rPr>
          <w:b/>
          <w:bCs/>
        </w:rPr>
      </w:pPr>
      <w:r w:rsidRPr="6F3E8E05">
        <w:rPr>
          <w:b/>
          <w:bCs/>
        </w:rPr>
        <w:t>List of Transaction Entries</w:t>
      </w:r>
    </w:p>
    <w:p w14:paraId="6E8E48A0" w14:textId="255B7009" w:rsidR="6F3E8E05" w:rsidRDefault="00F321A4" w:rsidP="6F3E8E05">
      <w:r>
        <w:rPr>
          <w:noProof/>
        </w:rPr>
        <w:drawing>
          <wp:anchor distT="0" distB="0" distL="114300" distR="114300" simplePos="0" relativeHeight="251659343" behindDoc="0" locked="0" layoutInCell="1" allowOverlap="1" wp14:anchorId="3A84A7B8" wp14:editId="11699614">
            <wp:simplePos x="0" y="0"/>
            <wp:positionH relativeFrom="column">
              <wp:posOffset>413657</wp:posOffset>
            </wp:positionH>
            <wp:positionV relativeFrom="paragraph">
              <wp:posOffset>113393</wp:posOffset>
            </wp:positionV>
            <wp:extent cx="5724524" cy="2371725"/>
            <wp:effectExtent l="19050" t="19050" r="10160" b="9525"/>
            <wp:wrapSquare wrapText="bothSides"/>
            <wp:docPr id="1656583936" name="Picture 16565839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1" cstate="print">
                      <a:extLst>
                        <a:ext uri="{28A0092B-C50C-407E-A947-70E740481C1C}">
                          <a14:useLocalDpi xmlns:a14="http://schemas.microsoft.com/office/drawing/2010/main" val="0"/>
                        </a:ext>
                      </a:extLst>
                    </a:blip>
                    <a:stretch>
                      <a:fillRect/>
                    </a:stretch>
                  </pic:blipFill>
                  <pic:spPr>
                    <a:xfrm>
                      <a:off x="0" y="0"/>
                      <a:ext cx="5724524" cy="2371725"/>
                    </a:xfrm>
                    <a:prstGeom prst="rect">
                      <a:avLst/>
                    </a:prstGeom>
                    <a:ln>
                      <a:solidFill>
                        <a:schemeClr val="accent1"/>
                      </a:solidFill>
                    </a:ln>
                  </pic:spPr>
                </pic:pic>
              </a:graphicData>
            </a:graphic>
          </wp:anchor>
        </w:drawing>
      </w:r>
    </w:p>
    <w:p w14:paraId="6A140EE1" w14:textId="3C705569" w:rsidR="6F3E8E05" w:rsidRDefault="6F3E8E05" w:rsidP="6F3E8E05"/>
    <w:p w14:paraId="02F00D1E" w14:textId="5EFCDA9C" w:rsidR="19922700" w:rsidRDefault="19922700" w:rsidP="6F3E8E05"/>
    <w:p w14:paraId="6D63E797" w14:textId="77777777" w:rsidR="00F321A4" w:rsidRDefault="00F321A4">
      <w:pPr>
        <w:rPr>
          <w:b/>
          <w:bCs/>
        </w:rPr>
      </w:pPr>
      <w:r>
        <w:rPr>
          <w:b/>
          <w:bCs/>
        </w:rPr>
        <w:br w:type="page"/>
      </w:r>
    </w:p>
    <w:p w14:paraId="02F2FF0D" w14:textId="3FE5C92F" w:rsidR="625610DF" w:rsidRDefault="625610DF" w:rsidP="6F3E8E05">
      <w:pPr>
        <w:pStyle w:val="ListParagraph"/>
        <w:numPr>
          <w:ilvl w:val="0"/>
          <w:numId w:val="1"/>
        </w:numPr>
        <w:rPr>
          <w:b/>
          <w:bCs/>
        </w:rPr>
      </w:pPr>
      <w:r w:rsidRPr="6F3E8E05">
        <w:rPr>
          <w:b/>
          <w:bCs/>
        </w:rPr>
        <w:lastRenderedPageBreak/>
        <w:t>Account Statement</w:t>
      </w:r>
    </w:p>
    <w:p w14:paraId="191A39C7" w14:textId="4A42CEBC" w:rsidR="625610DF" w:rsidRDefault="625610DF" w:rsidP="6F3E8E05">
      <w:r>
        <w:rPr>
          <w:noProof/>
        </w:rPr>
        <w:drawing>
          <wp:inline distT="0" distB="0" distL="0" distR="0" wp14:anchorId="1817F7C6" wp14:editId="3F8FB1DD">
            <wp:extent cx="5724524" cy="1800225"/>
            <wp:effectExtent l="19050" t="19050" r="10160" b="9525"/>
            <wp:docPr id="2015769659" name="Picture 20157696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2" cstate="print">
                      <a:extLst>
                        <a:ext uri="{28A0092B-C50C-407E-A947-70E740481C1C}">
                          <a14:useLocalDpi xmlns:a14="http://schemas.microsoft.com/office/drawing/2010/main" val="0"/>
                        </a:ext>
                      </a:extLst>
                    </a:blip>
                    <a:stretch>
                      <a:fillRect/>
                    </a:stretch>
                  </pic:blipFill>
                  <pic:spPr>
                    <a:xfrm>
                      <a:off x="0" y="0"/>
                      <a:ext cx="5724524" cy="1800225"/>
                    </a:xfrm>
                    <a:prstGeom prst="rect">
                      <a:avLst/>
                    </a:prstGeom>
                    <a:ln>
                      <a:solidFill>
                        <a:schemeClr val="accent1"/>
                      </a:solidFill>
                    </a:ln>
                  </pic:spPr>
                </pic:pic>
              </a:graphicData>
            </a:graphic>
          </wp:inline>
        </w:drawing>
      </w:r>
      <w:r>
        <w:rPr>
          <w:noProof/>
        </w:rPr>
        <w:drawing>
          <wp:inline distT="0" distB="0" distL="0" distR="0" wp14:anchorId="2909767F" wp14:editId="579B4ABF">
            <wp:extent cx="5724524" cy="1057275"/>
            <wp:effectExtent l="19050" t="19050" r="10160" b="9525"/>
            <wp:docPr id="613331099" name="Picture 6133310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3" cstate="print">
                      <a:extLst>
                        <a:ext uri="{28A0092B-C50C-407E-A947-70E740481C1C}">
                          <a14:useLocalDpi xmlns:a14="http://schemas.microsoft.com/office/drawing/2010/main" val="0"/>
                        </a:ext>
                      </a:extLst>
                    </a:blip>
                    <a:stretch>
                      <a:fillRect/>
                    </a:stretch>
                  </pic:blipFill>
                  <pic:spPr>
                    <a:xfrm>
                      <a:off x="0" y="0"/>
                      <a:ext cx="5724524" cy="1057275"/>
                    </a:xfrm>
                    <a:prstGeom prst="rect">
                      <a:avLst/>
                    </a:prstGeom>
                    <a:ln>
                      <a:solidFill>
                        <a:schemeClr val="accent1"/>
                      </a:solidFill>
                    </a:ln>
                  </pic:spPr>
                </pic:pic>
              </a:graphicData>
            </a:graphic>
          </wp:inline>
        </w:drawing>
      </w:r>
    </w:p>
    <w:p w14:paraId="2198364C" w14:textId="03743FD0" w:rsidR="625610DF" w:rsidRDefault="625610DF" w:rsidP="6F3E8E05">
      <w:pPr>
        <w:pStyle w:val="ListParagraph"/>
        <w:numPr>
          <w:ilvl w:val="0"/>
          <w:numId w:val="1"/>
        </w:numPr>
        <w:rPr>
          <w:b/>
          <w:bCs/>
        </w:rPr>
      </w:pPr>
      <w:r w:rsidRPr="6F3E8E05">
        <w:rPr>
          <w:b/>
          <w:bCs/>
        </w:rPr>
        <w:t>Schedule Enquiry</w:t>
      </w:r>
    </w:p>
    <w:p w14:paraId="5477AFB3" w14:textId="04EC23A8" w:rsidR="625610DF" w:rsidRDefault="625610DF" w:rsidP="6F3E8E05">
      <w:r>
        <w:rPr>
          <w:noProof/>
        </w:rPr>
        <w:drawing>
          <wp:inline distT="0" distB="0" distL="0" distR="0" wp14:anchorId="10188DF5" wp14:editId="3F5094CF">
            <wp:extent cx="5724524" cy="2695575"/>
            <wp:effectExtent l="19050" t="19050" r="10160" b="9525"/>
            <wp:docPr id="436597712" name="Picture 4365977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9" cstate="print">
                      <a:extLst>
                        <a:ext uri="{28A0092B-C50C-407E-A947-70E740481C1C}">
                          <a14:useLocalDpi xmlns:a14="http://schemas.microsoft.com/office/drawing/2010/main" val="0"/>
                        </a:ext>
                      </a:extLst>
                    </a:blip>
                    <a:stretch>
                      <a:fillRect/>
                    </a:stretch>
                  </pic:blipFill>
                  <pic:spPr>
                    <a:xfrm>
                      <a:off x="0" y="0"/>
                      <a:ext cx="5724524" cy="2695575"/>
                    </a:xfrm>
                    <a:prstGeom prst="rect">
                      <a:avLst/>
                    </a:prstGeom>
                    <a:ln>
                      <a:solidFill>
                        <a:schemeClr val="accent1"/>
                      </a:solidFill>
                    </a:ln>
                  </pic:spPr>
                </pic:pic>
              </a:graphicData>
            </a:graphic>
          </wp:inline>
        </w:drawing>
      </w:r>
    </w:p>
    <w:p w14:paraId="58121383" w14:textId="77777777" w:rsidR="00F321A4" w:rsidRDefault="00F321A4">
      <w:pPr>
        <w:rPr>
          <w:b/>
          <w:bCs/>
        </w:rPr>
      </w:pPr>
      <w:r>
        <w:rPr>
          <w:b/>
          <w:bCs/>
        </w:rPr>
        <w:br w:type="page"/>
      </w:r>
    </w:p>
    <w:p w14:paraId="00FFD6F5" w14:textId="748CC943" w:rsidR="2790F130" w:rsidRDefault="2790F130" w:rsidP="6F3E8E05">
      <w:pPr>
        <w:pStyle w:val="ListParagraph"/>
        <w:numPr>
          <w:ilvl w:val="0"/>
          <w:numId w:val="1"/>
        </w:numPr>
        <w:rPr>
          <w:b/>
          <w:bCs/>
        </w:rPr>
      </w:pPr>
      <w:r w:rsidRPr="6F3E8E05">
        <w:rPr>
          <w:b/>
          <w:bCs/>
        </w:rPr>
        <w:lastRenderedPageBreak/>
        <w:t>Cash Flow</w:t>
      </w:r>
      <w:r w:rsidR="625610DF" w:rsidRPr="6F3E8E05">
        <w:rPr>
          <w:b/>
          <w:bCs/>
        </w:rPr>
        <w:t xml:space="preserve"> Enquiry</w:t>
      </w:r>
    </w:p>
    <w:p w14:paraId="0BD450FC" w14:textId="3D85C4A1" w:rsidR="0B4B389B" w:rsidRDefault="0B4B389B" w:rsidP="6F3E8E05">
      <w:r>
        <w:rPr>
          <w:noProof/>
        </w:rPr>
        <w:drawing>
          <wp:inline distT="0" distB="0" distL="0" distR="0" wp14:anchorId="235B2B1C" wp14:editId="2C29DB79">
            <wp:extent cx="5724524" cy="2657475"/>
            <wp:effectExtent l="19050" t="19050" r="10160" b="9525"/>
            <wp:docPr id="2009937257" name="Picture 2009937257" title="Inserting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4" cstate="print">
                      <a:extLst>
                        <a:ext uri="{28A0092B-C50C-407E-A947-70E740481C1C}">
                          <a14:useLocalDpi xmlns:a14="http://schemas.microsoft.com/office/drawing/2010/main" val="0"/>
                        </a:ext>
                      </a:extLst>
                    </a:blip>
                    <a:stretch>
                      <a:fillRect/>
                    </a:stretch>
                  </pic:blipFill>
                  <pic:spPr>
                    <a:xfrm>
                      <a:off x="0" y="0"/>
                      <a:ext cx="5724524" cy="2657475"/>
                    </a:xfrm>
                    <a:prstGeom prst="rect">
                      <a:avLst/>
                    </a:prstGeom>
                    <a:ln>
                      <a:solidFill>
                        <a:schemeClr val="accent1"/>
                      </a:solidFill>
                    </a:ln>
                  </pic:spPr>
                </pic:pic>
              </a:graphicData>
            </a:graphic>
          </wp:inline>
        </w:drawing>
      </w:r>
    </w:p>
    <w:p w14:paraId="66A20AB0" w14:textId="452015DA" w:rsidR="0A67441E" w:rsidRDefault="0A67441E" w:rsidP="6F3E8E05">
      <w:pPr>
        <w:pStyle w:val="ListParagraph"/>
        <w:numPr>
          <w:ilvl w:val="0"/>
          <w:numId w:val="1"/>
        </w:numPr>
        <w:rPr>
          <w:b/>
          <w:bCs/>
        </w:rPr>
      </w:pPr>
      <w:r w:rsidRPr="6F3E8E05">
        <w:rPr>
          <w:b/>
          <w:bCs/>
        </w:rPr>
        <w:t>Profit Accruals</w:t>
      </w:r>
    </w:p>
    <w:p w14:paraId="18462BD8" w14:textId="766A3B6B" w:rsidR="6E5241BD" w:rsidRDefault="6E5241BD" w:rsidP="6F3E8E05">
      <w:r>
        <w:rPr>
          <w:noProof/>
        </w:rPr>
        <w:drawing>
          <wp:inline distT="0" distB="0" distL="0" distR="0" wp14:anchorId="00CBD49B" wp14:editId="1EB5CB9A">
            <wp:extent cx="5724524" cy="523875"/>
            <wp:effectExtent l="19050" t="19050" r="10160" b="9525"/>
            <wp:docPr id="1338882905" name="Picture 13388829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5" cstate="print">
                      <a:extLst>
                        <a:ext uri="{28A0092B-C50C-407E-A947-70E740481C1C}">
                          <a14:useLocalDpi xmlns:a14="http://schemas.microsoft.com/office/drawing/2010/main" val="0"/>
                        </a:ext>
                      </a:extLst>
                    </a:blip>
                    <a:stretch>
                      <a:fillRect/>
                    </a:stretch>
                  </pic:blipFill>
                  <pic:spPr>
                    <a:xfrm>
                      <a:off x="0" y="0"/>
                      <a:ext cx="5724524" cy="523875"/>
                    </a:xfrm>
                    <a:prstGeom prst="rect">
                      <a:avLst/>
                    </a:prstGeom>
                    <a:ln>
                      <a:solidFill>
                        <a:schemeClr val="accent1"/>
                      </a:solidFill>
                    </a:ln>
                  </pic:spPr>
                </pic:pic>
              </a:graphicData>
            </a:graphic>
          </wp:inline>
        </w:drawing>
      </w:r>
    </w:p>
    <w:p w14:paraId="0DBDF592" w14:textId="23FB13AE" w:rsidR="6DB525A9" w:rsidRDefault="6DB525A9" w:rsidP="6F3E8E05">
      <w:pPr>
        <w:pStyle w:val="ListParagraph"/>
        <w:numPr>
          <w:ilvl w:val="0"/>
          <w:numId w:val="1"/>
        </w:numPr>
        <w:rPr>
          <w:b/>
          <w:bCs/>
        </w:rPr>
      </w:pPr>
      <w:r w:rsidRPr="6F3E8E05">
        <w:rPr>
          <w:b/>
          <w:bCs/>
        </w:rPr>
        <w:t>Overdue Report Enquiry</w:t>
      </w:r>
    </w:p>
    <w:p w14:paraId="73C12432" w14:textId="329AC70C" w:rsidR="6DB525A9" w:rsidRDefault="6DB525A9" w:rsidP="6F3E8E05">
      <w:r>
        <w:rPr>
          <w:noProof/>
        </w:rPr>
        <w:drawing>
          <wp:inline distT="0" distB="0" distL="0" distR="0" wp14:anchorId="6A9FBDB3" wp14:editId="700C30B7">
            <wp:extent cx="5724524" cy="819150"/>
            <wp:effectExtent l="19050" t="19050" r="10160" b="19050"/>
            <wp:docPr id="1791117586" name="Picture 17911175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6" cstate="print">
                      <a:extLst>
                        <a:ext uri="{28A0092B-C50C-407E-A947-70E740481C1C}">
                          <a14:useLocalDpi xmlns:a14="http://schemas.microsoft.com/office/drawing/2010/main" val="0"/>
                        </a:ext>
                      </a:extLst>
                    </a:blip>
                    <a:stretch>
                      <a:fillRect/>
                    </a:stretch>
                  </pic:blipFill>
                  <pic:spPr>
                    <a:xfrm>
                      <a:off x="0" y="0"/>
                      <a:ext cx="5724524" cy="819150"/>
                    </a:xfrm>
                    <a:prstGeom prst="rect">
                      <a:avLst/>
                    </a:prstGeom>
                    <a:ln>
                      <a:solidFill>
                        <a:schemeClr val="accent1"/>
                      </a:solidFill>
                    </a:ln>
                  </pic:spPr>
                </pic:pic>
              </a:graphicData>
            </a:graphic>
          </wp:inline>
        </w:drawing>
      </w:r>
    </w:p>
    <w:p w14:paraId="240559B8" w14:textId="1F0D9B77" w:rsidR="0283E540" w:rsidRDefault="0283E540" w:rsidP="6F3E8E05">
      <w:pPr>
        <w:pStyle w:val="ListParagraph"/>
        <w:numPr>
          <w:ilvl w:val="0"/>
          <w:numId w:val="1"/>
        </w:numPr>
        <w:rPr>
          <w:b/>
          <w:bCs/>
        </w:rPr>
      </w:pPr>
      <w:r w:rsidRPr="6F3E8E05">
        <w:rPr>
          <w:b/>
          <w:bCs/>
        </w:rPr>
        <w:t>Loan Payment Schedule Enquiry</w:t>
      </w:r>
    </w:p>
    <w:p w14:paraId="4AE73651" w14:textId="6F8847C5" w:rsidR="0283E540" w:rsidRDefault="0283E540" w:rsidP="6F3E8E05">
      <w:r>
        <w:rPr>
          <w:noProof/>
        </w:rPr>
        <w:drawing>
          <wp:inline distT="0" distB="0" distL="0" distR="0" wp14:anchorId="0F920073" wp14:editId="764C8160">
            <wp:extent cx="5724524" cy="2667000"/>
            <wp:effectExtent l="19050" t="19050" r="10160" b="19050"/>
            <wp:docPr id="311956169" name="Picture 3119561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7" cstate="print">
                      <a:extLst>
                        <a:ext uri="{28A0092B-C50C-407E-A947-70E740481C1C}">
                          <a14:useLocalDpi xmlns:a14="http://schemas.microsoft.com/office/drawing/2010/main" val="0"/>
                        </a:ext>
                      </a:extLst>
                    </a:blip>
                    <a:stretch>
                      <a:fillRect/>
                    </a:stretch>
                  </pic:blipFill>
                  <pic:spPr>
                    <a:xfrm>
                      <a:off x="0" y="0"/>
                      <a:ext cx="5724524" cy="2667000"/>
                    </a:xfrm>
                    <a:prstGeom prst="rect">
                      <a:avLst/>
                    </a:prstGeom>
                    <a:ln>
                      <a:solidFill>
                        <a:schemeClr val="accent1"/>
                      </a:solidFill>
                    </a:ln>
                  </pic:spPr>
                </pic:pic>
              </a:graphicData>
            </a:graphic>
          </wp:inline>
        </w:drawing>
      </w:r>
    </w:p>
    <w:p w14:paraId="2EAF7F59" w14:textId="2327CDD8" w:rsidR="6F3E8E05" w:rsidRDefault="6F3E8E05" w:rsidP="6F3E8E05"/>
    <w:p w14:paraId="55A88DE3" w14:textId="77777777" w:rsidR="001A0AA2" w:rsidRPr="000C0860" w:rsidRDefault="001A0AA2" w:rsidP="00FD5DA9">
      <w:pPr>
        <w:pStyle w:val="Heading1"/>
        <w:ind w:left="0" w:firstLine="0"/>
      </w:pPr>
      <w:bookmarkStart w:id="956" w:name="_Toc181798620"/>
      <w:bookmarkStart w:id="957" w:name="_Toc182414038"/>
      <w:bookmarkStart w:id="958" w:name="_Toc190103139"/>
      <w:r w:rsidRPr="000C0860">
        <w:lastRenderedPageBreak/>
        <w:t>Deltas</w:t>
      </w:r>
      <w:bookmarkEnd w:id="956"/>
      <w:bookmarkEnd w:id="957"/>
      <w:bookmarkEnd w:id="958"/>
    </w:p>
    <w:p w14:paraId="3E5813C8" w14:textId="77777777" w:rsidR="001A0AA2" w:rsidRDefault="001A0AA2" w:rsidP="001A0AA2">
      <w:pPr>
        <w:pStyle w:val="BodyText"/>
        <w:rPr>
          <w:rFonts w:asciiTheme="minorHAnsi" w:hAnsiTheme="minorHAnsi" w:cstheme="minorHAnsi"/>
          <w:color w:val="000000" w:themeColor="text1"/>
          <w:sz w:val="24"/>
        </w:rPr>
      </w:pPr>
      <w:r w:rsidRPr="000C0860">
        <w:rPr>
          <w:rFonts w:asciiTheme="minorHAnsi" w:hAnsiTheme="minorHAnsi" w:cstheme="minorHAnsi"/>
          <w:color w:val="000000" w:themeColor="text1"/>
          <w:sz w:val="24"/>
        </w:rPr>
        <w:t>Following gaps are captured in this document:</w:t>
      </w:r>
    </w:p>
    <w:tbl>
      <w:tblPr>
        <w:tblStyle w:val="GridTable4-Accent1"/>
        <w:tblW w:w="9016" w:type="dxa"/>
        <w:tblLayout w:type="fixed"/>
        <w:tblLook w:val="04A0" w:firstRow="1" w:lastRow="0" w:firstColumn="1" w:lastColumn="0" w:noHBand="0" w:noVBand="1"/>
      </w:tblPr>
      <w:tblGrid>
        <w:gridCol w:w="625"/>
        <w:gridCol w:w="3690"/>
        <w:gridCol w:w="4701"/>
      </w:tblGrid>
      <w:tr w:rsidR="00DF0B8A" w:rsidRPr="000C0860" w14:paraId="09493D6C" w14:textId="77777777" w:rsidTr="00C632A4">
        <w:trPr>
          <w:cnfStyle w:val="100000000000" w:firstRow="1" w:lastRow="0" w:firstColumn="0" w:lastColumn="0" w:oddVBand="0" w:evenVBand="0" w:oddHBand="0" w:evenHBand="0" w:firstRowFirstColumn="0" w:firstRowLastColumn="0" w:lastRowFirstColumn="0" w:lastRowLastColumn="0"/>
          <w:trHeight w:val="534"/>
        </w:trPr>
        <w:tc>
          <w:tcPr>
            <w:cnfStyle w:val="001000000000" w:firstRow="0" w:lastRow="0" w:firstColumn="1" w:lastColumn="0" w:oddVBand="0" w:evenVBand="0" w:oddHBand="0" w:evenHBand="0" w:firstRowFirstColumn="0" w:firstRowLastColumn="0" w:lastRowFirstColumn="0" w:lastRowLastColumn="0"/>
            <w:tcW w:w="625" w:type="dxa"/>
          </w:tcPr>
          <w:p w14:paraId="1C632057" w14:textId="38CB0E52" w:rsidR="00DF0B8A" w:rsidRPr="000C0860" w:rsidRDefault="00DF0B8A" w:rsidP="00B65DD7">
            <w:pPr>
              <w:rPr>
                <w:rFonts w:eastAsia="Times New Roman" w:cstheme="minorHAnsi"/>
                <w:color w:val="FFFFFF"/>
                <w:szCs w:val="24"/>
              </w:rPr>
            </w:pPr>
            <w:r>
              <w:rPr>
                <w:rFonts w:eastAsia="Times New Roman" w:cstheme="minorHAnsi"/>
                <w:color w:val="FFFFFF"/>
                <w:szCs w:val="24"/>
              </w:rPr>
              <w:t>S. #</w:t>
            </w:r>
          </w:p>
        </w:tc>
        <w:tc>
          <w:tcPr>
            <w:tcW w:w="3690" w:type="dxa"/>
            <w:hideMark/>
          </w:tcPr>
          <w:p w14:paraId="5AA1C3CD" w14:textId="523D7FF8" w:rsidR="00DF0B8A" w:rsidRPr="000C0860" w:rsidRDefault="00DF0B8A" w:rsidP="00B65DD7">
            <w:pPr>
              <w:cnfStyle w:val="100000000000" w:firstRow="1" w:lastRow="0" w:firstColumn="0" w:lastColumn="0" w:oddVBand="0" w:evenVBand="0" w:oddHBand="0" w:evenHBand="0" w:firstRowFirstColumn="0" w:firstRowLastColumn="0" w:lastRowFirstColumn="0" w:lastRowLastColumn="0"/>
              <w:rPr>
                <w:rFonts w:eastAsia="Times New Roman" w:cstheme="minorHAnsi"/>
                <w:b w:val="0"/>
                <w:bCs w:val="0"/>
                <w:color w:val="FFFFFF"/>
                <w:szCs w:val="24"/>
              </w:rPr>
            </w:pPr>
            <w:r w:rsidRPr="000C0860">
              <w:rPr>
                <w:rFonts w:eastAsia="Times New Roman" w:cstheme="minorHAnsi"/>
                <w:color w:val="FFFFFF"/>
                <w:szCs w:val="24"/>
              </w:rPr>
              <w:t>Gap Number</w:t>
            </w:r>
          </w:p>
        </w:tc>
        <w:tc>
          <w:tcPr>
            <w:tcW w:w="4701" w:type="dxa"/>
            <w:hideMark/>
          </w:tcPr>
          <w:p w14:paraId="0AE188C9" w14:textId="77777777" w:rsidR="00DF0B8A" w:rsidRPr="000C0860" w:rsidRDefault="00DF0B8A" w:rsidP="00B65DD7">
            <w:pPr>
              <w:jc w:val="center"/>
              <w:cnfStyle w:val="100000000000" w:firstRow="1" w:lastRow="0" w:firstColumn="0" w:lastColumn="0" w:oddVBand="0" w:evenVBand="0" w:oddHBand="0" w:evenHBand="0" w:firstRowFirstColumn="0" w:firstRowLastColumn="0" w:lastRowFirstColumn="0" w:lastRowLastColumn="0"/>
              <w:rPr>
                <w:rFonts w:eastAsia="Times New Roman" w:cstheme="minorHAnsi"/>
                <w:b w:val="0"/>
                <w:bCs w:val="0"/>
                <w:color w:val="FFFFFF"/>
                <w:szCs w:val="24"/>
              </w:rPr>
            </w:pPr>
            <w:r w:rsidRPr="000C0860">
              <w:rPr>
                <w:rFonts w:eastAsia="Times New Roman" w:cstheme="minorHAnsi"/>
                <w:color w:val="FFFFFF"/>
                <w:szCs w:val="24"/>
              </w:rPr>
              <w:t>Gap Details</w:t>
            </w:r>
          </w:p>
        </w:tc>
      </w:tr>
      <w:tr w:rsidR="00DF0B8A" w:rsidRPr="000C0860" w14:paraId="659BCFFD" w14:textId="77777777" w:rsidTr="00C632A4">
        <w:trPr>
          <w:cnfStyle w:val="000000100000" w:firstRow="0" w:lastRow="0" w:firstColumn="0" w:lastColumn="0" w:oddVBand="0" w:evenVBand="0" w:oddHBand="1" w:evenHBand="0" w:firstRowFirstColumn="0" w:firstRowLastColumn="0" w:lastRowFirstColumn="0" w:lastRowLastColumn="0"/>
          <w:trHeight w:val="534"/>
        </w:trPr>
        <w:tc>
          <w:tcPr>
            <w:cnfStyle w:val="001000000000" w:firstRow="0" w:lastRow="0" w:firstColumn="1" w:lastColumn="0" w:oddVBand="0" w:evenVBand="0" w:oddHBand="0" w:evenHBand="0" w:firstRowFirstColumn="0" w:firstRowLastColumn="0" w:lastRowFirstColumn="0" w:lastRowLastColumn="0"/>
            <w:tcW w:w="625" w:type="dxa"/>
          </w:tcPr>
          <w:p w14:paraId="28073859" w14:textId="1E5148CA" w:rsidR="00DF0B8A" w:rsidRPr="00545A13" w:rsidRDefault="00DF0B8A" w:rsidP="00545A13">
            <w:pPr>
              <w:rPr>
                <w:rFonts w:ascii="Calibri" w:eastAsia="Calibri" w:hAnsi="Calibri" w:cs="Calibri"/>
                <w:b w:val="0"/>
                <w:bCs w:val="0"/>
                <w:color w:val="000000" w:themeColor="text1"/>
              </w:rPr>
            </w:pPr>
            <w:r>
              <w:rPr>
                <w:rFonts w:ascii="Calibri" w:eastAsia="Calibri" w:hAnsi="Calibri" w:cs="Calibri"/>
                <w:b w:val="0"/>
                <w:bCs w:val="0"/>
                <w:color w:val="000000" w:themeColor="text1"/>
              </w:rPr>
              <w:t>01</w:t>
            </w:r>
          </w:p>
        </w:tc>
        <w:tc>
          <w:tcPr>
            <w:tcW w:w="3690" w:type="dxa"/>
            <w:noWrap/>
          </w:tcPr>
          <w:p w14:paraId="6291145B" w14:textId="0349246E" w:rsidR="00DF0B8A" w:rsidRPr="00DF0B8A" w:rsidRDefault="00DF0B8A" w:rsidP="00545A13">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themeColor="text1"/>
              </w:rPr>
            </w:pPr>
            <w:r w:rsidRPr="00DF0B8A">
              <w:rPr>
                <w:rFonts w:ascii="Calibri" w:eastAsia="Calibri" w:hAnsi="Calibri" w:cs="Calibri"/>
                <w:color w:val="000000" w:themeColor="text1"/>
              </w:rPr>
              <w:t>WS03-IJR-03-01</w:t>
            </w:r>
          </w:p>
          <w:p w14:paraId="59C606C3" w14:textId="687EC67A" w:rsidR="00DF0B8A" w:rsidRPr="00DF0B8A" w:rsidRDefault="00DF0B8A" w:rsidP="00B65DD7">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themeColor="text1"/>
              </w:rPr>
            </w:pPr>
          </w:p>
        </w:tc>
        <w:tc>
          <w:tcPr>
            <w:tcW w:w="4701" w:type="dxa"/>
          </w:tcPr>
          <w:p w14:paraId="1CFE5F54" w14:textId="77777777" w:rsidR="00DF0B8A" w:rsidRPr="004973DE" w:rsidRDefault="00DF0B8A" w:rsidP="00B65DD7">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themeColor="text1"/>
              </w:rPr>
            </w:pPr>
            <w:r w:rsidRPr="004973DE">
              <w:rPr>
                <w:rFonts w:ascii="Calibri" w:eastAsia="Calibri" w:hAnsi="Calibri" w:cs="Calibri"/>
                <w:color w:val="000000" w:themeColor="text1"/>
              </w:rPr>
              <w:t xml:space="preserve">Amend IS Contract Stage  </w:t>
            </w:r>
          </w:p>
        </w:tc>
      </w:tr>
      <w:tr w:rsidR="00DF0B8A" w:rsidRPr="000C0860" w14:paraId="6BA534AB" w14:textId="77777777" w:rsidTr="00C632A4">
        <w:trPr>
          <w:trHeight w:val="534"/>
        </w:trPr>
        <w:tc>
          <w:tcPr>
            <w:cnfStyle w:val="001000000000" w:firstRow="0" w:lastRow="0" w:firstColumn="1" w:lastColumn="0" w:oddVBand="0" w:evenVBand="0" w:oddHBand="0" w:evenHBand="0" w:firstRowFirstColumn="0" w:firstRowLastColumn="0" w:lastRowFirstColumn="0" w:lastRowLastColumn="0"/>
            <w:tcW w:w="625" w:type="dxa"/>
          </w:tcPr>
          <w:p w14:paraId="49D8E6F5" w14:textId="621AAF06" w:rsidR="00DF0B8A" w:rsidRPr="00A16D53" w:rsidRDefault="00DF0B8A" w:rsidP="00B65DD7">
            <w:pPr>
              <w:rPr>
                <w:rFonts w:ascii="Calibri" w:eastAsia="Calibri" w:hAnsi="Calibri" w:cs="Calibri"/>
                <w:b w:val="0"/>
                <w:bCs w:val="0"/>
                <w:color w:val="000000" w:themeColor="text1"/>
              </w:rPr>
            </w:pPr>
            <w:r w:rsidRPr="00A16D53">
              <w:rPr>
                <w:rFonts w:ascii="Calibri" w:eastAsia="Calibri" w:hAnsi="Calibri" w:cs="Calibri"/>
                <w:b w:val="0"/>
                <w:bCs w:val="0"/>
                <w:color w:val="000000" w:themeColor="text1"/>
              </w:rPr>
              <w:t>02</w:t>
            </w:r>
          </w:p>
        </w:tc>
        <w:tc>
          <w:tcPr>
            <w:tcW w:w="3690" w:type="dxa"/>
            <w:noWrap/>
          </w:tcPr>
          <w:p w14:paraId="2586F8C6" w14:textId="3BA52713" w:rsidR="00DF0B8A" w:rsidRPr="00DF0B8A" w:rsidRDefault="00DF0B8A" w:rsidP="00B65DD7">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rPr>
            </w:pPr>
            <w:r w:rsidRPr="00DF0B8A">
              <w:rPr>
                <w:rFonts w:ascii="Calibri" w:eastAsia="Calibri" w:hAnsi="Calibri" w:cs="Calibri"/>
                <w:color w:val="000000" w:themeColor="text1"/>
              </w:rPr>
              <w:t>WS03-IJR-02-01</w:t>
            </w:r>
          </w:p>
        </w:tc>
        <w:tc>
          <w:tcPr>
            <w:tcW w:w="4701" w:type="dxa"/>
          </w:tcPr>
          <w:p w14:paraId="460291EE" w14:textId="77777777" w:rsidR="00DF0B8A" w:rsidRPr="004973DE" w:rsidRDefault="00DF0B8A" w:rsidP="00B65DD7">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rPr>
            </w:pPr>
            <w:r w:rsidRPr="004973DE">
              <w:rPr>
                <w:rFonts w:ascii="Calibri" w:eastAsia="Calibri" w:hAnsi="Calibri" w:cs="Calibri"/>
                <w:color w:val="000000" w:themeColor="text1"/>
              </w:rPr>
              <w:t xml:space="preserve">List of Vendors  </w:t>
            </w:r>
          </w:p>
        </w:tc>
      </w:tr>
      <w:tr w:rsidR="00DF0B8A" w:rsidRPr="000C0860" w14:paraId="51CF5319" w14:textId="77777777" w:rsidTr="00C632A4">
        <w:trPr>
          <w:cnfStyle w:val="000000100000" w:firstRow="0" w:lastRow="0" w:firstColumn="0" w:lastColumn="0" w:oddVBand="0" w:evenVBand="0" w:oddHBand="1" w:evenHBand="0" w:firstRowFirstColumn="0" w:firstRowLastColumn="0" w:lastRowFirstColumn="0" w:lastRowLastColumn="0"/>
          <w:trHeight w:val="534"/>
        </w:trPr>
        <w:tc>
          <w:tcPr>
            <w:cnfStyle w:val="001000000000" w:firstRow="0" w:lastRow="0" w:firstColumn="1" w:lastColumn="0" w:oddVBand="0" w:evenVBand="0" w:oddHBand="0" w:evenHBand="0" w:firstRowFirstColumn="0" w:firstRowLastColumn="0" w:lastRowFirstColumn="0" w:lastRowLastColumn="0"/>
            <w:tcW w:w="625" w:type="dxa"/>
          </w:tcPr>
          <w:p w14:paraId="41A04334" w14:textId="70A82BB6" w:rsidR="00DF0B8A" w:rsidRPr="00A16D53" w:rsidRDefault="00A042D8" w:rsidP="00B65DD7">
            <w:pPr>
              <w:rPr>
                <w:rFonts w:ascii="Calibri" w:eastAsia="Calibri" w:hAnsi="Calibri" w:cs="Calibri"/>
                <w:b w:val="0"/>
                <w:bCs w:val="0"/>
                <w:color w:val="000000" w:themeColor="text1"/>
              </w:rPr>
            </w:pPr>
            <w:r w:rsidRPr="00A16D53">
              <w:rPr>
                <w:rFonts w:ascii="Calibri" w:eastAsia="Calibri" w:hAnsi="Calibri" w:cs="Calibri"/>
                <w:b w:val="0"/>
                <w:bCs w:val="0"/>
                <w:color w:val="000000" w:themeColor="text1"/>
              </w:rPr>
              <w:t>03</w:t>
            </w:r>
          </w:p>
        </w:tc>
        <w:tc>
          <w:tcPr>
            <w:tcW w:w="3690" w:type="dxa"/>
            <w:noWrap/>
          </w:tcPr>
          <w:p w14:paraId="3BE282D3" w14:textId="75EA8940" w:rsidR="00DF0B8A" w:rsidRPr="00DF0B8A" w:rsidRDefault="00DF0B8A" w:rsidP="00B65DD7">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themeColor="text1"/>
              </w:rPr>
            </w:pPr>
            <w:r w:rsidRPr="00DF0B8A">
              <w:rPr>
                <w:rFonts w:ascii="Calibri" w:eastAsia="Calibri" w:hAnsi="Calibri" w:cs="Calibri"/>
                <w:color w:val="000000" w:themeColor="text1"/>
              </w:rPr>
              <w:t>WS03-IJR-02-02</w:t>
            </w:r>
          </w:p>
        </w:tc>
        <w:tc>
          <w:tcPr>
            <w:tcW w:w="4701" w:type="dxa"/>
          </w:tcPr>
          <w:p w14:paraId="7BC1B87B" w14:textId="77777777" w:rsidR="00DF0B8A" w:rsidRPr="004973DE" w:rsidRDefault="00DF0B8A" w:rsidP="00B65DD7">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themeColor="text1"/>
              </w:rPr>
            </w:pPr>
            <w:r w:rsidRPr="004973DE">
              <w:rPr>
                <w:rFonts w:ascii="Calibri" w:eastAsia="Calibri" w:hAnsi="Calibri" w:cs="Calibri"/>
                <w:color w:val="000000" w:themeColor="text1"/>
              </w:rPr>
              <w:t xml:space="preserve">Validation for sufficient funds  </w:t>
            </w:r>
          </w:p>
        </w:tc>
      </w:tr>
      <w:tr w:rsidR="00DF0B8A" w:rsidRPr="000C0860" w14:paraId="65D7DADD" w14:textId="77777777" w:rsidTr="00C632A4">
        <w:trPr>
          <w:trHeight w:val="534"/>
        </w:trPr>
        <w:tc>
          <w:tcPr>
            <w:cnfStyle w:val="001000000000" w:firstRow="0" w:lastRow="0" w:firstColumn="1" w:lastColumn="0" w:oddVBand="0" w:evenVBand="0" w:oddHBand="0" w:evenHBand="0" w:firstRowFirstColumn="0" w:firstRowLastColumn="0" w:lastRowFirstColumn="0" w:lastRowLastColumn="0"/>
            <w:tcW w:w="625" w:type="dxa"/>
          </w:tcPr>
          <w:p w14:paraId="2ECF9275" w14:textId="202FD745" w:rsidR="00DF0B8A" w:rsidRPr="00A16D53" w:rsidRDefault="00A042D8" w:rsidP="00B65DD7">
            <w:pPr>
              <w:rPr>
                <w:rFonts w:ascii="Calibri" w:eastAsia="Calibri" w:hAnsi="Calibri" w:cs="Calibri"/>
                <w:b w:val="0"/>
                <w:bCs w:val="0"/>
                <w:color w:val="000000" w:themeColor="text1"/>
              </w:rPr>
            </w:pPr>
            <w:r w:rsidRPr="00A16D53">
              <w:rPr>
                <w:rFonts w:ascii="Calibri" w:eastAsia="Calibri" w:hAnsi="Calibri" w:cs="Calibri"/>
                <w:b w:val="0"/>
                <w:bCs w:val="0"/>
                <w:color w:val="000000" w:themeColor="text1"/>
              </w:rPr>
              <w:t>04</w:t>
            </w:r>
          </w:p>
        </w:tc>
        <w:tc>
          <w:tcPr>
            <w:tcW w:w="3690" w:type="dxa"/>
          </w:tcPr>
          <w:p w14:paraId="19B3CF36" w14:textId="0F3CE951" w:rsidR="00DF0B8A" w:rsidRPr="00DF0B8A" w:rsidRDefault="00DF0B8A" w:rsidP="00B65DD7">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rPr>
            </w:pPr>
            <w:r w:rsidRPr="00DF0B8A">
              <w:rPr>
                <w:rFonts w:ascii="Calibri" w:eastAsia="Calibri" w:hAnsi="Calibri" w:cs="Calibri"/>
                <w:color w:val="000000" w:themeColor="text1"/>
              </w:rPr>
              <w:t>WS03-IJR-03-02</w:t>
            </w:r>
          </w:p>
        </w:tc>
        <w:tc>
          <w:tcPr>
            <w:tcW w:w="4701" w:type="dxa"/>
          </w:tcPr>
          <w:p w14:paraId="2220F807" w14:textId="025064BA" w:rsidR="00DF0B8A" w:rsidRPr="004973DE" w:rsidRDefault="00DF0B8A" w:rsidP="00B65DD7">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rPr>
            </w:pPr>
            <w:r w:rsidRPr="004973DE">
              <w:rPr>
                <w:rFonts w:ascii="Calibri" w:eastAsia="Calibri" w:hAnsi="Calibri" w:cs="Calibri"/>
                <w:color w:val="000000" w:themeColor="text1"/>
              </w:rPr>
              <w:t>E</w:t>
            </w:r>
            <w:r>
              <w:rPr>
                <w:rFonts w:ascii="Calibri" w:eastAsia="Calibri" w:hAnsi="Calibri" w:cs="Calibri"/>
                <w:color w:val="000000" w:themeColor="text1"/>
              </w:rPr>
              <w:t>-</w:t>
            </w:r>
            <w:r w:rsidRPr="004973DE">
              <w:rPr>
                <w:rFonts w:ascii="Calibri" w:eastAsia="Calibri" w:hAnsi="Calibri" w:cs="Calibri"/>
                <w:color w:val="000000" w:themeColor="text1"/>
              </w:rPr>
              <w:t xml:space="preserve">Invoice for VAT  </w:t>
            </w:r>
          </w:p>
        </w:tc>
      </w:tr>
      <w:tr w:rsidR="00DF0B8A" w:rsidRPr="000C0860" w14:paraId="399B4367" w14:textId="77777777" w:rsidTr="00C632A4">
        <w:trPr>
          <w:cnfStyle w:val="000000100000" w:firstRow="0" w:lastRow="0" w:firstColumn="0" w:lastColumn="0" w:oddVBand="0" w:evenVBand="0" w:oddHBand="1" w:evenHBand="0" w:firstRowFirstColumn="0" w:firstRowLastColumn="0" w:lastRowFirstColumn="0" w:lastRowLastColumn="0"/>
          <w:trHeight w:val="534"/>
        </w:trPr>
        <w:tc>
          <w:tcPr>
            <w:cnfStyle w:val="001000000000" w:firstRow="0" w:lastRow="0" w:firstColumn="1" w:lastColumn="0" w:oddVBand="0" w:evenVBand="0" w:oddHBand="0" w:evenHBand="0" w:firstRowFirstColumn="0" w:firstRowLastColumn="0" w:lastRowFirstColumn="0" w:lastRowLastColumn="0"/>
            <w:tcW w:w="625" w:type="dxa"/>
          </w:tcPr>
          <w:p w14:paraId="36156119" w14:textId="616BF2F4" w:rsidR="00DF0B8A" w:rsidRPr="00A16D53" w:rsidRDefault="00A042D8" w:rsidP="00B65DD7">
            <w:pPr>
              <w:rPr>
                <w:rFonts w:ascii="Calibri" w:eastAsia="Calibri" w:hAnsi="Calibri" w:cs="Calibri"/>
                <w:b w:val="0"/>
                <w:bCs w:val="0"/>
                <w:color w:val="000000" w:themeColor="text1"/>
              </w:rPr>
            </w:pPr>
            <w:r w:rsidRPr="00A16D53">
              <w:rPr>
                <w:rFonts w:ascii="Calibri" w:eastAsia="Calibri" w:hAnsi="Calibri" w:cs="Calibri"/>
                <w:b w:val="0"/>
                <w:bCs w:val="0"/>
                <w:color w:val="000000" w:themeColor="text1"/>
              </w:rPr>
              <w:t>05</w:t>
            </w:r>
          </w:p>
        </w:tc>
        <w:tc>
          <w:tcPr>
            <w:tcW w:w="3690" w:type="dxa"/>
            <w:noWrap/>
          </w:tcPr>
          <w:p w14:paraId="24F44493" w14:textId="2D266C4C" w:rsidR="00DF0B8A" w:rsidRPr="00DF0B8A" w:rsidRDefault="00DF0B8A" w:rsidP="00B65DD7">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themeColor="text1"/>
              </w:rPr>
            </w:pPr>
            <w:r w:rsidRPr="00DF0B8A">
              <w:rPr>
                <w:rFonts w:ascii="Calibri" w:eastAsia="Calibri" w:hAnsi="Calibri" w:cs="Calibri"/>
                <w:color w:val="000000" w:themeColor="text1"/>
              </w:rPr>
              <w:t>WS03-IJR-06-01</w:t>
            </w:r>
          </w:p>
        </w:tc>
        <w:tc>
          <w:tcPr>
            <w:tcW w:w="4701" w:type="dxa"/>
          </w:tcPr>
          <w:p w14:paraId="49F791A5" w14:textId="77777777" w:rsidR="00DF0B8A" w:rsidRPr="004973DE" w:rsidRDefault="00DF0B8A" w:rsidP="00B65DD7">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themeColor="text1"/>
              </w:rPr>
            </w:pPr>
            <w:r w:rsidRPr="004973DE">
              <w:rPr>
                <w:rFonts w:ascii="Calibri" w:eastAsia="Calibri" w:hAnsi="Calibri" w:cs="Calibri"/>
                <w:color w:val="000000" w:themeColor="text1"/>
              </w:rPr>
              <w:t xml:space="preserve">Routing Entry for VAT  </w:t>
            </w:r>
          </w:p>
        </w:tc>
      </w:tr>
      <w:tr w:rsidR="00DF0B8A" w:rsidRPr="000C0860" w14:paraId="7918B69A" w14:textId="77777777" w:rsidTr="00C632A4">
        <w:trPr>
          <w:trHeight w:val="534"/>
        </w:trPr>
        <w:tc>
          <w:tcPr>
            <w:cnfStyle w:val="001000000000" w:firstRow="0" w:lastRow="0" w:firstColumn="1" w:lastColumn="0" w:oddVBand="0" w:evenVBand="0" w:oddHBand="0" w:evenHBand="0" w:firstRowFirstColumn="0" w:firstRowLastColumn="0" w:lastRowFirstColumn="0" w:lastRowLastColumn="0"/>
            <w:tcW w:w="625" w:type="dxa"/>
          </w:tcPr>
          <w:p w14:paraId="31684FAA" w14:textId="14754818" w:rsidR="00DF0B8A" w:rsidRPr="00A16D53" w:rsidRDefault="00A042D8" w:rsidP="00B65DD7">
            <w:pPr>
              <w:rPr>
                <w:rFonts w:ascii="Calibri" w:eastAsia="Calibri" w:hAnsi="Calibri" w:cs="Calibri"/>
                <w:b w:val="0"/>
                <w:bCs w:val="0"/>
                <w:color w:val="000000" w:themeColor="text1"/>
              </w:rPr>
            </w:pPr>
            <w:r w:rsidRPr="00A16D53">
              <w:rPr>
                <w:rFonts w:ascii="Calibri" w:eastAsia="Calibri" w:hAnsi="Calibri" w:cs="Calibri"/>
                <w:b w:val="0"/>
                <w:bCs w:val="0"/>
                <w:color w:val="000000" w:themeColor="text1"/>
              </w:rPr>
              <w:t>06</w:t>
            </w:r>
          </w:p>
        </w:tc>
        <w:tc>
          <w:tcPr>
            <w:tcW w:w="3690" w:type="dxa"/>
            <w:noWrap/>
          </w:tcPr>
          <w:p w14:paraId="1475A5CE" w14:textId="7961A0F2" w:rsidR="00DF0B8A" w:rsidRPr="00DF0B8A" w:rsidRDefault="00DF0B8A" w:rsidP="00B65DD7">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rPr>
            </w:pPr>
            <w:r w:rsidRPr="00DF0B8A">
              <w:rPr>
                <w:rFonts w:ascii="Calibri" w:eastAsia="Calibri" w:hAnsi="Calibri" w:cs="Calibri"/>
                <w:color w:val="000000" w:themeColor="text1"/>
              </w:rPr>
              <w:t>WS03-IJR-08-01</w:t>
            </w:r>
          </w:p>
        </w:tc>
        <w:tc>
          <w:tcPr>
            <w:tcW w:w="4701" w:type="dxa"/>
          </w:tcPr>
          <w:p w14:paraId="00668C15" w14:textId="77777777" w:rsidR="00DF0B8A" w:rsidRPr="004973DE" w:rsidRDefault="00DF0B8A" w:rsidP="00B65DD7">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rPr>
            </w:pPr>
            <w:r w:rsidRPr="004973DE">
              <w:rPr>
                <w:rFonts w:ascii="Calibri" w:eastAsia="Calibri" w:hAnsi="Calibri" w:cs="Calibri"/>
                <w:color w:val="000000" w:themeColor="text1"/>
              </w:rPr>
              <w:t xml:space="preserve">Calculate Insurance Balance  </w:t>
            </w:r>
          </w:p>
        </w:tc>
      </w:tr>
      <w:tr w:rsidR="00DF0B8A" w:rsidRPr="000C0860" w14:paraId="4E85085A" w14:textId="77777777" w:rsidTr="00C632A4">
        <w:trPr>
          <w:cnfStyle w:val="000000100000" w:firstRow="0" w:lastRow="0" w:firstColumn="0" w:lastColumn="0" w:oddVBand="0" w:evenVBand="0" w:oddHBand="1" w:evenHBand="0" w:firstRowFirstColumn="0" w:firstRowLastColumn="0" w:lastRowFirstColumn="0" w:lastRowLastColumn="0"/>
          <w:trHeight w:val="534"/>
        </w:trPr>
        <w:tc>
          <w:tcPr>
            <w:cnfStyle w:val="001000000000" w:firstRow="0" w:lastRow="0" w:firstColumn="1" w:lastColumn="0" w:oddVBand="0" w:evenVBand="0" w:oddHBand="0" w:evenHBand="0" w:firstRowFirstColumn="0" w:firstRowLastColumn="0" w:lastRowFirstColumn="0" w:lastRowLastColumn="0"/>
            <w:tcW w:w="625" w:type="dxa"/>
          </w:tcPr>
          <w:p w14:paraId="4EA911DC" w14:textId="391DF87E" w:rsidR="00DF0B8A" w:rsidRPr="00A16D53" w:rsidRDefault="00A042D8" w:rsidP="00B65DD7">
            <w:pPr>
              <w:rPr>
                <w:rFonts w:ascii="Calibri" w:eastAsia="Calibri" w:hAnsi="Calibri" w:cs="Calibri"/>
                <w:b w:val="0"/>
                <w:bCs w:val="0"/>
                <w:color w:val="000000" w:themeColor="text1"/>
              </w:rPr>
            </w:pPr>
            <w:r w:rsidRPr="00A16D53">
              <w:rPr>
                <w:rFonts w:ascii="Calibri" w:eastAsia="Calibri" w:hAnsi="Calibri" w:cs="Calibri"/>
                <w:b w:val="0"/>
                <w:bCs w:val="0"/>
                <w:color w:val="000000" w:themeColor="text1"/>
              </w:rPr>
              <w:t>07</w:t>
            </w:r>
          </w:p>
        </w:tc>
        <w:tc>
          <w:tcPr>
            <w:tcW w:w="3690" w:type="dxa"/>
            <w:noWrap/>
          </w:tcPr>
          <w:p w14:paraId="44221BE5" w14:textId="2053EC9D" w:rsidR="00DF0B8A" w:rsidRPr="00DF0B8A" w:rsidRDefault="00DF0B8A" w:rsidP="00B65DD7">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themeColor="text1"/>
              </w:rPr>
            </w:pPr>
            <w:r w:rsidRPr="00DF0B8A">
              <w:rPr>
                <w:rFonts w:ascii="Calibri" w:eastAsia="Calibri" w:hAnsi="Calibri" w:cs="Calibri"/>
                <w:color w:val="000000" w:themeColor="text1"/>
              </w:rPr>
              <w:t>WS03-IJR-06-02</w:t>
            </w:r>
          </w:p>
        </w:tc>
        <w:tc>
          <w:tcPr>
            <w:tcW w:w="4701" w:type="dxa"/>
          </w:tcPr>
          <w:p w14:paraId="6B950245" w14:textId="77777777" w:rsidR="00DF0B8A" w:rsidRPr="004973DE" w:rsidRDefault="00DF0B8A" w:rsidP="00B65DD7">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themeColor="text1"/>
              </w:rPr>
            </w:pPr>
            <w:r w:rsidRPr="004973DE">
              <w:rPr>
                <w:rFonts w:ascii="Calibri" w:eastAsia="Calibri" w:hAnsi="Calibri" w:cs="Calibri"/>
                <w:color w:val="000000" w:themeColor="text1"/>
              </w:rPr>
              <w:t xml:space="preserve">Accident Stop instalment  </w:t>
            </w:r>
          </w:p>
        </w:tc>
      </w:tr>
      <w:tr w:rsidR="00DF0B8A" w:rsidRPr="000C0860" w14:paraId="43AA31D2" w14:textId="77777777" w:rsidTr="00C632A4">
        <w:trPr>
          <w:trHeight w:val="534"/>
        </w:trPr>
        <w:tc>
          <w:tcPr>
            <w:cnfStyle w:val="001000000000" w:firstRow="0" w:lastRow="0" w:firstColumn="1" w:lastColumn="0" w:oddVBand="0" w:evenVBand="0" w:oddHBand="0" w:evenHBand="0" w:firstRowFirstColumn="0" w:firstRowLastColumn="0" w:lastRowFirstColumn="0" w:lastRowLastColumn="0"/>
            <w:tcW w:w="625" w:type="dxa"/>
          </w:tcPr>
          <w:p w14:paraId="20A75655" w14:textId="68CBE784" w:rsidR="00DF0B8A" w:rsidRPr="00A16D53" w:rsidRDefault="0085132E" w:rsidP="00B65DD7">
            <w:pPr>
              <w:rPr>
                <w:rFonts w:ascii="Calibri" w:eastAsia="Calibri" w:hAnsi="Calibri" w:cs="Calibri"/>
                <w:b w:val="0"/>
                <w:bCs w:val="0"/>
                <w:color w:val="000000" w:themeColor="text1"/>
              </w:rPr>
            </w:pPr>
            <w:r w:rsidRPr="00A16D53">
              <w:rPr>
                <w:rFonts w:ascii="Calibri" w:eastAsia="Calibri" w:hAnsi="Calibri" w:cs="Calibri"/>
                <w:b w:val="0"/>
                <w:bCs w:val="0"/>
                <w:color w:val="000000" w:themeColor="text1"/>
              </w:rPr>
              <w:t>08</w:t>
            </w:r>
          </w:p>
        </w:tc>
        <w:tc>
          <w:tcPr>
            <w:tcW w:w="3690" w:type="dxa"/>
            <w:noWrap/>
          </w:tcPr>
          <w:p w14:paraId="609E4520" w14:textId="47B13ED1" w:rsidR="00DF0B8A" w:rsidRPr="004973DE" w:rsidRDefault="00DF0B8A" w:rsidP="00B65DD7">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b/>
                <w:bCs/>
                <w:color w:val="000000" w:themeColor="text1"/>
              </w:rPr>
            </w:pPr>
            <w:r w:rsidRPr="004973DE">
              <w:rPr>
                <w:rFonts w:ascii="Calibri" w:eastAsia="Calibri" w:hAnsi="Calibri" w:cs="Calibri"/>
                <w:color w:val="000000" w:themeColor="text1"/>
              </w:rPr>
              <w:t>WS0</w:t>
            </w:r>
            <w:r w:rsidR="0085132E">
              <w:rPr>
                <w:rFonts w:ascii="Calibri" w:eastAsia="Calibri" w:hAnsi="Calibri" w:cs="Calibri"/>
                <w:color w:val="000000" w:themeColor="text1"/>
              </w:rPr>
              <w:t>3</w:t>
            </w:r>
            <w:r w:rsidRPr="004973DE">
              <w:rPr>
                <w:rFonts w:ascii="Calibri" w:eastAsia="Calibri" w:hAnsi="Calibri" w:cs="Calibri"/>
                <w:color w:val="000000" w:themeColor="text1"/>
              </w:rPr>
              <w:t>-IJR-</w:t>
            </w:r>
            <w:r w:rsidR="0085132E">
              <w:rPr>
                <w:rFonts w:ascii="Calibri" w:eastAsia="Calibri" w:hAnsi="Calibri" w:cs="Calibri"/>
                <w:color w:val="000000" w:themeColor="text1"/>
              </w:rPr>
              <w:t>06</w:t>
            </w:r>
            <w:r w:rsidRPr="004973DE">
              <w:rPr>
                <w:rFonts w:ascii="Calibri" w:eastAsia="Calibri" w:hAnsi="Calibri" w:cs="Calibri"/>
                <w:color w:val="000000" w:themeColor="text1"/>
              </w:rPr>
              <w:t>-0</w:t>
            </w:r>
            <w:r w:rsidR="0085132E">
              <w:rPr>
                <w:rFonts w:ascii="Calibri" w:eastAsia="Calibri" w:hAnsi="Calibri" w:cs="Calibri"/>
                <w:color w:val="000000" w:themeColor="text1"/>
              </w:rPr>
              <w:t>3</w:t>
            </w:r>
            <w:r w:rsidRPr="004973DE">
              <w:rPr>
                <w:rFonts w:ascii="Calibri" w:eastAsia="Calibri" w:hAnsi="Calibri" w:cs="Calibri"/>
                <w:color w:val="000000" w:themeColor="text1"/>
              </w:rPr>
              <w:t xml:space="preserve"> to WS0</w:t>
            </w:r>
            <w:r w:rsidR="0085132E">
              <w:rPr>
                <w:rFonts w:ascii="Calibri" w:eastAsia="Calibri" w:hAnsi="Calibri" w:cs="Calibri"/>
                <w:color w:val="000000" w:themeColor="text1"/>
              </w:rPr>
              <w:t>3</w:t>
            </w:r>
            <w:r w:rsidRPr="004973DE">
              <w:rPr>
                <w:rFonts w:ascii="Calibri" w:eastAsia="Calibri" w:hAnsi="Calibri" w:cs="Calibri"/>
                <w:color w:val="000000" w:themeColor="text1"/>
              </w:rPr>
              <w:t>-IJR-</w:t>
            </w:r>
            <w:r w:rsidR="0085132E">
              <w:rPr>
                <w:rFonts w:ascii="Calibri" w:eastAsia="Calibri" w:hAnsi="Calibri" w:cs="Calibri"/>
                <w:color w:val="000000" w:themeColor="text1"/>
              </w:rPr>
              <w:t>06</w:t>
            </w:r>
            <w:r w:rsidRPr="004973DE">
              <w:rPr>
                <w:rFonts w:ascii="Calibri" w:eastAsia="Calibri" w:hAnsi="Calibri" w:cs="Calibri"/>
                <w:color w:val="000000" w:themeColor="text1"/>
              </w:rPr>
              <w:t>-</w:t>
            </w:r>
            <w:r w:rsidR="0085132E">
              <w:rPr>
                <w:rFonts w:ascii="Calibri" w:eastAsia="Calibri" w:hAnsi="Calibri" w:cs="Calibri"/>
                <w:color w:val="000000" w:themeColor="text1"/>
              </w:rPr>
              <w:t>07</w:t>
            </w:r>
          </w:p>
        </w:tc>
        <w:tc>
          <w:tcPr>
            <w:tcW w:w="4701" w:type="dxa"/>
          </w:tcPr>
          <w:p w14:paraId="32CED410" w14:textId="77777777" w:rsidR="00DF0B8A" w:rsidRPr="004973DE" w:rsidRDefault="00DF0B8A" w:rsidP="00B65DD7">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rPr>
            </w:pPr>
            <w:r w:rsidRPr="004973DE">
              <w:rPr>
                <w:rFonts w:ascii="Calibri" w:eastAsia="Calibri" w:hAnsi="Calibri" w:cs="Calibri"/>
                <w:color w:val="000000" w:themeColor="text1"/>
              </w:rPr>
              <w:t xml:space="preserve">Insurance configuration </w:t>
            </w:r>
          </w:p>
        </w:tc>
      </w:tr>
      <w:tr w:rsidR="00F82515" w:rsidRPr="000C0860" w14:paraId="4537C089" w14:textId="77777777" w:rsidTr="00C632A4">
        <w:trPr>
          <w:cnfStyle w:val="000000100000" w:firstRow="0" w:lastRow="0" w:firstColumn="0" w:lastColumn="0" w:oddVBand="0" w:evenVBand="0" w:oddHBand="1" w:evenHBand="0" w:firstRowFirstColumn="0" w:firstRowLastColumn="0" w:lastRowFirstColumn="0" w:lastRowLastColumn="0"/>
          <w:trHeight w:val="534"/>
        </w:trPr>
        <w:tc>
          <w:tcPr>
            <w:cnfStyle w:val="001000000000" w:firstRow="0" w:lastRow="0" w:firstColumn="1" w:lastColumn="0" w:oddVBand="0" w:evenVBand="0" w:oddHBand="0" w:evenHBand="0" w:firstRowFirstColumn="0" w:firstRowLastColumn="0" w:lastRowFirstColumn="0" w:lastRowLastColumn="0"/>
            <w:tcW w:w="625" w:type="dxa"/>
          </w:tcPr>
          <w:p w14:paraId="21CBCC8E" w14:textId="5CA89D31" w:rsidR="00F82515" w:rsidRPr="00A16D53" w:rsidRDefault="0088030E" w:rsidP="00B65DD7">
            <w:pPr>
              <w:rPr>
                <w:rFonts w:ascii="Calibri" w:eastAsia="Calibri" w:hAnsi="Calibri" w:cs="Calibri"/>
                <w:b w:val="0"/>
                <w:bCs w:val="0"/>
                <w:color w:val="000000" w:themeColor="text1"/>
              </w:rPr>
            </w:pPr>
            <w:r w:rsidRPr="00A16D53">
              <w:rPr>
                <w:rFonts w:ascii="Calibri" w:eastAsia="Calibri" w:hAnsi="Calibri" w:cs="Calibri"/>
                <w:b w:val="0"/>
                <w:bCs w:val="0"/>
                <w:color w:val="000000" w:themeColor="text1"/>
              </w:rPr>
              <w:t>09</w:t>
            </w:r>
          </w:p>
        </w:tc>
        <w:tc>
          <w:tcPr>
            <w:tcW w:w="3690" w:type="dxa"/>
            <w:noWrap/>
          </w:tcPr>
          <w:p w14:paraId="227324B3" w14:textId="227CBCCA" w:rsidR="00F82515" w:rsidRPr="004973DE" w:rsidRDefault="0088030E" w:rsidP="00B65DD7">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themeColor="text1"/>
              </w:rPr>
            </w:pPr>
            <w:r w:rsidRPr="004973DE">
              <w:rPr>
                <w:rFonts w:ascii="Calibri" w:eastAsia="Calibri" w:hAnsi="Calibri" w:cs="Calibri"/>
                <w:color w:val="000000" w:themeColor="text1"/>
              </w:rPr>
              <w:t>WS0</w:t>
            </w:r>
            <w:r>
              <w:rPr>
                <w:rFonts w:ascii="Calibri" w:eastAsia="Calibri" w:hAnsi="Calibri" w:cs="Calibri"/>
                <w:color w:val="000000" w:themeColor="text1"/>
              </w:rPr>
              <w:t>3</w:t>
            </w:r>
            <w:r w:rsidRPr="004973DE">
              <w:rPr>
                <w:rFonts w:ascii="Calibri" w:eastAsia="Calibri" w:hAnsi="Calibri" w:cs="Calibri"/>
                <w:color w:val="000000" w:themeColor="text1"/>
              </w:rPr>
              <w:t>-IJR-</w:t>
            </w:r>
            <w:r>
              <w:rPr>
                <w:rFonts w:ascii="Calibri" w:eastAsia="Calibri" w:hAnsi="Calibri" w:cs="Calibri"/>
                <w:color w:val="000000" w:themeColor="text1"/>
              </w:rPr>
              <w:t>06</w:t>
            </w:r>
            <w:r w:rsidRPr="004973DE">
              <w:rPr>
                <w:rFonts w:ascii="Calibri" w:eastAsia="Calibri" w:hAnsi="Calibri" w:cs="Calibri"/>
                <w:color w:val="000000" w:themeColor="text1"/>
              </w:rPr>
              <w:t>-0</w:t>
            </w:r>
            <w:r>
              <w:rPr>
                <w:rFonts w:ascii="Calibri" w:eastAsia="Calibri" w:hAnsi="Calibri" w:cs="Calibri"/>
                <w:color w:val="000000" w:themeColor="text1"/>
              </w:rPr>
              <w:t>8</w:t>
            </w:r>
          </w:p>
        </w:tc>
        <w:tc>
          <w:tcPr>
            <w:tcW w:w="4701" w:type="dxa"/>
          </w:tcPr>
          <w:p w14:paraId="3653BAF3" w14:textId="7DDA0721" w:rsidR="00F82515" w:rsidRPr="004973DE" w:rsidRDefault="0088030E" w:rsidP="00B65DD7">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themeColor="text1"/>
              </w:rPr>
            </w:pPr>
            <w:r>
              <w:rPr>
                <w:rFonts w:ascii="Calibri" w:eastAsia="Calibri" w:hAnsi="Calibri" w:cs="Calibri"/>
                <w:color w:val="000000" w:themeColor="text1"/>
              </w:rPr>
              <w:t>STMT Transaction</w:t>
            </w:r>
          </w:p>
        </w:tc>
      </w:tr>
      <w:tr w:rsidR="00DF0B8A" w:rsidRPr="000C0860" w14:paraId="0D6170C5" w14:textId="77777777" w:rsidTr="00C632A4">
        <w:trPr>
          <w:trHeight w:val="534"/>
        </w:trPr>
        <w:tc>
          <w:tcPr>
            <w:cnfStyle w:val="001000000000" w:firstRow="0" w:lastRow="0" w:firstColumn="1" w:lastColumn="0" w:oddVBand="0" w:evenVBand="0" w:oddHBand="0" w:evenHBand="0" w:firstRowFirstColumn="0" w:firstRowLastColumn="0" w:lastRowFirstColumn="0" w:lastRowLastColumn="0"/>
            <w:tcW w:w="625" w:type="dxa"/>
          </w:tcPr>
          <w:p w14:paraId="6F9CE87E" w14:textId="2E642E9C" w:rsidR="00DF0B8A" w:rsidRPr="00A16D53" w:rsidRDefault="00D26186" w:rsidP="00B65DD7">
            <w:pPr>
              <w:rPr>
                <w:rFonts w:ascii="Calibri" w:eastAsia="Calibri" w:hAnsi="Calibri" w:cs="Calibri"/>
                <w:b w:val="0"/>
                <w:bCs w:val="0"/>
                <w:color w:val="000000" w:themeColor="text1"/>
              </w:rPr>
            </w:pPr>
            <w:r w:rsidRPr="00A16D53">
              <w:rPr>
                <w:rFonts w:ascii="Calibri" w:eastAsia="Calibri" w:hAnsi="Calibri" w:cs="Calibri"/>
                <w:b w:val="0"/>
                <w:bCs w:val="0"/>
                <w:color w:val="000000" w:themeColor="text1"/>
              </w:rPr>
              <w:t>10</w:t>
            </w:r>
          </w:p>
        </w:tc>
        <w:tc>
          <w:tcPr>
            <w:tcW w:w="3690" w:type="dxa"/>
            <w:noWrap/>
          </w:tcPr>
          <w:p w14:paraId="330D75AE" w14:textId="36EBBFA2" w:rsidR="00DF0B8A" w:rsidRPr="004973DE" w:rsidRDefault="00DF0B8A" w:rsidP="00B65DD7">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b/>
                <w:bCs/>
                <w:color w:val="000000" w:themeColor="text1"/>
              </w:rPr>
            </w:pPr>
            <w:r w:rsidRPr="004973DE">
              <w:rPr>
                <w:rFonts w:ascii="Calibri" w:eastAsia="Calibri" w:hAnsi="Calibri" w:cs="Calibri"/>
                <w:color w:val="000000" w:themeColor="text1"/>
              </w:rPr>
              <w:t>WS0</w:t>
            </w:r>
            <w:r w:rsidR="001C26D7">
              <w:rPr>
                <w:rFonts w:ascii="Calibri" w:eastAsia="Calibri" w:hAnsi="Calibri" w:cs="Calibri"/>
                <w:color w:val="000000" w:themeColor="text1"/>
              </w:rPr>
              <w:t>3</w:t>
            </w:r>
            <w:r w:rsidRPr="004973DE">
              <w:rPr>
                <w:rFonts w:ascii="Calibri" w:eastAsia="Calibri" w:hAnsi="Calibri" w:cs="Calibri"/>
                <w:color w:val="000000" w:themeColor="text1"/>
              </w:rPr>
              <w:t>-IJR-0</w:t>
            </w:r>
            <w:r w:rsidR="001C26D7">
              <w:rPr>
                <w:rFonts w:ascii="Calibri" w:eastAsia="Calibri" w:hAnsi="Calibri" w:cs="Calibri"/>
                <w:color w:val="000000" w:themeColor="text1"/>
              </w:rPr>
              <w:t>3</w:t>
            </w:r>
            <w:r w:rsidRPr="004973DE">
              <w:rPr>
                <w:rFonts w:ascii="Calibri" w:eastAsia="Calibri" w:hAnsi="Calibri" w:cs="Calibri"/>
                <w:color w:val="000000" w:themeColor="text1"/>
              </w:rPr>
              <w:t>-0</w:t>
            </w:r>
            <w:r w:rsidR="001C26D7">
              <w:rPr>
                <w:rFonts w:ascii="Calibri" w:eastAsia="Calibri" w:hAnsi="Calibri" w:cs="Calibri"/>
                <w:color w:val="000000" w:themeColor="text1"/>
              </w:rPr>
              <w:t>3</w:t>
            </w:r>
          </w:p>
        </w:tc>
        <w:tc>
          <w:tcPr>
            <w:tcW w:w="4701" w:type="dxa"/>
          </w:tcPr>
          <w:p w14:paraId="26686117" w14:textId="77777777" w:rsidR="00DF0B8A" w:rsidRPr="004973DE" w:rsidRDefault="00DF0B8A" w:rsidP="00B65DD7">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rPr>
            </w:pPr>
            <w:r w:rsidRPr="004973DE">
              <w:rPr>
                <w:rFonts w:ascii="Calibri" w:eastAsia="Calibri" w:hAnsi="Calibri" w:cs="Calibri"/>
                <w:color w:val="000000" w:themeColor="text1"/>
              </w:rPr>
              <w:t xml:space="preserve">Reversal for Asset Capture and IS Contract  </w:t>
            </w:r>
          </w:p>
        </w:tc>
      </w:tr>
      <w:tr w:rsidR="00DF0B8A" w:rsidRPr="000C0860" w14:paraId="054BD78E" w14:textId="77777777" w:rsidTr="00C632A4">
        <w:trPr>
          <w:cnfStyle w:val="000000100000" w:firstRow="0" w:lastRow="0" w:firstColumn="0" w:lastColumn="0" w:oddVBand="0" w:evenVBand="0" w:oddHBand="1" w:evenHBand="0" w:firstRowFirstColumn="0" w:firstRowLastColumn="0" w:lastRowFirstColumn="0" w:lastRowLastColumn="0"/>
          <w:trHeight w:val="535"/>
        </w:trPr>
        <w:tc>
          <w:tcPr>
            <w:cnfStyle w:val="001000000000" w:firstRow="0" w:lastRow="0" w:firstColumn="1" w:lastColumn="0" w:oddVBand="0" w:evenVBand="0" w:oddHBand="0" w:evenHBand="0" w:firstRowFirstColumn="0" w:firstRowLastColumn="0" w:lastRowFirstColumn="0" w:lastRowLastColumn="0"/>
            <w:tcW w:w="625" w:type="dxa"/>
          </w:tcPr>
          <w:p w14:paraId="076DF1B8" w14:textId="22E5387D" w:rsidR="00DF0B8A" w:rsidRPr="00A16D53" w:rsidRDefault="001C26D7" w:rsidP="00B65DD7">
            <w:pPr>
              <w:rPr>
                <w:rFonts w:ascii="Calibri" w:eastAsia="Calibri" w:hAnsi="Calibri" w:cs="Calibri"/>
                <w:b w:val="0"/>
                <w:bCs w:val="0"/>
                <w:color w:val="000000" w:themeColor="text1"/>
              </w:rPr>
            </w:pPr>
            <w:r w:rsidRPr="00A16D53">
              <w:rPr>
                <w:rFonts w:ascii="Calibri" w:eastAsia="Calibri" w:hAnsi="Calibri" w:cs="Calibri"/>
                <w:b w:val="0"/>
                <w:bCs w:val="0"/>
                <w:color w:val="000000" w:themeColor="text1"/>
              </w:rPr>
              <w:t>11</w:t>
            </w:r>
          </w:p>
        </w:tc>
        <w:tc>
          <w:tcPr>
            <w:tcW w:w="3690" w:type="dxa"/>
            <w:noWrap/>
          </w:tcPr>
          <w:p w14:paraId="6E2FFEFE" w14:textId="220AF9DD" w:rsidR="00DF0B8A" w:rsidRPr="004973DE" w:rsidRDefault="00DF0B8A" w:rsidP="00B65DD7">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b/>
                <w:bCs/>
                <w:color w:val="000000" w:themeColor="text1"/>
              </w:rPr>
            </w:pPr>
            <w:r w:rsidRPr="004973DE">
              <w:rPr>
                <w:rFonts w:ascii="Calibri" w:eastAsia="Calibri" w:hAnsi="Calibri" w:cs="Calibri"/>
                <w:color w:val="000000" w:themeColor="text1"/>
              </w:rPr>
              <w:t>WS0</w:t>
            </w:r>
            <w:r w:rsidR="001C26D7">
              <w:rPr>
                <w:rFonts w:ascii="Calibri" w:eastAsia="Calibri" w:hAnsi="Calibri" w:cs="Calibri"/>
                <w:color w:val="000000" w:themeColor="text1"/>
              </w:rPr>
              <w:t>3</w:t>
            </w:r>
            <w:r w:rsidRPr="004973DE">
              <w:rPr>
                <w:rFonts w:ascii="Calibri" w:eastAsia="Calibri" w:hAnsi="Calibri" w:cs="Calibri"/>
                <w:color w:val="000000" w:themeColor="text1"/>
              </w:rPr>
              <w:t>-IJR-</w:t>
            </w:r>
            <w:r w:rsidR="00D34AD7">
              <w:rPr>
                <w:rFonts w:ascii="Calibri" w:eastAsia="Calibri" w:hAnsi="Calibri" w:cs="Calibri"/>
                <w:color w:val="000000" w:themeColor="text1"/>
              </w:rPr>
              <w:t>02</w:t>
            </w:r>
            <w:r w:rsidRPr="004973DE">
              <w:rPr>
                <w:rFonts w:ascii="Calibri" w:eastAsia="Calibri" w:hAnsi="Calibri" w:cs="Calibri"/>
                <w:color w:val="000000" w:themeColor="text1"/>
              </w:rPr>
              <w:t>-0</w:t>
            </w:r>
            <w:r w:rsidR="00D34AD7">
              <w:rPr>
                <w:rFonts w:ascii="Calibri" w:eastAsia="Calibri" w:hAnsi="Calibri" w:cs="Calibri"/>
                <w:color w:val="000000" w:themeColor="text1"/>
              </w:rPr>
              <w:t>3</w:t>
            </w:r>
          </w:p>
        </w:tc>
        <w:tc>
          <w:tcPr>
            <w:tcW w:w="4701" w:type="dxa"/>
          </w:tcPr>
          <w:p w14:paraId="425656C7" w14:textId="77777777" w:rsidR="00DF0B8A" w:rsidRPr="004973DE" w:rsidRDefault="00DF0B8A" w:rsidP="00B65DD7">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themeColor="text1"/>
              </w:rPr>
            </w:pPr>
            <w:r w:rsidRPr="004973DE">
              <w:rPr>
                <w:rFonts w:ascii="Calibri" w:eastAsia="Calibri" w:hAnsi="Calibri" w:cs="Calibri"/>
                <w:color w:val="000000" w:themeColor="text1"/>
              </w:rPr>
              <w:t xml:space="preserve">Expiry of Repayment Schedule  </w:t>
            </w:r>
          </w:p>
        </w:tc>
      </w:tr>
      <w:tr w:rsidR="00DF0B8A" w14:paraId="1FABABFB" w14:textId="77777777" w:rsidTr="00C632A4">
        <w:trPr>
          <w:trHeight w:val="535"/>
        </w:trPr>
        <w:tc>
          <w:tcPr>
            <w:cnfStyle w:val="001000000000" w:firstRow="0" w:lastRow="0" w:firstColumn="1" w:lastColumn="0" w:oddVBand="0" w:evenVBand="0" w:oddHBand="0" w:evenHBand="0" w:firstRowFirstColumn="0" w:firstRowLastColumn="0" w:lastRowFirstColumn="0" w:lastRowLastColumn="0"/>
            <w:tcW w:w="625" w:type="dxa"/>
          </w:tcPr>
          <w:p w14:paraId="0A087447" w14:textId="651083F2" w:rsidR="00DF0B8A" w:rsidRPr="00A16D53" w:rsidRDefault="00D34AD7" w:rsidP="00B65DD7">
            <w:pPr>
              <w:rPr>
                <w:rFonts w:ascii="Calibri" w:eastAsia="Calibri" w:hAnsi="Calibri" w:cs="Calibri"/>
                <w:b w:val="0"/>
                <w:bCs w:val="0"/>
                <w:color w:val="000000" w:themeColor="text1"/>
              </w:rPr>
            </w:pPr>
            <w:r w:rsidRPr="00A16D53">
              <w:rPr>
                <w:rFonts w:ascii="Calibri" w:eastAsia="Calibri" w:hAnsi="Calibri" w:cs="Calibri"/>
                <w:b w:val="0"/>
                <w:bCs w:val="0"/>
                <w:color w:val="000000" w:themeColor="text1"/>
              </w:rPr>
              <w:t>12</w:t>
            </w:r>
          </w:p>
        </w:tc>
        <w:tc>
          <w:tcPr>
            <w:tcW w:w="3690" w:type="dxa"/>
            <w:noWrap/>
          </w:tcPr>
          <w:p w14:paraId="49990C19" w14:textId="3A2F77DA" w:rsidR="00DF0B8A" w:rsidRPr="004973DE" w:rsidRDefault="00DF0B8A" w:rsidP="00B65DD7">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b/>
                <w:bCs/>
                <w:color w:val="000000" w:themeColor="text1"/>
              </w:rPr>
            </w:pPr>
            <w:r w:rsidRPr="004973DE">
              <w:rPr>
                <w:rFonts w:ascii="Calibri" w:eastAsia="Calibri" w:hAnsi="Calibri" w:cs="Calibri"/>
                <w:color w:val="000000" w:themeColor="text1"/>
              </w:rPr>
              <w:t>WS0</w:t>
            </w:r>
            <w:r w:rsidR="00D34AD7">
              <w:rPr>
                <w:rFonts w:ascii="Calibri" w:eastAsia="Calibri" w:hAnsi="Calibri" w:cs="Calibri"/>
                <w:color w:val="000000" w:themeColor="text1"/>
              </w:rPr>
              <w:t>3</w:t>
            </w:r>
            <w:r w:rsidRPr="004973DE">
              <w:rPr>
                <w:rFonts w:ascii="Calibri" w:eastAsia="Calibri" w:hAnsi="Calibri" w:cs="Calibri"/>
                <w:color w:val="000000" w:themeColor="text1"/>
              </w:rPr>
              <w:t>-IJR-</w:t>
            </w:r>
            <w:r w:rsidR="00D34AD7">
              <w:rPr>
                <w:rFonts w:ascii="Calibri" w:eastAsia="Calibri" w:hAnsi="Calibri" w:cs="Calibri"/>
                <w:color w:val="000000" w:themeColor="text1"/>
              </w:rPr>
              <w:t>06</w:t>
            </w:r>
            <w:r w:rsidRPr="004973DE">
              <w:rPr>
                <w:rFonts w:ascii="Calibri" w:eastAsia="Calibri" w:hAnsi="Calibri" w:cs="Calibri"/>
                <w:color w:val="000000" w:themeColor="text1"/>
              </w:rPr>
              <w:t>-</w:t>
            </w:r>
            <w:r w:rsidR="00D34AD7">
              <w:rPr>
                <w:rFonts w:ascii="Calibri" w:eastAsia="Calibri" w:hAnsi="Calibri" w:cs="Calibri"/>
                <w:color w:val="000000" w:themeColor="text1"/>
              </w:rPr>
              <w:t>09</w:t>
            </w:r>
          </w:p>
        </w:tc>
        <w:tc>
          <w:tcPr>
            <w:tcW w:w="4701" w:type="dxa"/>
          </w:tcPr>
          <w:p w14:paraId="0F71E6B0" w14:textId="61152AA2" w:rsidR="00DF0B8A" w:rsidRPr="004973DE" w:rsidRDefault="00DF0B8A" w:rsidP="00B65DD7">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rPr>
            </w:pPr>
            <w:r w:rsidRPr="004973DE">
              <w:rPr>
                <w:rFonts w:ascii="Calibri" w:eastAsia="Calibri" w:hAnsi="Calibri" w:cs="Calibri"/>
                <w:color w:val="000000" w:themeColor="text1"/>
              </w:rPr>
              <w:t xml:space="preserve">Arrangement </w:t>
            </w:r>
            <w:r w:rsidR="00D34AD7">
              <w:rPr>
                <w:rFonts w:ascii="Calibri" w:eastAsia="Calibri" w:hAnsi="Calibri" w:cs="Calibri"/>
                <w:color w:val="000000" w:themeColor="text1"/>
              </w:rPr>
              <w:t>G</w:t>
            </w:r>
            <w:r w:rsidRPr="004973DE">
              <w:rPr>
                <w:rFonts w:ascii="Calibri" w:eastAsia="Calibri" w:hAnsi="Calibri" w:cs="Calibri"/>
                <w:color w:val="000000" w:themeColor="text1"/>
              </w:rPr>
              <w:t xml:space="preserve">eneration via </w:t>
            </w:r>
            <w:r w:rsidR="00D34AD7">
              <w:rPr>
                <w:rFonts w:ascii="Calibri" w:eastAsia="Calibri" w:hAnsi="Calibri" w:cs="Calibri"/>
                <w:color w:val="000000" w:themeColor="text1"/>
              </w:rPr>
              <w:t>D</w:t>
            </w:r>
            <w:r w:rsidRPr="004973DE">
              <w:rPr>
                <w:rFonts w:ascii="Calibri" w:eastAsia="Calibri" w:hAnsi="Calibri" w:cs="Calibri"/>
                <w:color w:val="000000" w:themeColor="text1"/>
              </w:rPr>
              <w:t xml:space="preserve">elivery form  </w:t>
            </w:r>
          </w:p>
        </w:tc>
      </w:tr>
      <w:tr w:rsidR="00DF0B8A" w14:paraId="5E085F42" w14:textId="77777777" w:rsidTr="00C632A4">
        <w:trPr>
          <w:cnfStyle w:val="000000100000" w:firstRow="0" w:lastRow="0" w:firstColumn="0" w:lastColumn="0" w:oddVBand="0" w:evenVBand="0" w:oddHBand="1" w:evenHBand="0" w:firstRowFirstColumn="0" w:firstRowLastColumn="0" w:lastRowFirstColumn="0" w:lastRowLastColumn="0"/>
          <w:trHeight w:val="535"/>
        </w:trPr>
        <w:tc>
          <w:tcPr>
            <w:cnfStyle w:val="001000000000" w:firstRow="0" w:lastRow="0" w:firstColumn="1" w:lastColumn="0" w:oddVBand="0" w:evenVBand="0" w:oddHBand="0" w:evenHBand="0" w:firstRowFirstColumn="0" w:firstRowLastColumn="0" w:lastRowFirstColumn="0" w:lastRowLastColumn="0"/>
            <w:tcW w:w="625" w:type="dxa"/>
          </w:tcPr>
          <w:p w14:paraId="6C3427B5" w14:textId="2A1AF0F1" w:rsidR="00DF0B8A" w:rsidRPr="00A16D53" w:rsidRDefault="00D34AD7" w:rsidP="00B65DD7">
            <w:pPr>
              <w:rPr>
                <w:rFonts w:ascii="Calibri" w:eastAsia="Calibri" w:hAnsi="Calibri" w:cs="Calibri"/>
                <w:b w:val="0"/>
                <w:bCs w:val="0"/>
                <w:color w:val="000000" w:themeColor="text1"/>
              </w:rPr>
            </w:pPr>
            <w:r w:rsidRPr="00A16D53">
              <w:rPr>
                <w:rFonts w:ascii="Calibri" w:eastAsia="Calibri" w:hAnsi="Calibri" w:cs="Calibri"/>
                <w:b w:val="0"/>
                <w:bCs w:val="0"/>
                <w:color w:val="000000" w:themeColor="text1"/>
              </w:rPr>
              <w:t>13</w:t>
            </w:r>
          </w:p>
        </w:tc>
        <w:tc>
          <w:tcPr>
            <w:tcW w:w="3690" w:type="dxa"/>
            <w:noWrap/>
          </w:tcPr>
          <w:p w14:paraId="17F17EF3" w14:textId="48AFB1E8" w:rsidR="00DF0B8A" w:rsidRPr="004973DE" w:rsidRDefault="00DF0B8A" w:rsidP="00B65DD7">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b/>
                <w:bCs/>
                <w:color w:val="000000" w:themeColor="text1"/>
              </w:rPr>
            </w:pPr>
            <w:r w:rsidRPr="004973DE">
              <w:rPr>
                <w:rFonts w:ascii="Calibri" w:eastAsia="Calibri" w:hAnsi="Calibri" w:cs="Calibri"/>
                <w:color w:val="000000" w:themeColor="text1"/>
              </w:rPr>
              <w:t>WS0</w:t>
            </w:r>
            <w:r w:rsidR="00D34AD7">
              <w:rPr>
                <w:rFonts w:ascii="Calibri" w:eastAsia="Calibri" w:hAnsi="Calibri" w:cs="Calibri"/>
                <w:color w:val="000000" w:themeColor="text1"/>
              </w:rPr>
              <w:t>3</w:t>
            </w:r>
            <w:r w:rsidRPr="004973DE">
              <w:rPr>
                <w:rFonts w:ascii="Calibri" w:eastAsia="Calibri" w:hAnsi="Calibri" w:cs="Calibri"/>
                <w:color w:val="000000" w:themeColor="text1"/>
              </w:rPr>
              <w:t>-IJR-</w:t>
            </w:r>
            <w:r w:rsidR="007C5E41">
              <w:rPr>
                <w:rFonts w:ascii="Calibri" w:eastAsia="Calibri" w:hAnsi="Calibri" w:cs="Calibri"/>
                <w:color w:val="000000" w:themeColor="text1"/>
              </w:rPr>
              <w:t>06</w:t>
            </w:r>
            <w:r w:rsidRPr="004973DE">
              <w:rPr>
                <w:rFonts w:ascii="Calibri" w:eastAsia="Calibri" w:hAnsi="Calibri" w:cs="Calibri"/>
                <w:color w:val="000000" w:themeColor="text1"/>
              </w:rPr>
              <w:t>-1</w:t>
            </w:r>
            <w:r w:rsidR="002A6AA2">
              <w:rPr>
                <w:rFonts w:ascii="Calibri" w:eastAsia="Calibri" w:hAnsi="Calibri" w:cs="Calibri"/>
                <w:color w:val="000000" w:themeColor="text1"/>
              </w:rPr>
              <w:t>0</w:t>
            </w:r>
          </w:p>
        </w:tc>
        <w:tc>
          <w:tcPr>
            <w:tcW w:w="4701" w:type="dxa"/>
          </w:tcPr>
          <w:p w14:paraId="269FDDB0" w14:textId="094FBDB1" w:rsidR="00DF0B8A" w:rsidRPr="004973DE" w:rsidRDefault="00DF0B8A" w:rsidP="00B65DD7">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themeColor="text1"/>
              </w:rPr>
            </w:pPr>
            <w:r w:rsidRPr="004973DE">
              <w:rPr>
                <w:rFonts w:ascii="Calibri" w:eastAsia="Calibri" w:hAnsi="Calibri" w:cs="Calibri"/>
                <w:color w:val="000000" w:themeColor="text1"/>
              </w:rPr>
              <w:t xml:space="preserve">Document </w:t>
            </w:r>
            <w:r w:rsidR="007C5E41">
              <w:rPr>
                <w:rFonts w:ascii="Calibri" w:eastAsia="Calibri" w:hAnsi="Calibri" w:cs="Calibri"/>
                <w:color w:val="000000" w:themeColor="text1"/>
              </w:rPr>
              <w:t>U</w:t>
            </w:r>
            <w:r w:rsidRPr="004973DE">
              <w:rPr>
                <w:rFonts w:ascii="Calibri" w:eastAsia="Calibri" w:hAnsi="Calibri" w:cs="Calibri"/>
                <w:color w:val="000000" w:themeColor="text1"/>
              </w:rPr>
              <w:t xml:space="preserve">pload at Delivery Stage  </w:t>
            </w:r>
          </w:p>
        </w:tc>
      </w:tr>
      <w:tr w:rsidR="00DF0B8A" w14:paraId="553BC160" w14:textId="77777777" w:rsidTr="00C632A4">
        <w:trPr>
          <w:trHeight w:val="535"/>
        </w:trPr>
        <w:tc>
          <w:tcPr>
            <w:cnfStyle w:val="001000000000" w:firstRow="0" w:lastRow="0" w:firstColumn="1" w:lastColumn="0" w:oddVBand="0" w:evenVBand="0" w:oddHBand="0" w:evenHBand="0" w:firstRowFirstColumn="0" w:firstRowLastColumn="0" w:lastRowFirstColumn="0" w:lastRowLastColumn="0"/>
            <w:tcW w:w="625" w:type="dxa"/>
          </w:tcPr>
          <w:p w14:paraId="3BD753F4" w14:textId="7EB3BF0D" w:rsidR="00DF0B8A" w:rsidRPr="00A16D53" w:rsidRDefault="007C5E41" w:rsidP="00B65DD7">
            <w:pPr>
              <w:rPr>
                <w:rFonts w:ascii="Calibri" w:eastAsia="Calibri" w:hAnsi="Calibri" w:cs="Calibri"/>
                <w:b w:val="0"/>
                <w:bCs w:val="0"/>
                <w:color w:val="000000" w:themeColor="text1"/>
              </w:rPr>
            </w:pPr>
            <w:r w:rsidRPr="00A16D53">
              <w:rPr>
                <w:rFonts w:ascii="Calibri" w:eastAsia="Calibri" w:hAnsi="Calibri" w:cs="Calibri"/>
                <w:b w:val="0"/>
                <w:bCs w:val="0"/>
                <w:color w:val="000000" w:themeColor="text1"/>
              </w:rPr>
              <w:t>14</w:t>
            </w:r>
          </w:p>
        </w:tc>
        <w:tc>
          <w:tcPr>
            <w:tcW w:w="3690" w:type="dxa"/>
            <w:noWrap/>
          </w:tcPr>
          <w:p w14:paraId="023B5B45" w14:textId="12FC98CE" w:rsidR="00DF0B8A" w:rsidRPr="004973DE" w:rsidRDefault="00DF0B8A" w:rsidP="00B65DD7">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b/>
                <w:bCs/>
                <w:color w:val="000000" w:themeColor="text1"/>
              </w:rPr>
            </w:pPr>
            <w:r w:rsidRPr="004973DE">
              <w:rPr>
                <w:rFonts w:ascii="Calibri" w:eastAsia="Calibri" w:hAnsi="Calibri" w:cs="Calibri"/>
                <w:color w:val="000000" w:themeColor="text1"/>
              </w:rPr>
              <w:t>WS0</w:t>
            </w:r>
            <w:r w:rsidR="002A6AA2">
              <w:rPr>
                <w:rFonts w:ascii="Calibri" w:eastAsia="Calibri" w:hAnsi="Calibri" w:cs="Calibri"/>
                <w:color w:val="000000" w:themeColor="text1"/>
              </w:rPr>
              <w:t>3</w:t>
            </w:r>
            <w:r w:rsidRPr="004973DE">
              <w:rPr>
                <w:rFonts w:ascii="Calibri" w:eastAsia="Calibri" w:hAnsi="Calibri" w:cs="Calibri"/>
                <w:color w:val="000000" w:themeColor="text1"/>
              </w:rPr>
              <w:t>-IJR-</w:t>
            </w:r>
            <w:r w:rsidR="007C5E41">
              <w:rPr>
                <w:rFonts w:ascii="Calibri" w:eastAsia="Calibri" w:hAnsi="Calibri" w:cs="Calibri"/>
                <w:color w:val="000000" w:themeColor="text1"/>
              </w:rPr>
              <w:t>06</w:t>
            </w:r>
            <w:r w:rsidRPr="004973DE">
              <w:rPr>
                <w:rFonts w:ascii="Calibri" w:eastAsia="Calibri" w:hAnsi="Calibri" w:cs="Calibri"/>
                <w:color w:val="000000" w:themeColor="text1"/>
              </w:rPr>
              <w:t>-1</w:t>
            </w:r>
            <w:r w:rsidR="002A6AA2">
              <w:rPr>
                <w:rFonts w:ascii="Calibri" w:eastAsia="Calibri" w:hAnsi="Calibri" w:cs="Calibri"/>
                <w:color w:val="000000" w:themeColor="text1"/>
              </w:rPr>
              <w:t>1</w:t>
            </w:r>
          </w:p>
        </w:tc>
        <w:tc>
          <w:tcPr>
            <w:tcW w:w="4701" w:type="dxa"/>
          </w:tcPr>
          <w:p w14:paraId="3A2915F2" w14:textId="4B845421" w:rsidR="00DF0B8A" w:rsidRPr="004973DE" w:rsidRDefault="00DF0B8A" w:rsidP="4199E1D9">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rPr>
            </w:pPr>
            <w:r w:rsidRPr="3F73A1A6">
              <w:rPr>
                <w:rFonts w:ascii="Calibri" w:eastAsia="Calibri" w:hAnsi="Calibri" w:cs="Calibri"/>
                <w:color w:val="000000" w:themeColor="text1"/>
              </w:rPr>
              <w:t xml:space="preserve">Validation on Pre-Paid charge  </w:t>
            </w:r>
          </w:p>
        </w:tc>
      </w:tr>
      <w:tr w:rsidR="00DF0B8A" w14:paraId="2451B0FA" w14:textId="77777777" w:rsidTr="00C632A4">
        <w:trPr>
          <w:cnfStyle w:val="000000100000" w:firstRow="0" w:lastRow="0" w:firstColumn="0" w:lastColumn="0" w:oddVBand="0" w:evenVBand="0" w:oddHBand="1" w:evenHBand="0" w:firstRowFirstColumn="0" w:firstRowLastColumn="0" w:lastRowFirstColumn="0" w:lastRowLastColumn="0"/>
          <w:trHeight w:val="535"/>
        </w:trPr>
        <w:tc>
          <w:tcPr>
            <w:cnfStyle w:val="001000000000" w:firstRow="0" w:lastRow="0" w:firstColumn="1" w:lastColumn="0" w:oddVBand="0" w:evenVBand="0" w:oddHBand="0" w:evenHBand="0" w:firstRowFirstColumn="0" w:firstRowLastColumn="0" w:lastRowFirstColumn="0" w:lastRowLastColumn="0"/>
            <w:tcW w:w="625" w:type="dxa"/>
          </w:tcPr>
          <w:p w14:paraId="27B47F48" w14:textId="290B058C" w:rsidR="00DF0B8A" w:rsidRPr="00A16D53" w:rsidRDefault="002A6AA2" w:rsidP="00B65DD7">
            <w:pPr>
              <w:rPr>
                <w:rFonts w:ascii="Calibri" w:eastAsia="Calibri" w:hAnsi="Calibri" w:cs="Calibri"/>
                <w:b w:val="0"/>
                <w:bCs w:val="0"/>
                <w:color w:val="000000" w:themeColor="text1"/>
              </w:rPr>
            </w:pPr>
            <w:r w:rsidRPr="00A16D53">
              <w:rPr>
                <w:rFonts w:ascii="Calibri" w:eastAsia="Calibri" w:hAnsi="Calibri" w:cs="Calibri"/>
                <w:b w:val="0"/>
                <w:bCs w:val="0"/>
                <w:color w:val="000000" w:themeColor="text1"/>
              </w:rPr>
              <w:t>15</w:t>
            </w:r>
          </w:p>
        </w:tc>
        <w:tc>
          <w:tcPr>
            <w:tcW w:w="3690" w:type="dxa"/>
            <w:noWrap/>
          </w:tcPr>
          <w:p w14:paraId="70767642" w14:textId="761FFA12" w:rsidR="00DF0B8A" w:rsidRPr="004973DE" w:rsidRDefault="00DF0B8A" w:rsidP="00B65DD7">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b/>
                <w:bCs/>
                <w:color w:val="000000" w:themeColor="text1"/>
              </w:rPr>
            </w:pPr>
            <w:r w:rsidRPr="004973DE">
              <w:rPr>
                <w:rFonts w:ascii="Calibri" w:eastAsia="Calibri" w:hAnsi="Calibri" w:cs="Calibri"/>
                <w:color w:val="000000" w:themeColor="text1"/>
              </w:rPr>
              <w:t>WS0</w:t>
            </w:r>
            <w:r w:rsidR="002A6AA2">
              <w:rPr>
                <w:rFonts w:ascii="Calibri" w:eastAsia="Calibri" w:hAnsi="Calibri" w:cs="Calibri"/>
                <w:color w:val="000000" w:themeColor="text1"/>
              </w:rPr>
              <w:t>3</w:t>
            </w:r>
            <w:r w:rsidRPr="004973DE">
              <w:rPr>
                <w:rFonts w:ascii="Calibri" w:eastAsia="Calibri" w:hAnsi="Calibri" w:cs="Calibri"/>
                <w:color w:val="000000" w:themeColor="text1"/>
              </w:rPr>
              <w:t>-IJR-</w:t>
            </w:r>
            <w:r w:rsidR="002A6AA2">
              <w:rPr>
                <w:rFonts w:ascii="Calibri" w:eastAsia="Calibri" w:hAnsi="Calibri" w:cs="Calibri"/>
                <w:color w:val="000000" w:themeColor="text1"/>
              </w:rPr>
              <w:t>06</w:t>
            </w:r>
            <w:r w:rsidRPr="004973DE">
              <w:rPr>
                <w:rFonts w:ascii="Calibri" w:eastAsia="Calibri" w:hAnsi="Calibri" w:cs="Calibri"/>
                <w:color w:val="000000" w:themeColor="text1"/>
              </w:rPr>
              <w:t>-1</w:t>
            </w:r>
            <w:r w:rsidR="002A6AA2">
              <w:rPr>
                <w:rFonts w:ascii="Calibri" w:eastAsia="Calibri" w:hAnsi="Calibri" w:cs="Calibri"/>
                <w:color w:val="000000" w:themeColor="text1"/>
              </w:rPr>
              <w:t>2</w:t>
            </w:r>
          </w:p>
        </w:tc>
        <w:tc>
          <w:tcPr>
            <w:tcW w:w="4701" w:type="dxa"/>
          </w:tcPr>
          <w:p w14:paraId="0BA3C1E2" w14:textId="77777777" w:rsidR="00DF0B8A" w:rsidRPr="004973DE" w:rsidRDefault="00DF0B8A" w:rsidP="00B65DD7">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themeColor="text1"/>
              </w:rPr>
            </w:pPr>
            <w:commentRangeStart w:id="959"/>
            <w:r w:rsidRPr="004973DE">
              <w:rPr>
                <w:rFonts w:ascii="Calibri" w:eastAsia="Calibri" w:hAnsi="Calibri" w:cs="Calibri"/>
                <w:color w:val="000000" w:themeColor="text1"/>
              </w:rPr>
              <w:t xml:space="preserve">Traffic Violation Fee Dates  </w:t>
            </w:r>
            <w:commentRangeEnd w:id="959"/>
            <w:r w:rsidR="002E10D9">
              <w:rPr>
                <w:rStyle w:val="CommentReference"/>
              </w:rPr>
              <w:commentReference w:id="959"/>
            </w:r>
          </w:p>
        </w:tc>
      </w:tr>
      <w:tr w:rsidR="00DF0B8A" w14:paraId="19AF4B0F" w14:textId="77777777" w:rsidTr="00C632A4">
        <w:trPr>
          <w:trHeight w:val="535"/>
        </w:trPr>
        <w:tc>
          <w:tcPr>
            <w:cnfStyle w:val="001000000000" w:firstRow="0" w:lastRow="0" w:firstColumn="1" w:lastColumn="0" w:oddVBand="0" w:evenVBand="0" w:oddHBand="0" w:evenHBand="0" w:firstRowFirstColumn="0" w:firstRowLastColumn="0" w:lastRowFirstColumn="0" w:lastRowLastColumn="0"/>
            <w:tcW w:w="625" w:type="dxa"/>
          </w:tcPr>
          <w:p w14:paraId="42EC9DCE" w14:textId="2460C57F" w:rsidR="00DF0B8A" w:rsidRPr="00A16D53" w:rsidRDefault="002A6AA2" w:rsidP="00B65DD7">
            <w:pPr>
              <w:rPr>
                <w:rFonts w:ascii="Calibri" w:eastAsia="Calibri" w:hAnsi="Calibri" w:cs="Calibri"/>
                <w:b w:val="0"/>
                <w:bCs w:val="0"/>
                <w:color w:val="000000" w:themeColor="text1"/>
              </w:rPr>
            </w:pPr>
            <w:r w:rsidRPr="00A16D53">
              <w:rPr>
                <w:rFonts w:ascii="Calibri" w:eastAsia="Calibri" w:hAnsi="Calibri" w:cs="Calibri"/>
                <w:b w:val="0"/>
                <w:bCs w:val="0"/>
                <w:color w:val="000000" w:themeColor="text1"/>
              </w:rPr>
              <w:t>16</w:t>
            </w:r>
          </w:p>
        </w:tc>
        <w:tc>
          <w:tcPr>
            <w:tcW w:w="3690" w:type="dxa"/>
            <w:noWrap/>
          </w:tcPr>
          <w:p w14:paraId="6CFF314C" w14:textId="4A22ACBC" w:rsidR="00DF0B8A" w:rsidRPr="004973DE" w:rsidRDefault="00DF0B8A" w:rsidP="00B65DD7">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b/>
                <w:bCs/>
                <w:color w:val="000000" w:themeColor="text1"/>
              </w:rPr>
            </w:pPr>
            <w:r w:rsidRPr="004973DE">
              <w:rPr>
                <w:rFonts w:ascii="Calibri" w:eastAsia="Calibri" w:hAnsi="Calibri" w:cs="Calibri"/>
                <w:color w:val="000000" w:themeColor="text1"/>
              </w:rPr>
              <w:t>WS0</w:t>
            </w:r>
            <w:r w:rsidR="002A6AA2">
              <w:rPr>
                <w:rFonts w:ascii="Calibri" w:eastAsia="Calibri" w:hAnsi="Calibri" w:cs="Calibri"/>
                <w:color w:val="000000" w:themeColor="text1"/>
              </w:rPr>
              <w:t>3</w:t>
            </w:r>
            <w:r w:rsidRPr="004973DE">
              <w:rPr>
                <w:rFonts w:ascii="Calibri" w:eastAsia="Calibri" w:hAnsi="Calibri" w:cs="Calibri"/>
                <w:color w:val="000000" w:themeColor="text1"/>
              </w:rPr>
              <w:t>-IJR-</w:t>
            </w:r>
            <w:r w:rsidR="00472517">
              <w:rPr>
                <w:rFonts w:ascii="Calibri" w:eastAsia="Calibri" w:hAnsi="Calibri" w:cs="Calibri"/>
                <w:color w:val="000000" w:themeColor="text1"/>
              </w:rPr>
              <w:t>10</w:t>
            </w:r>
            <w:r w:rsidRPr="004973DE">
              <w:rPr>
                <w:rFonts w:ascii="Calibri" w:eastAsia="Calibri" w:hAnsi="Calibri" w:cs="Calibri"/>
                <w:color w:val="000000" w:themeColor="text1"/>
              </w:rPr>
              <w:t>-0</w:t>
            </w:r>
            <w:r w:rsidR="00472517">
              <w:rPr>
                <w:rFonts w:ascii="Calibri" w:eastAsia="Calibri" w:hAnsi="Calibri" w:cs="Calibri"/>
                <w:color w:val="000000" w:themeColor="text1"/>
              </w:rPr>
              <w:t>1</w:t>
            </w:r>
            <w:r w:rsidRPr="004973DE">
              <w:rPr>
                <w:rFonts w:ascii="Calibri" w:eastAsia="Calibri" w:hAnsi="Calibri" w:cs="Calibri"/>
                <w:color w:val="000000" w:themeColor="text1"/>
              </w:rPr>
              <w:t xml:space="preserve"> &amp; WS0</w:t>
            </w:r>
            <w:r w:rsidR="00472517">
              <w:rPr>
                <w:rFonts w:ascii="Calibri" w:eastAsia="Calibri" w:hAnsi="Calibri" w:cs="Calibri"/>
                <w:color w:val="000000" w:themeColor="text1"/>
              </w:rPr>
              <w:t>3</w:t>
            </w:r>
            <w:r w:rsidRPr="004973DE">
              <w:rPr>
                <w:rFonts w:ascii="Calibri" w:eastAsia="Calibri" w:hAnsi="Calibri" w:cs="Calibri"/>
                <w:color w:val="000000" w:themeColor="text1"/>
              </w:rPr>
              <w:t>-IJR-1</w:t>
            </w:r>
            <w:r w:rsidR="00472517">
              <w:rPr>
                <w:rFonts w:ascii="Calibri" w:eastAsia="Calibri" w:hAnsi="Calibri" w:cs="Calibri"/>
                <w:color w:val="000000" w:themeColor="text1"/>
              </w:rPr>
              <w:t>2</w:t>
            </w:r>
            <w:r w:rsidRPr="004973DE">
              <w:rPr>
                <w:rFonts w:ascii="Calibri" w:eastAsia="Calibri" w:hAnsi="Calibri" w:cs="Calibri"/>
                <w:color w:val="000000" w:themeColor="text1"/>
              </w:rPr>
              <w:t>-01</w:t>
            </w:r>
          </w:p>
        </w:tc>
        <w:tc>
          <w:tcPr>
            <w:tcW w:w="4701" w:type="dxa"/>
          </w:tcPr>
          <w:p w14:paraId="15131F95" w14:textId="77777777" w:rsidR="00DF0B8A" w:rsidRPr="004973DE" w:rsidRDefault="00DF0B8A" w:rsidP="00B65DD7">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rPr>
            </w:pPr>
            <w:r w:rsidRPr="004973DE">
              <w:rPr>
                <w:rFonts w:ascii="Calibri" w:eastAsia="Calibri" w:hAnsi="Calibri" w:cs="Calibri"/>
                <w:color w:val="000000" w:themeColor="text1"/>
              </w:rPr>
              <w:t xml:space="preserve">Advance/Partial Payment  </w:t>
            </w:r>
          </w:p>
        </w:tc>
      </w:tr>
      <w:tr w:rsidR="00DF0B8A" w14:paraId="46DF1296" w14:textId="77777777" w:rsidTr="00C632A4">
        <w:trPr>
          <w:cnfStyle w:val="000000100000" w:firstRow="0" w:lastRow="0" w:firstColumn="0" w:lastColumn="0" w:oddVBand="0" w:evenVBand="0" w:oddHBand="1" w:evenHBand="0" w:firstRowFirstColumn="0" w:firstRowLastColumn="0" w:lastRowFirstColumn="0" w:lastRowLastColumn="0"/>
          <w:trHeight w:val="535"/>
        </w:trPr>
        <w:tc>
          <w:tcPr>
            <w:cnfStyle w:val="001000000000" w:firstRow="0" w:lastRow="0" w:firstColumn="1" w:lastColumn="0" w:oddVBand="0" w:evenVBand="0" w:oddHBand="0" w:evenHBand="0" w:firstRowFirstColumn="0" w:firstRowLastColumn="0" w:lastRowFirstColumn="0" w:lastRowLastColumn="0"/>
            <w:tcW w:w="625" w:type="dxa"/>
          </w:tcPr>
          <w:p w14:paraId="5CD8621C" w14:textId="00FB7281" w:rsidR="00DF0B8A" w:rsidRPr="00A16D53" w:rsidRDefault="00A728DB" w:rsidP="00B65DD7">
            <w:pPr>
              <w:rPr>
                <w:rFonts w:ascii="Calibri" w:eastAsia="Calibri" w:hAnsi="Calibri" w:cs="Calibri"/>
                <w:b w:val="0"/>
                <w:bCs w:val="0"/>
                <w:color w:val="000000" w:themeColor="text1"/>
              </w:rPr>
            </w:pPr>
            <w:r w:rsidRPr="00A16D53">
              <w:rPr>
                <w:rFonts w:ascii="Calibri" w:eastAsia="Calibri" w:hAnsi="Calibri" w:cs="Calibri"/>
                <w:b w:val="0"/>
                <w:bCs w:val="0"/>
                <w:color w:val="000000" w:themeColor="text1"/>
              </w:rPr>
              <w:t>17</w:t>
            </w:r>
          </w:p>
        </w:tc>
        <w:tc>
          <w:tcPr>
            <w:tcW w:w="3690" w:type="dxa"/>
            <w:noWrap/>
          </w:tcPr>
          <w:p w14:paraId="701C8053" w14:textId="7F513B90" w:rsidR="00DF0B8A" w:rsidRPr="004973DE" w:rsidRDefault="00A728DB" w:rsidP="00B65DD7">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b/>
                <w:bCs/>
                <w:color w:val="000000" w:themeColor="text1"/>
              </w:rPr>
            </w:pPr>
            <w:r w:rsidRPr="004973DE">
              <w:rPr>
                <w:rFonts w:ascii="Calibri" w:eastAsia="Calibri" w:hAnsi="Calibri" w:cs="Calibri"/>
                <w:color w:val="000000" w:themeColor="text1"/>
              </w:rPr>
              <w:t>WS0</w:t>
            </w:r>
            <w:r>
              <w:rPr>
                <w:rFonts w:ascii="Calibri" w:eastAsia="Calibri" w:hAnsi="Calibri" w:cs="Calibri"/>
                <w:color w:val="000000" w:themeColor="text1"/>
              </w:rPr>
              <w:t>3</w:t>
            </w:r>
            <w:r w:rsidRPr="004973DE">
              <w:rPr>
                <w:rFonts w:ascii="Calibri" w:eastAsia="Calibri" w:hAnsi="Calibri" w:cs="Calibri"/>
                <w:color w:val="000000" w:themeColor="text1"/>
              </w:rPr>
              <w:t>-IJR-</w:t>
            </w:r>
            <w:r>
              <w:rPr>
                <w:rFonts w:ascii="Calibri" w:eastAsia="Calibri" w:hAnsi="Calibri" w:cs="Calibri"/>
                <w:color w:val="000000" w:themeColor="text1"/>
              </w:rPr>
              <w:t>06</w:t>
            </w:r>
            <w:r w:rsidRPr="004973DE">
              <w:rPr>
                <w:rFonts w:ascii="Calibri" w:eastAsia="Calibri" w:hAnsi="Calibri" w:cs="Calibri"/>
                <w:color w:val="000000" w:themeColor="text1"/>
              </w:rPr>
              <w:t>-1</w:t>
            </w:r>
            <w:r>
              <w:rPr>
                <w:rFonts w:ascii="Calibri" w:eastAsia="Calibri" w:hAnsi="Calibri" w:cs="Calibri"/>
                <w:color w:val="000000" w:themeColor="text1"/>
              </w:rPr>
              <w:t>3</w:t>
            </w:r>
          </w:p>
        </w:tc>
        <w:tc>
          <w:tcPr>
            <w:tcW w:w="4701" w:type="dxa"/>
          </w:tcPr>
          <w:p w14:paraId="1073D5D5" w14:textId="77777777" w:rsidR="00DF0B8A" w:rsidRPr="004973DE" w:rsidRDefault="00DF0B8A" w:rsidP="00B65DD7">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themeColor="text1"/>
              </w:rPr>
            </w:pPr>
            <w:r w:rsidRPr="004973DE">
              <w:rPr>
                <w:rFonts w:ascii="Calibri" w:eastAsia="Calibri" w:hAnsi="Calibri" w:cs="Calibri"/>
                <w:color w:val="000000" w:themeColor="text1"/>
              </w:rPr>
              <w:t xml:space="preserve">Limit Attachment before Arrangement </w:t>
            </w:r>
          </w:p>
        </w:tc>
      </w:tr>
      <w:tr w:rsidR="00DF0B8A" w14:paraId="4E72A5A5" w14:textId="77777777" w:rsidTr="00C632A4">
        <w:trPr>
          <w:trHeight w:val="535"/>
        </w:trPr>
        <w:tc>
          <w:tcPr>
            <w:cnfStyle w:val="001000000000" w:firstRow="0" w:lastRow="0" w:firstColumn="1" w:lastColumn="0" w:oddVBand="0" w:evenVBand="0" w:oddHBand="0" w:evenHBand="0" w:firstRowFirstColumn="0" w:firstRowLastColumn="0" w:lastRowFirstColumn="0" w:lastRowLastColumn="0"/>
            <w:tcW w:w="625" w:type="dxa"/>
          </w:tcPr>
          <w:p w14:paraId="5BB600BC" w14:textId="2ED39626" w:rsidR="00DF0B8A" w:rsidRPr="00A16D53" w:rsidRDefault="00A728DB" w:rsidP="00B65DD7">
            <w:pPr>
              <w:rPr>
                <w:rFonts w:ascii="Calibri" w:eastAsia="Calibri" w:hAnsi="Calibri" w:cs="Calibri"/>
                <w:b w:val="0"/>
                <w:bCs w:val="0"/>
                <w:color w:val="000000" w:themeColor="text1"/>
              </w:rPr>
            </w:pPr>
            <w:r w:rsidRPr="00A16D53">
              <w:rPr>
                <w:rFonts w:ascii="Calibri" w:eastAsia="Calibri" w:hAnsi="Calibri" w:cs="Calibri"/>
                <w:b w:val="0"/>
                <w:bCs w:val="0"/>
                <w:color w:val="000000" w:themeColor="text1"/>
              </w:rPr>
              <w:t>18</w:t>
            </w:r>
          </w:p>
        </w:tc>
        <w:tc>
          <w:tcPr>
            <w:tcW w:w="3690" w:type="dxa"/>
            <w:noWrap/>
          </w:tcPr>
          <w:p w14:paraId="76D8E5E5" w14:textId="323D239D" w:rsidR="00DF0B8A" w:rsidRPr="004973DE" w:rsidRDefault="00DF0B8A" w:rsidP="00B65DD7">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b/>
                <w:bCs/>
                <w:color w:val="000000" w:themeColor="text1"/>
              </w:rPr>
            </w:pPr>
            <w:r w:rsidRPr="004973DE">
              <w:rPr>
                <w:rFonts w:ascii="Calibri" w:eastAsia="Calibri" w:hAnsi="Calibri" w:cs="Calibri"/>
                <w:color w:val="000000" w:themeColor="text1"/>
              </w:rPr>
              <w:t>WS0</w:t>
            </w:r>
            <w:r w:rsidR="00A728DB">
              <w:rPr>
                <w:rFonts w:ascii="Calibri" w:eastAsia="Calibri" w:hAnsi="Calibri" w:cs="Calibri"/>
                <w:color w:val="000000" w:themeColor="text1"/>
              </w:rPr>
              <w:t>3</w:t>
            </w:r>
            <w:r w:rsidRPr="004973DE">
              <w:rPr>
                <w:rFonts w:ascii="Calibri" w:eastAsia="Calibri" w:hAnsi="Calibri" w:cs="Calibri"/>
                <w:color w:val="000000" w:themeColor="text1"/>
              </w:rPr>
              <w:t>-IJR-</w:t>
            </w:r>
            <w:r w:rsidR="0012448C">
              <w:rPr>
                <w:rFonts w:ascii="Calibri" w:eastAsia="Calibri" w:hAnsi="Calibri" w:cs="Calibri"/>
                <w:color w:val="000000" w:themeColor="text1"/>
              </w:rPr>
              <w:t>06</w:t>
            </w:r>
            <w:r w:rsidRPr="004973DE">
              <w:rPr>
                <w:rFonts w:ascii="Calibri" w:eastAsia="Calibri" w:hAnsi="Calibri" w:cs="Calibri"/>
                <w:color w:val="000000" w:themeColor="text1"/>
              </w:rPr>
              <w:t>-1</w:t>
            </w:r>
            <w:r w:rsidR="0012448C">
              <w:rPr>
                <w:rFonts w:ascii="Calibri" w:eastAsia="Calibri" w:hAnsi="Calibri" w:cs="Calibri"/>
                <w:color w:val="000000" w:themeColor="text1"/>
              </w:rPr>
              <w:t>4</w:t>
            </w:r>
          </w:p>
        </w:tc>
        <w:tc>
          <w:tcPr>
            <w:tcW w:w="4701" w:type="dxa"/>
          </w:tcPr>
          <w:p w14:paraId="79F8877C" w14:textId="77777777" w:rsidR="00DF0B8A" w:rsidRPr="004973DE" w:rsidRDefault="00DF0B8A" w:rsidP="00B65DD7">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rPr>
            </w:pPr>
            <w:r w:rsidRPr="004973DE">
              <w:rPr>
                <w:rFonts w:ascii="Calibri" w:eastAsia="Calibri" w:hAnsi="Calibri" w:cs="Calibri"/>
                <w:color w:val="000000" w:themeColor="text1"/>
              </w:rPr>
              <w:t xml:space="preserve">Tawtheeq Integration  </w:t>
            </w:r>
          </w:p>
        </w:tc>
      </w:tr>
      <w:tr w:rsidR="00DF0B8A" w14:paraId="5C195557" w14:textId="77777777" w:rsidTr="00C632A4">
        <w:trPr>
          <w:cnfStyle w:val="000000100000" w:firstRow="0" w:lastRow="0" w:firstColumn="0" w:lastColumn="0" w:oddVBand="0" w:evenVBand="0" w:oddHBand="1" w:evenHBand="0" w:firstRowFirstColumn="0" w:firstRowLastColumn="0" w:lastRowFirstColumn="0" w:lastRowLastColumn="0"/>
          <w:trHeight w:val="535"/>
        </w:trPr>
        <w:tc>
          <w:tcPr>
            <w:cnfStyle w:val="001000000000" w:firstRow="0" w:lastRow="0" w:firstColumn="1" w:lastColumn="0" w:oddVBand="0" w:evenVBand="0" w:oddHBand="0" w:evenHBand="0" w:firstRowFirstColumn="0" w:firstRowLastColumn="0" w:lastRowFirstColumn="0" w:lastRowLastColumn="0"/>
            <w:tcW w:w="625" w:type="dxa"/>
          </w:tcPr>
          <w:p w14:paraId="343228BD" w14:textId="0CF31B47" w:rsidR="00DF0B8A" w:rsidRPr="00A16D53" w:rsidRDefault="0012448C" w:rsidP="00B65DD7">
            <w:pPr>
              <w:rPr>
                <w:rFonts w:ascii="Calibri" w:eastAsia="Calibri" w:hAnsi="Calibri" w:cs="Calibri"/>
                <w:b w:val="0"/>
                <w:bCs w:val="0"/>
                <w:color w:val="000000" w:themeColor="text1"/>
              </w:rPr>
            </w:pPr>
            <w:r w:rsidRPr="00A16D53">
              <w:rPr>
                <w:rFonts w:ascii="Calibri" w:eastAsia="Calibri" w:hAnsi="Calibri" w:cs="Calibri"/>
                <w:b w:val="0"/>
                <w:bCs w:val="0"/>
                <w:color w:val="000000" w:themeColor="text1"/>
              </w:rPr>
              <w:t>19</w:t>
            </w:r>
          </w:p>
        </w:tc>
        <w:tc>
          <w:tcPr>
            <w:tcW w:w="3690" w:type="dxa"/>
            <w:noWrap/>
          </w:tcPr>
          <w:p w14:paraId="1F497FB0" w14:textId="7D48799B" w:rsidR="00DF0B8A" w:rsidRPr="004973DE" w:rsidRDefault="00DF0B8A" w:rsidP="00B65DD7">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b/>
                <w:bCs/>
                <w:color w:val="000000" w:themeColor="text1"/>
              </w:rPr>
            </w:pPr>
            <w:r w:rsidRPr="004973DE">
              <w:rPr>
                <w:rFonts w:ascii="Calibri" w:eastAsia="Calibri" w:hAnsi="Calibri" w:cs="Calibri"/>
                <w:color w:val="000000" w:themeColor="text1"/>
              </w:rPr>
              <w:t>WS0</w:t>
            </w:r>
            <w:r w:rsidR="0012448C">
              <w:rPr>
                <w:rFonts w:ascii="Calibri" w:eastAsia="Calibri" w:hAnsi="Calibri" w:cs="Calibri"/>
                <w:color w:val="000000" w:themeColor="text1"/>
              </w:rPr>
              <w:t>3</w:t>
            </w:r>
            <w:r w:rsidRPr="004973DE">
              <w:rPr>
                <w:rFonts w:ascii="Calibri" w:eastAsia="Calibri" w:hAnsi="Calibri" w:cs="Calibri"/>
                <w:color w:val="000000" w:themeColor="text1"/>
              </w:rPr>
              <w:t>-IJR-</w:t>
            </w:r>
            <w:r w:rsidR="0012448C">
              <w:rPr>
                <w:rFonts w:ascii="Calibri" w:eastAsia="Calibri" w:hAnsi="Calibri" w:cs="Calibri"/>
                <w:color w:val="000000" w:themeColor="text1"/>
              </w:rPr>
              <w:t>06</w:t>
            </w:r>
            <w:r w:rsidRPr="004973DE">
              <w:rPr>
                <w:rFonts w:ascii="Calibri" w:eastAsia="Calibri" w:hAnsi="Calibri" w:cs="Calibri"/>
                <w:color w:val="000000" w:themeColor="text1"/>
              </w:rPr>
              <w:t>-1</w:t>
            </w:r>
            <w:r w:rsidR="0012448C">
              <w:rPr>
                <w:rFonts w:ascii="Calibri" w:eastAsia="Calibri" w:hAnsi="Calibri" w:cs="Calibri"/>
                <w:color w:val="000000" w:themeColor="text1"/>
              </w:rPr>
              <w:t>5</w:t>
            </w:r>
          </w:p>
        </w:tc>
        <w:tc>
          <w:tcPr>
            <w:tcW w:w="4701" w:type="dxa"/>
          </w:tcPr>
          <w:p w14:paraId="61B4471F" w14:textId="77777777" w:rsidR="00DF0B8A" w:rsidRPr="004973DE" w:rsidRDefault="00DF0B8A" w:rsidP="00B65DD7">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themeColor="text1"/>
              </w:rPr>
            </w:pPr>
            <w:r w:rsidRPr="004973DE">
              <w:rPr>
                <w:rFonts w:ascii="Calibri" w:eastAsia="Calibri" w:hAnsi="Calibri" w:cs="Calibri"/>
                <w:color w:val="000000" w:themeColor="text1"/>
              </w:rPr>
              <w:t xml:space="preserve">Discount  </w:t>
            </w:r>
          </w:p>
        </w:tc>
      </w:tr>
      <w:tr w:rsidR="00DF0B8A" w14:paraId="1EB4FC86" w14:textId="77777777" w:rsidTr="00C632A4">
        <w:trPr>
          <w:trHeight w:val="535"/>
        </w:trPr>
        <w:tc>
          <w:tcPr>
            <w:cnfStyle w:val="001000000000" w:firstRow="0" w:lastRow="0" w:firstColumn="1" w:lastColumn="0" w:oddVBand="0" w:evenVBand="0" w:oddHBand="0" w:evenHBand="0" w:firstRowFirstColumn="0" w:firstRowLastColumn="0" w:lastRowFirstColumn="0" w:lastRowLastColumn="0"/>
            <w:tcW w:w="625" w:type="dxa"/>
          </w:tcPr>
          <w:p w14:paraId="15DF2AF8" w14:textId="7C279D18" w:rsidR="00DF0B8A" w:rsidRPr="00A16D53" w:rsidRDefault="0012448C" w:rsidP="00B65DD7">
            <w:pPr>
              <w:rPr>
                <w:rFonts w:ascii="Calibri" w:eastAsia="Calibri" w:hAnsi="Calibri" w:cs="Calibri"/>
                <w:b w:val="0"/>
                <w:bCs w:val="0"/>
                <w:color w:val="000000" w:themeColor="text1"/>
              </w:rPr>
            </w:pPr>
            <w:r w:rsidRPr="00A16D53">
              <w:rPr>
                <w:rFonts w:ascii="Calibri" w:eastAsia="Calibri" w:hAnsi="Calibri" w:cs="Calibri"/>
                <w:b w:val="0"/>
                <w:bCs w:val="0"/>
                <w:color w:val="000000" w:themeColor="text1"/>
              </w:rPr>
              <w:t>20</w:t>
            </w:r>
          </w:p>
        </w:tc>
        <w:tc>
          <w:tcPr>
            <w:tcW w:w="3690" w:type="dxa"/>
            <w:noWrap/>
          </w:tcPr>
          <w:p w14:paraId="52EBC5B8" w14:textId="779DE23D" w:rsidR="00DF0B8A" w:rsidRPr="004973DE" w:rsidRDefault="00DF0B8A" w:rsidP="00B65DD7">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b/>
                <w:bCs/>
                <w:color w:val="000000" w:themeColor="text1"/>
              </w:rPr>
            </w:pPr>
            <w:r w:rsidRPr="004973DE">
              <w:rPr>
                <w:rFonts w:ascii="Calibri" w:eastAsia="Calibri" w:hAnsi="Calibri" w:cs="Calibri"/>
                <w:color w:val="000000" w:themeColor="text1"/>
              </w:rPr>
              <w:t>WS0</w:t>
            </w:r>
            <w:r w:rsidR="008E3A82">
              <w:rPr>
                <w:rFonts w:ascii="Calibri" w:eastAsia="Calibri" w:hAnsi="Calibri" w:cs="Calibri"/>
                <w:color w:val="000000" w:themeColor="text1"/>
              </w:rPr>
              <w:t>3</w:t>
            </w:r>
            <w:r w:rsidRPr="004973DE">
              <w:rPr>
                <w:rFonts w:ascii="Calibri" w:eastAsia="Calibri" w:hAnsi="Calibri" w:cs="Calibri"/>
                <w:color w:val="000000" w:themeColor="text1"/>
              </w:rPr>
              <w:t>-IJR-1</w:t>
            </w:r>
            <w:r w:rsidR="008E3A82">
              <w:rPr>
                <w:rFonts w:ascii="Calibri" w:eastAsia="Calibri" w:hAnsi="Calibri" w:cs="Calibri"/>
                <w:color w:val="000000" w:themeColor="text1"/>
              </w:rPr>
              <w:t>0-02</w:t>
            </w:r>
          </w:p>
        </w:tc>
        <w:tc>
          <w:tcPr>
            <w:tcW w:w="4701" w:type="dxa"/>
          </w:tcPr>
          <w:p w14:paraId="3A0CF8E3" w14:textId="2B319892" w:rsidR="00DF0B8A" w:rsidRPr="004973DE" w:rsidRDefault="00DF0B8A" w:rsidP="00B65DD7">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rPr>
            </w:pPr>
            <w:r w:rsidRPr="004973DE">
              <w:rPr>
                <w:rFonts w:ascii="Calibri" w:eastAsia="Calibri" w:hAnsi="Calibri" w:cs="Calibri"/>
                <w:color w:val="000000" w:themeColor="text1"/>
              </w:rPr>
              <w:t xml:space="preserve">Post </w:t>
            </w:r>
            <w:r w:rsidR="008E3A82">
              <w:rPr>
                <w:rFonts w:ascii="Calibri" w:eastAsia="Calibri" w:hAnsi="Calibri" w:cs="Calibri"/>
                <w:color w:val="000000" w:themeColor="text1"/>
              </w:rPr>
              <w:t>D</w:t>
            </w:r>
            <w:r w:rsidRPr="004973DE">
              <w:rPr>
                <w:rFonts w:ascii="Calibri" w:eastAsia="Calibri" w:hAnsi="Calibri" w:cs="Calibri"/>
                <w:color w:val="000000" w:themeColor="text1"/>
              </w:rPr>
              <w:t xml:space="preserve">elivery Cancelation </w:t>
            </w:r>
            <w:r w:rsidR="008E3A82">
              <w:rPr>
                <w:rFonts w:ascii="Calibri" w:eastAsia="Calibri" w:hAnsi="Calibri" w:cs="Calibri"/>
                <w:color w:val="000000" w:themeColor="text1"/>
              </w:rPr>
              <w:t xml:space="preserve">– With Court Decision </w:t>
            </w:r>
            <w:r w:rsidRPr="004973DE">
              <w:rPr>
                <w:rFonts w:ascii="Calibri" w:eastAsia="Calibri" w:hAnsi="Calibri" w:cs="Calibri"/>
                <w:color w:val="000000" w:themeColor="text1"/>
              </w:rPr>
              <w:t xml:space="preserve"> </w:t>
            </w:r>
          </w:p>
        </w:tc>
      </w:tr>
      <w:tr w:rsidR="00DF0B8A" w14:paraId="0C2AFBF5" w14:textId="77777777" w:rsidTr="00C632A4">
        <w:trPr>
          <w:cnfStyle w:val="000000100000" w:firstRow="0" w:lastRow="0" w:firstColumn="0" w:lastColumn="0" w:oddVBand="0" w:evenVBand="0" w:oddHBand="1" w:evenHBand="0" w:firstRowFirstColumn="0" w:firstRowLastColumn="0" w:lastRowFirstColumn="0" w:lastRowLastColumn="0"/>
          <w:trHeight w:val="535"/>
        </w:trPr>
        <w:tc>
          <w:tcPr>
            <w:cnfStyle w:val="001000000000" w:firstRow="0" w:lastRow="0" w:firstColumn="1" w:lastColumn="0" w:oddVBand="0" w:evenVBand="0" w:oddHBand="0" w:evenHBand="0" w:firstRowFirstColumn="0" w:firstRowLastColumn="0" w:lastRowFirstColumn="0" w:lastRowLastColumn="0"/>
            <w:tcW w:w="625" w:type="dxa"/>
          </w:tcPr>
          <w:p w14:paraId="5FBAF403" w14:textId="27E6BA88" w:rsidR="00DF0B8A" w:rsidRPr="00A16D53" w:rsidRDefault="003C2F1A" w:rsidP="00B65DD7">
            <w:pPr>
              <w:rPr>
                <w:rFonts w:ascii="Calibri" w:eastAsia="Calibri" w:hAnsi="Calibri" w:cs="Calibri"/>
                <w:b w:val="0"/>
                <w:bCs w:val="0"/>
                <w:color w:val="000000" w:themeColor="text1"/>
              </w:rPr>
            </w:pPr>
            <w:r w:rsidRPr="00A16D53">
              <w:rPr>
                <w:rFonts w:ascii="Calibri" w:eastAsia="Calibri" w:hAnsi="Calibri" w:cs="Calibri"/>
                <w:b w:val="0"/>
                <w:bCs w:val="0"/>
                <w:color w:val="000000" w:themeColor="text1"/>
              </w:rPr>
              <w:t>21</w:t>
            </w:r>
          </w:p>
        </w:tc>
        <w:tc>
          <w:tcPr>
            <w:tcW w:w="3690" w:type="dxa"/>
            <w:noWrap/>
          </w:tcPr>
          <w:p w14:paraId="20487547" w14:textId="79176EE8" w:rsidR="00DF0B8A" w:rsidRPr="004973DE" w:rsidRDefault="00DF0B8A" w:rsidP="00B65DD7">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b/>
                <w:bCs/>
                <w:color w:val="000000" w:themeColor="text1"/>
              </w:rPr>
            </w:pPr>
            <w:r w:rsidRPr="004973DE">
              <w:rPr>
                <w:rFonts w:ascii="Calibri" w:eastAsia="Calibri" w:hAnsi="Calibri" w:cs="Calibri"/>
                <w:color w:val="000000" w:themeColor="text1"/>
              </w:rPr>
              <w:t>WS0</w:t>
            </w:r>
            <w:r w:rsidR="008E3A82">
              <w:rPr>
                <w:rFonts w:ascii="Calibri" w:eastAsia="Calibri" w:hAnsi="Calibri" w:cs="Calibri"/>
                <w:color w:val="000000" w:themeColor="text1"/>
              </w:rPr>
              <w:t>3</w:t>
            </w:r>
            <w:r w:rsidRPr="004973DE">
              <w:rPr>
                <w:rFonts w:ascii="Calibri" w:eastAsia="Calibri" w:hAnsi="Calibri" w:cs="Calibri"/>
                <w:color w:val="000000" w:themeColor="text1"/>
              </w:rPr>
              <w:t>-IJR-1</w:t>
            </w:r>
            <w:r w:rsidR="008E3A82">
              <w:rPr>
                <w:rFonts w:ascii="Calibri" w:eastAsia="Calibri" w:hAnsi="Calibri" w:cs="Calibri"/>
                <w:color w:val="000000" w:themeColor="text1"/>
              </w:rPr>
              <w:t>0</w:t>
            </w:r>
            <w:r w:rsidRPr="004973DE">
              <w:rPr>
                <w:rFonts w:ascii="Calibri" w:eastAsia="Calibri" w:hAnsi="Calibri" w:cs="Calibri"/>
                <w:color w:val="000000" w:themeColor="text1"/>
              </w:rPr>
              <w:t>-03</w:t>
            </w:r>
          </w:p>
        </w:tc>
        <w:tc>
          <w:tcPr>
            <w:tcW w:w="4701" w:type="dxa"/>
          </w:tcPr>
          <w:p w14:paraId="16C7DB0B" w14:textId="6E26FCAA" w:rsidR="00DF0B8A" w:rsidRPr="004973DE" w:rsidRDefault="00131E8B" w:rsidP="00B65DD7">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themeColor="text1"/>
              </w:rPr>
            </w:pPr>
            <w:r w:rsidRPr="004973DE">
              <w:rPr>
                <w:rFonts w:ascii="Calibri" w:eastAsia="Calibri" w:hAnsi="Calibri" w:cs="Calibri"/>
                <w:color w:val="000000" w:themeColor="text1"/>
              </w:rPr>
              <w:t xml:space="preserve">Post </w:t>
            </w:r>
            <w:r>
              <w:rPr>
                <w:rFonts w:ascii="Calibri" w:eastAsia="Calibri" w:hAnsi="Calibri" w:cs="Calibri"/>
                <w:color w:val="000000" w:themeColor="text1"/>
              </w:rPr>
              <w:t>D</w:t>
            </w:r>
            <w:r w:rsidRPr="004973DE">
              <w:rPr>
                <w:rFonts w:ascii="Calibri" w:eastAsia="Calibri" w:hAnsi="Calibri" w:cs="Calibri"/>
                <w:color w:val="000000" w:themeColor="text1"/>
              </w:rPr>
              <w:t xml:space="preserve">elivery Cancelation </w:t>
            </w:r>
            <w:r>
              <w:rPr>
                <w:rFonts w:ascii="Calibri" w:eastAsia="Calibri" w:hAnsi="Calibri" w:cs="Calibri"/>
                <w:color w:val="000000" w:themeColor="text1"/>
              </w:rPr>
              <w:t>– Without Court Decision</w:t>
            </w:r>
          </w:p>
        </w:tc>
      </w:tr>
      <w:tr w:rsidR="00DF0B8A" w14:paraId="39DEC2AF" w14:textId="77777777" w:rsidTr="00C632A4">
        <w:trPr>
          <w:trHeight w:val="535"/>
        </w:trPr>
        <w:tc>
          <w:tcPr>
            <w:cnfStyle w:val="001000000000" w:firstRow="0" w:lastRow="0" w:firstColumn="1" w:lastColumn="0" w:oddVBand="0" w:evenVBand="0" w:oddHBand="0" w:evenHBand="0" w:firstRowFirstColumn="0" w:firstRowLastColumn="0" w:lastRowFirstColumn="0" w:lastRowLastColumn="0"/>
            <w:tcW w:w="625" w:type="dxa"/>
          </w:tcPr>
          <w:p w14:paraId="36829F83" w14:textId="739924D7" w:rsidR="00DF0B8A" w:rsidRPr="00A16D53" w:rsidRDefault="00131E8B" w:rsidP="00B65DD7">
            <w:pPr>
              <w:rPr>
                <w:rFonts w:ascii="Calibri" w:eastAsia="Calibri" w:hAnsi="Calibri" w:cs="Calibri"/>
                <w:b w:val="0"/>
                <w:bCs w:val="0"/>
                <w:color w:val="000000" w:themeColor="text1"/>
              </w:rPr>
            </w:pPr>
            <w:r w:rsidRPr="00A16D53">
              <w:rPr>
                <w:rFonts w:ascii="Calibri" w:eastAsia="Calibri" w:hAnsi="Calibri" w:cs="Calibri"/>
                <w:b w:val="0"/>
                <w:bCs w:val="0"/>
                <w:color w:val="000000" w:themeColor="text1"/>
              </w:rPr>
              <w:t>22</w:t>
            </w:r>
          </w:p>
        </w:tc>
        <w:tc>
          <w:tcPr>
            <w:tcW w:w="3690" w:type="dxa"/>
            <w:noWrap/>
          </w:tcPr>
          <w:p w14:paraId="68109A01" w14:textId="35F8E774" w:rsidR="00DF0B8A" w:rsidRPr="004973DE" w:rsidRDefault="00DF0B8A" w:rsidP="00B65DD7">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b/>
                <w:bCs/>
                <w:color w:val="000000" w:themeColor="text1"/>
              </w:rPr>
            </w:pPr>
            <w:r w:rsidRPr="004973DE">
              <w:rPr>
                <w:rFonts w:ascii="Calibri" w:eastAsia="Calibri" w:hAnsi="Calibri" w:cs="Calibri"/>
                <w:color w:val="000000" w:themeColor="text1"/>
              </w:rPr>
              <w:t>WS0</w:t>
            </w:r>
            <w:r w:rsidR="00131E8B">
              <w:rPr>
                <w:rFonts w:ascii="Calibri" w:eastAsia="Calibri" w:hAnsi="Calibri" w:cs="Calibri"/>
                <w:color w:val="000000" w:themeColor="text1"/>
              </w:rPr>
              <w:t>3</w:t>
            </w:r>
            <w:r w:rsidRPr="004973DE">
              <w:rPr>
                <w:rFonts w:ascii="Calibri" w:eastAsia="Calibri" w:hAnsi="Calibri" w:cs="Calibri"/>
                <w:color w:val="000000" w:themeColor="text1"/>
              </w:rPr>
              <w:t>-IJR-1</w:t>
            </w:r>
            <w:r w:rsidR="00B8698C">
              <w:rPr>
                <w:rFonts w:ascii="Calibri" w:eastAsia="Calibri" w:hAnsi="Calibri" w:cs="Calibri"/>
                <w:color w:val="000000" w:themeColor="text1"/>
              </w:rPr>
              <w:t>0</w:t>
            </w:r>
            <w:r w:rsidRPr="004973DE">
              <w:rPr>
                <w:rFonts w:ascii="Calibri" w:eastAsia="Calibri" w:hAnsi="Calibri" w:cs="Calibri"/>
                <w:color w:val="000000" w:themeColor="text1"/>
              </w:rPr>
              <w:t>-04</w:t>
            </w:r>
          </w:p>
        </w:tc>
        <w:tc>
          <w:tcPr>
            <w:tcW w:w="4701" w:type="dxa"/>
          </w:tcPr>
          <w:p w14:paraId="5FF0F473" w14:textId="6142DB8B" w:rsidR="00DF0B8A" w:rsidRPr="004973DE" w:rsidRDefault="00C72FF3" w:rsidP="00B65DD7">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rPr>
            </w:pPr>
            <w:commentRangeStart w:id="960"/>
            <w:r>
              <w:rPr>
                <w:rFonts w:ascii="Calibri" w:eastAsia="Calibri" w:hAnsi="Calibri" w:cs="Calibri"/>
                <w:color w:val="000000" w:themeColor="text1"/>
              </w:rPr>
              <w:t>Termination (in case of reposes car)</w:t>
            </w:r>
            <w:commentRangeEnd w:id="960"/>
            <w:r w:rsidR="002E10D9">
              <w:rPr>
                <w:rStyle w:val="CommentReference"/>
              </w:rPr>
              <w:commentReference w:id="960"/>
            </w:r>
          </w:p>
        </w:tc>
      </w:tr>
      <w:tr w:rsidR="00DF0B8A" w14:paraId="6CD63438" w14:textId="77777777" w:rsidTr="00C632A4">
        <w:trPr>
          <w:cnfStyle w:val="000000100000" w:firstRow="0" w:lastRow="0" w:firstColumn="0" w:lastColumn="0" w:oddVBand="0" w:evenVBand="0" w:oddHBand="1" w:evenHBand="0" w:firstRowFirstColumn="0" w:firstRowLastColumn="0" w:lastRowFirstColumn="0" w:lastRowLastColumn="0"/>
          <w:trHeight w:val="535"/>
        </w:trPr>
        <w:tc>
          <w:tcPr>
            <w:cnfStyle w:val="001000000000" w:firstRow="0" w:lastRow="0" w:firstColumn="1" w:lastColumn="0" w:oddVBand="0" w:evenVBand="0" w:oddHBand="0" w:evenHBand="0" w:firstRowFirstColumn="0" w:firstRowLastColumn="0" w:lastRowFirstColumn="0" w:lastRowLastColumn="0"/>
            <w:tcW w:w="625" w:type="dxa"/>
          </w:tcPr>
          <w:p w14:paraId="035322F1" w14:textId="2A7A3D9C" w:rsidR="00DF0B8A" w:rsidRPr="00A16D53" w:rsidRDefault="00D82763" w:rsidP="00B65DD7">
            <w:pPr>
              <w:rPr>
                <w:rFonts w:ascii="Calibri" w:eastAsia="Calibri" w:hAnsi="Calibri" w:cs="Calibri"/>
                <w:b w:val="0"/>
                <w:bCs w:val="0"/>
                <w:color w:val="000000" w:themeColor="text1"/>
              </w:rPr>
            </w:pPr>
            <w:r w:rsidRPr="00A16D53">
              <w:rPr>
                <w:rFonts w:ascii="Calibri" w:eastAsia="Calibri" w:hAnsi="Calibri" w:cs="Calibri"/>
                <w:b w:val="0"/>
                <w:bCs w:val="0"/>
                <w:color w:val="000000" w:themeColor="text1"/>
              </w:rPr>
              <w:lastRenderedPageBreak/>
              <w:t>23</w:t>
            </w:r>
          </w:p>
        </w:tc>
        <w:tc>
          <w:tcPr>
            <w:tcW w:w="3690" w:type="dxa"/>
            <w:noWrap/>
          </w:tcPr>
          <w:p w14:paraId="31DF846C" w14:textId="3AB8472C" w:rsidR="00DF0B8A" w:rsidRPr="004973DE" w:rsidRDefault="00DF0B8A" w:rsidP="00B65DD7">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b/>
                <w:bCs/>
                <w:color w:val="000000" w:themeColor="text1"/>
              </w:rPr>
            </w:pPr>
            <w:r w:rsidRPr="004973DE">
              <w:rPr>
                <w:rFonts w:ascii="Calibri" w:eastAsia="Calibri" w:hAnsi="Calibri" w:cs="Calibri"/>
                <w:color w:val="000000" w:themeColor="text1"/>
              </w:rPr>
              <w:t>WS0</w:t>
            </w:r>
            <w:r w:rsidR="00D82763">
              <w:rPr>
                <w:rFonts w:ascii="Calibri" w:eastAsia="Calibri" w:hAnsi="Calibri" w:cs="Calibri"/>
                <w:color w:val="000000" w:themeColor="text1"/>
              </w:rPr>
              <w:t>3</w:t>
            </w:r>
            <w:r w:rsidRPr="004973DE">
              <w:rPr>
                <w:rFonts w:ascii="Calibri" w:eastAsia="Calibri" w:hAnsi="Calibri" w:cs="Calibri"/>
                <w:color w:val="000000" w:themeColor="text1"/>
              </w:rPr>
              <w:t>-IJR-</w:t>
            </w:r>
            <w:r w:rsidR="00D82763">
              <w:rPr>
                <w:rFonts w:ascii="Calibri" w:eastAsia="Calibri" w:hAnsi="Calibri" w:cs="Calibri"/>
                <w:color w:val="000000" w:themeColor="text1"/>
              </w:rPr>
              <w:t>06</w:t>
            </w:r>
            <w:r w:rsidRPr="004973DE">
              <w:rPr>
                <w:rFonts w:ascii="Calibri" w:eastAsia="Calibri" w:hAnsi="Calibri" w:cs="Calibri"/>
                <w:color w:val="000000" w:themeColor="text1"/>
              </w:rPr>
              <w:t>-</w:t>
            </w:r>
            <w:r w:rsidR="00D82763">
              <w:rPr>
                <w:rFonts w:ascii="Calibri" w:eastAsia="Calibri" w:hAnsi="Calibri" w:cs="Calibri"/>
                <w:color w:val="000000" w:themeColor="text1"/>
              </w:rPr>
              <w:t>16</w:t>
            </w:r>
          </w:p>
        </w:tc>
        <w:tc>
          <w:tcPr>
            <w:tcW w:w="4701" w:type="dxa"/>
          </w:tcPr>
          <w:p w14:paraId="66E7FCB2" w14:textId="3075E984" w:rsidR="00DF0B8A" w:rsidRPr="004973DE" w:rsidRDefault="00D82763" w:rsidP="00B65DD7">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themeColor="text1"/>
              </w:rPr>
            </w:pPr>
            <w:commentRangeStart w:id="961"/>
            <w:r>
              <w:rPr>
                <w:rFonts w:ascii="Calibri" w:eastAsia="Calibri" w:hAnsi="Calibri" w:cs="Calibri"/>
                <w:color w:val="000000" w:themeColor="text1"/>
              </w:rPr>
              <w:t xml:space="preserve">Delay Transfer </w:t>
            </w:r>
            <w:r w:rsidR="00200608">
              <w:rPr>
                <w:rFonts w:ascii="Calibri" w:eastAsia="Calibri" w:hAnsi="Calibri" w:cs="Calibri"/>
                <w:color w:val="000000" w:themeColor="text1"/>
              </w:rPr>
              <w:t>Fees</w:t>
            </w:r>
            <w:commentRangeEnd w:id="961"/>
            <w:r w:rsidR="002E10D9">
              <w:rPr>
                <w:rStyle w:val="CommentReference"/>
              </w:rPr>
              <w:commentReference w:id="961"/>
            </w:r>
          </w:p>
        </w:tc>
      </w:tr>
      <w:tr w:rsidR="00DF0B8A" w14:paraId="4D485B70" w14:textId="77777777" w:rsidTr="00C632A4">
        <w:trPr>
          <w:trHeight w:val="535"/>
        </w:trPr>
        <w:tc>
          <w:tcPr>
            <w:cnfStyle w:val="001000000000" w:firstRow="0" w:lastRow="0" w:firstColumn="1" w:lastColumn="0" w:oddVBand="0" w:evenVBand="0" w:oddHBand="0" w:evenHBand="0" w:firstRowFirstColumn="0" w:firstRowLastColumn="0" w:lastRowFirstColumn="0" w:lastRowLastColumn="0"/>
            <w:tcW w:w="625" w:type="dxa"/>
          </w:tcPr>
          <w:p w14:paraId="0B33030A" w14:textId="3DAA353F" w:rsidR="00DF0B8A" w:rsidRPr="00A16D53" w:rsidRDefault="00200608" w:rsidP="00B65DD7">
            <w:pPr>
              <w:rPr>
                <w:rFonts w:ascii="Calibri" w:eastAsia="Calibri" w:hAnsi="Calibri" w:cs="Calibri"/>
                <w:b w:val="0"/>
                <w:bCs w:val="0"/>
                <w:color w:val="000000" w:themeColor="text1"/>
              </w:rPr>
            </w:pPr>
            <w:r w:rsidRPr="00A16D53">
              <w:rPr>
                <w:rFonts w:ascii="Calibri" w:eastAsia="Calibri" w:hAnsi="Calibri" w:cs="Calibri"/>
                <w:b w:val="0"/>
                <w:bCs w:val="0"/>
                <w:color w:val="000000" w:themeColor="text1"/>
              </w:rPr>
              <w:t>24</w:t>
            </w:r>
          </w:p>
        </w:tc>
        <w:tc>
          <w:tcPr>
            <w:tcW w:w="3690" w:type="dxa"/>
            <w:noWrap/>
          </w:tcPr>
          <w:p w14:paraId="709E3656" w14:textId="0FF44B95" w:rsidR="00DF0B8A" w:rsidRPr="004973DE" w:rsidRDefault="00DF0B8A" w:rsidP="00B65DD7">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b/>
                <w:bCs/>
                <w:color w:val="000000" w:themeColor="text1"/>
              </w:rPr>
            </w:pPr>
            <w:r w:rsidRPr="004973DE">
              <w:rPr>
                <w:rFonts w:ascii="Calibri" w:eastAsia="Calibri" w:hAnsi="Calibri" w:cs="Calibri"/>
                <w:color w:val="000000" w:themeColor="text1"/>
              </w:rPr>
              <w:t>WS0</w:t>
            </w:r>
            <w:r w:rsidR="00200608">
              <w:rPr>
                <w:rFonts w:ascii="Calibri" w:eastAsia="Calibri" w:hAnsi="Calibri" w:cs="Calibri"/>
                <w:color w:val="000000" w:themeColor="text1"/>
              </w:rPr>
              <w:t>3</w:t>
            </w:r>
            <w:r w:rsidRPr="004973DE">
              <w:rPr>
                <w:rFonts w:ascii="Calibri" w:eastAsia="Calibri" w:hAnsi="Calibri" w:cs="Calibri"/>
                <w:color w:val="000000" w:themeColor="text1"/>
              </w:rPr>
              <w:t>-IJR-</w:t>
            </w:r>
            <w:r w:rsidR="00200608">
              <w:rPr>
                <w:rFonts w:ascii="Calibri" w:eastAsia="Calibri" w:hAnsi="Calibri" w:cs="Calibri"/>
                <w:color w:val="000000" w:themeColor="text1"/>
              </w:rPr>
              <w:t>06</w:t>
            </w:r>
            <w:r w:rsidRPr="004973DE">
              <w:rPr>
                <w:rFonts w:ascii="Calibri" w:eastAsia="Calibri" w:hAnsi="Calibri" w:cs="Calibri"/>
                <w:color w:val="000000" w:themeColor="text1"/>
              </w:rPr>
              <w:t>-</w:t>
            </w:r>
            <w:r w:rsidR="00200608">
              <w:rPr>
                <w:rFonts w:ascii="Calibri" w:eastAsia="Calibri" w:hAnsi="Calibri" w:cs="Calibri"/>
                <w:color w:val="000000" w:themeColor="text1"/>
              </w:rPr>
              <w:t>17</w:t>
            </w:r>
          </w:p>
        </w:tc>
        <w:tc>
          <w:tcPr>
            <w:tcW w:w="4701" w:type="dxa"/>
          </w:tcPr>
          <w:p w14:paraId="009773F6" w14:textId="4C08AC0E" w:rsidR="00DF0B8A" w:rsidRPr="004973DE" w:rsidRDefault="00200608" w:rsidP="00B65DD7">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rPr>
            </w:pPr>
            <w:r>
              <w:rPr>
                <w:rFonts w:ascii="Calibri" w:eastAsia="Calibri" w:hAnsi="Calibri" w:cs="Calibri"/>
                <w:color w:val="000000" w:themeColor="text1"/>
              </w:rPr>
              <w:t xml:space="preserve">Waiver </w:t>
            </w:r>
            <w:r w:rsidR="008912CC">
              <w:rPr>
                <w:rFonts w:ascii="Calibri" w:eastAsia="Calibri" w:hAnsi="Calibri" w:cs="Calibri"/>
                <w:color w:val="000000" w:themeColor="text1"/>
              </w:rPr>
              <w:t>(Only Fees)</w:t>
            </w:r>
          </w:p>
        </w:tc>
      </w:tr>
      <w:tr w:rsidR="00DF0B8A" w14:paraId="044688EB" w14:textId="77777777" w:rsidTr="00C632A4">
        <w:trPr>
          <w:cnfStyle w:val="000000100000" w:firstRow="0" w:lastRow="0" w:firstColumn="0" w:lastColumn="0" w:oddVBand="0" w:evenVBand="0" w:oddHBand="1" w:evenHBand="0" w:firstRowFirstColumn="0" w:firstRowLastColumn="0" w:lastRowFirstColumn="0" w:lastRowLastColumn="0"/>
          <w:trHeight w:val="535"/>
        </w:trPr>
        <w:tc>
          <w:tcPr>
            <w:cnfStyle w:val="001000000000" w:firstRow="0" w:lastRow="0" w:firstColumn="1" w:lastColumn="0" w:oddVBand="0" w:evenVBand="0" w:oddHBand="0" w:evenHBand="0" w:firstRowFirstColumn="0" w:firstRowLastColumn="0" w:lastRowFirstColumn="0" w:lastRowLastColumn="0"/>
            <w:tcW w:w="625" w:type="dxa"/>
          </w:tcPr>
          <w:p w14:paraId="288D1A42" w14:textId="147515DC" w:rsidR="00DF0B8A" w:rsidRPr="00A16D53" w:rsidRDefault="008912CC" w:rsidP="00B65DD7">
            <w:pPr>
              <w:rPr>
                <w:rFonts w:ascii="Calibri" w:eastAsia="Calibri" w:hAnsi="Calibri" w:cs="Calibri"/>
                <w:b w:val="0"/>
                <w:bCs w:val="0"/>
                <w:color w:val="000000" w:themeColor="text1"/>
              </w:rPr>
            </w:pPr>
            <w:r w:rsidRPr="00A16D53">
              <w:rPr>
                <w:rFonts w:ascii="Calibri" w:eastAsia="Calibri" w:hAnsi="Calibri" w:cs="Calibri"/>
                <w:b w:val="0"/>
                <w:bCs w:val="0"/>
                <w:color w:val="000000" w:themeColor="text1"/>
              </w:rPr>
              <w:t>25</w:t>
            </w:r>
          </w:p>
        </w:tc>
        <w:tc>
          <w:tcPr>
            <w:tcW w:w="3690" w:type="dxa"/>
            <w:noWrap/>
          </w:tcPr>
          <w:p w14:paraId="6BE8C4EF" w14:textId="65AE7001" w:rsidR="00DF0B8A" w:rsidRPr="004973DE" w:rsidRDefault="00DF0B8A" w:rsidP="00B65DD7">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b/>
                <w:bCs/>
                <w:color w:val="000000" w:themeColor="text1"/>
              </w:rPr>
            </w:pPr>
            <w:r w:rsidRPr="004973DE">
              <w:rPr>
                <w:rFonts w:ascii="Calibri" w:eastAsia="Calibri" w:hAnsi="Calibri" w:cs="Calibri"/>
                <w:color w:val="000000" w:themeColor="text1"/>
              </w:rPr>
              <w:t>WS0</w:t>
            </w:r>
            <w:r w:rsidR="008912CC">
              <w:rPr>
                <w:rFonts w:ascii="Calibri" w:eastAsia="Calibri" w:hAnsi="Calibri" w:cs="Calibri"/>
                <w:color w:val="000000" w:themeColor="text1"/>
              </w:rPr>
              <w:t>3</w:t>
            </w:r>
            <w:r w:rsidRPr="004973DE">
              <w:rPr>
                <w:rFonts w:ascii="Calibri" w:eastAsia="Calibri" w:hAnsi="Calibri" w:cs="Calibri"/>
                <w:color w:val="000000" w:themeColor="text1"/>
              </w:rPr>
              <w:t>-IJR-</w:t>
            </w:r>
            <w:r w:rsidR="008912CC">
              <w:rPr>
                <w:rFonts w:ascii="Calibri" w:eastAsia="Calibri" w:hAnsi="Calibri" w:cs="Calibri"/>
                <w:color w:val="000000" w:themeColor="text1"/>
              </w:rPr>
              <w:t>06</w:t>
            </w:r>
            <w:r w:rsidRPr="004973DE">
              <w:rPr>
                <w:rFonts w:ascii="Calibri" w:eastAsia="Calibri" w:hAnsi="Calibri" w:cs="Calibri"/>
                <w:color w:val="000000" w:themeColor="text1"/>
              </w:rPr>
              <w:t>-</w:t>
            </w:r>
            <w:r w:rsidR="008912CC">
              <w:rPr>
                <w:rFonts w:ascii="Calibri" w:eastAsia="Calibri" w:hAnsi="Calibri" w:cs="Calibri"/>
                <w:color w:val="000000" w:themeColor="text1"/>
              </w:rPr>
              <w:t>18</w:t>
            </w:r>
          </w:p>
        </w:tc>
        <w:tc>
          <w:tcPr>
            <w:tcW w:w="4701" w:type="dxa"/>
          </w:tcPr>
          <w:p w14:paraId="5BD7E3AF" w14:textId="2DB0F1DE" w:rsidR="00DF0B8A" w:rsidRPr="004973DE" w:rsidRDefault="008912CC" w:rsidP="00B65DD7">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themeColor="text1"/>
              </w:rPr>
            </w:pPr>
            <w:r>
              <w:rPr>
                <w:rFonts w:ascii="Calibri" w:eastAsia="Calibri" w:hAnsi="Calibri" w:cs="Calibri"/>
                <w:color w:val="000000" w:themeColor="text1"/>
              </w:rPr>
              <w:t xml:space="preserve">Loan Transfer / Loan Transfer with Repricing </w:t>
            </w:r>
            <w:r w:rsidR="00D27769">
              <w:rPr>
                <w:rFonts w:ascii="Calibri" w:eastAsia="Calibri" w:hAnsi="Calibri" w:cs="Calibri"/>
                <w:color w:val="000000" w:themeColor="text1"/>
              </w:rPr>
              <w:t>Only for Ijarah</w:t>
            </w:r>
          </w:p>
        </w:tc>
      </w:tr>
      <w:tr w:rsidR="00DF0B8A" w14:paraId="53187B9D" w14:textId="77777777" w:rsidTr="00C632A4">
        <w:trPr>
          <w:trHeight w:val="535"/>
        </w:trPr>
        <w:tc>
          <w:tcPr>
            <w:cnfStyle w:val="001000000000" w:firstRow="0" w:lastRow="0" w:firstColumn="1" w:lastColumn="0" w:oddVBand="0" w:evenVBand="0" w:oddHBand="0" w:evenHBand="0" w:firstRowFirstColumn="0" w:firstRowLastColumn="0" w:lastRowFirstColumn="0" w:lastRowLastColumn="0"/>
            <w:tcW w:w="625" w:type="dxa"/>
          </w:tcPr>
          <w:p w14:paraId="38A65650" w14:textId="211DEF64" w:rsidR="00DF0B8A" w:rsidRPr="00A16D53" w:rsidRDefault="00D27769" w:rsidP="00B65DD7">
            <w:pPr>
              <w:rPr>
                <w:rFonts w:ascii="Calibri" w:eastAsia="Calibri" w:hAnsi="Calibri" w:cs="Calibri"/>
                <w:b w:val="0"/>
                <w:bCs w:val="0"/>
                <w:color w:val="000000" w:themeColor="text1"/>
              </w:rPr>
            </w:pPr>
            <w:r w:rsidRPr="00A16D53">
              <w:rPr>
                <w:rFonts w:ascii="Calibri" w:eastAsia="Calibri" w:hAnsi="Calibri" w:cs="Calibri"/>
                <w:b w:val="0"/>
                <w:bCs w:val="0"/>
                <w:color w:val="000000" w:themeColor="text1"/>
              </w:rPr>
              <w:t>26</w:t>
            </w:r>
          </w:p>
        </w:tc>
        <w:tc>
          <w:tcPr>
            <w:tcW w:w="3690" w:type="dxa"/>
            <w:noWrap/>
          </w:tcPr>
          <w:p w14:paraId="20FF58C5" w14:textId="34AFA86F" w:rsidR="00DF0B8A" w:rsidRPr="004973DE" w:rsidRDefault="00DF0B8A" w:rsidP="00B65DD7">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b/>
                <w:bCs/>
                <w:color w:val="000000" w:themeColor="text1"/>
              </w:rPr>
            </w:pPr>
            <w:r w:rsidRPr="004973DE">
              <w:rPr>
                <w:rFonts w:ascii="Calibri" w:eastAsia="Calibri" w:hAnsi="Calibri" w:cs="Calibri"/>
                <w:color w:val="000000" w:themeColor="text1"/>
              </w:rPr>
              <w:t>WS0</w:t>
            </w:r>
            <w:r w:rsidR="00D27769">
              <w:rPr>
                <w:rFonts w:ascii="Calibri" w:eastAsia="Calibri" w:hAnsi="Calibri" w:cs="Calibri"/>
                <w:color w:val="000000" w:themeColor="text1"/>
              </w:rPr>
              <w:t>3</w:t>
            </w:r>
            <w:r w:rsidRPr="004973DE">
              <w:rPr>
                <w:rFonts w:ascii="Calibri" w:eastAsia="Calibri" w:hAnsi="Calibri" w:cs="Calibri"/>
                <w:color w:val="000000" w:themeColor="text1"/>
              </w:rPr>
              <w:t>-IJR-</w:t>
            </w:r>
            <w:r w:rsidR="00D27769">
              <w:rPr>
                <w:rFonts w:ascii="Calibri" w:eastAsia="Calibri" w:hAnsi="Calibri" w:cs="Calibri"/>
                <w:color w:val="000000" w:themeColor="text1"/>
              </w:rPr>
              <w:t>02</w:t>
            </w:r>
            <w:r w:rsidRPr="004973DE">
              <w:rPr>
                <w:rFonts w:ascii="Calibri" w:eastAsia="Calibri" w:hAnsi="Calibri" w:cs="Calibri"/>
                <w:color w:val="000000" w:themeColor="text1"/>
              </w:rPr>
              <w:t>-</w:t>
            </w:r>
            <w:r w:rsidR="00D27769">
              <w:rPr>
                <w:rFonts w:ascii="Calibri" w:eastAsia="Calibri" w:hAnsi="Calibri" w:cs="Calibri"/>
                <w:color w:val="000000" w:themeColor="text1"/>
              </w:rPr>
              <w:t>04</w:t>
            </w:r>
          </w:p>
        </w:tc>
        <w:tc>
          <w:tcPr>
            <w:tcW w:w="4701" w:type="dxa"/>
          </w:tcPr>
          <w:p w14:paraId="7EFD3649" w14:textId="650ADB69" w:rsidR="00DF0B8A" w:rsidRPr="004973DE" w:rsidRDefault="00D27769" w:rsidP="00B65DD7">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rPr>
            </w:pPr>
            <w:r>
              <w:rPr>
                <w:rFonts w:ascii="Calibri" w:eastAsia="Calibri" w:hAnsi="Calibri" w:cs="Calibri"/>
                <w:color w:val="000000" w:themeColor="text1"/>
              </w:rPr>
              <w:t>Reallocation Payments &amp; Down Payment</w:t>
            </w:r>
            <w:r w:rsidR="00C06EC0">
              <w:rPr>
                <w:rFonts w:ascii="Calibri" w:eastAsia="Calibri" w:hAnsi="Calibri" w:cs="Calibri"/>
                <w:color w:val="000000" w:themeColor="text1"/>
              </w:rPr>
              <w:t xml:space="preserve"> only for Ijarah</w:t>
            </w:r>
            <w:r w:rsidR="00DF0B8A" w:rsidRPr="004973DE">
              <w:rPr>
                <w:rFonts w:ascii="Calibri" w:eastAsia="Calibri" w:hAnsi="Calibri" w:cs="Calibri"/>
                <w:color w:val="000000" w:themeColor="text1"/>
              </w:rPr>
              <w:t xml:space="preserve"> </w:t>
            </w:r>
          </w:p>
        </w:tc>
      </w:tr>
      <w:tr w:rsidR="00DF0B8A" w14:paraId="2A9FA9A9" w14:textId="77777777" w:rsidTr="00C632A4">
        <w:trPr>
          <w:cnfStyle w:val="000000100000" w:firstRow="0" w:lastRow="0" w:firstColumn="0" w:lastColumn="0" w:oddVBand="0" w:evenVBand="0" w:oddHBand="1" w:evenHBand="0" w:firstRowFirstColumn="0" w:firstRowLastColumn="0" w:lastRowFirstColumn="0" w:lastRowLastColumn="0"/>
          <w:trHeight w:val="535"/>
        </w:trPr>
        <w:tc>
          <w:tcPr>
            <w:cnfStyle w:val="001000000000" w:firstRow="0" w:lastRow="0" w:firstColumn="1" w:lastColumn="0" w:oddVBand="0" w:evenVBand="0" w:oddHBand="0" w:evenHBand="0" w:firstRowFirstColumn="0" w:firstRowLastColumn="0" w:lastRowFirstColumn="0" w:lastRowLastColumn="0"/>
            <w:tcW w:w="625" w:type="dxa"/>
          </w:tcPr>
          <w:p w14:paraId="2ED2643E" w14:textId="761D6D35" w:rsidR="00DF0B8A" w:rsidRPr="00A16D53" w:rsidRDefault="00C06EC0" w:rsidP="00B65DD7">
            <w:pPr>
              <w:rPr>
                <w:rFonts w:ascii="Calibri" w:eastAsia="Calibri" w:hAnsi="Calibri" w:cs="Calibri"/>
                <w:b w:val="0"/>
                <w:bCs w:val="0"/>
                <w:color w:val="000000" w:themeColor="text1"/>
              </w:rPr>
            </w:pPr>
            <w:r w:rsidRPr="00A16D53">
              <w:rPr>
                <w:rFonts w:ascii="Calibri" w:eastAsia="Calibri" w:hAnsi="Calibri" w:cs="Calibri"/>
                <w:b w:val="0"/>
                <w:bCs w:val="0"/>
                <w:color w:val="000000" w:themeColor="text1"/>
              </w:rPr>
              <w:t>27</w:t>
            </w:r>
          </w:p>
        </w:tc>
        <w:tc>
          <w:tcPr>
            <w:tcW w:w="3690" w:type="dxa"/>
            <w:noWrap/>
          </w:tcPr>
          <w:p w14:paraId="6D4B21DB" w14:textId="1EA1B262" w:rsidR="00DF0B8A" w:rsidRPr="004973DE" w:rsidRDefault="00DF0B8A" w:rsidP="00B65DD7">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b/>
                <w:bCs/>
                <w:color w:val="000000" w:themeColor="text1"/>
              </w:rPr>
            </w:pPr>
            <w:r w:rsidRPr="004973DE">
              <w:rPr>
                <w:rFonts w:ascii="Calibri" w:eastAsia="Calibri" w:hAnsi="Calibri" w:cs="Calibri"/>
                <w:color w:val="000000" w:themeColor="text1"/>
              </w:rPr>
              <w:t>WS0</w:t>
            </w:r>
            <w:r w:rsidR="00C06EC0">
              <w:rPr>
                <w:rFonts w:ascii="Calibri" w:eastAsia="Calibri" w:hAnsi="Calibri" w:cs="Calibri"/>
                <w:color w:val="000000" w:themeColor="text1"/>
              </w:rPr>
              <w:t>3</w:t>
            </w:r>
            <w:r w:rsidRPr="004973DE">
              <w:rPr>
                <w:rFonts w:ascii="Calibri" w:eastAsia="Calibri" w:hAnsi="Calibri" w:cs="Calibri"/>
                <w:color w:val="000000" w:themeColor="text1"/>
              </w:rPr>
              <w:t>-IJR-</w:t>
            </w:r>
            <w:r w:rsidR="00C06EC0">
              <w:rPr>
                <w:rFonts w:ascii="Calibri" w:eastAsia="Calibri" w:hAnsi="Calibri" w:cs="Calibri"/>
                <w:color w:val="000000" w:themeColor="text1"/>
              </w:rPr>
              <w:t>09-01</w:t>
            </w:r>
          </w:p>
        </w:tc>
        <w:tc>
          <w:tcPr>
            <w:tcW w:w="4701" w:type="dxa"/>
          </w:tcPr>
          <w:p w14:paraId="765EB701" w14:textId="7B81B29A" w:rsidR="00DF0B8A" w:rsidRPr="004973DE" w:rsidRDefault="00106DDD" w:rsidP="00B65DD7">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themeColor="text1"/>
              </w:rPr>
            </w:pPr>
            <w:r>
              <w:rPr>
                <w:rFonts w:ascii="Calibri" w:eastAsia="Calibri" w:hAnsi="Calibri" w:cs="Calibri"/>
                <w:color w:val="000000" w:themeColor="text1"/>
              </w:rPr>
              <w:t>Deferment Mandatory</w:t>
            </w:r>
            <w:r w:rsidR="000D0A02">
              <w:rPr>
                <w:rFonts w:ascii="Calibri" w:eastAsia="Calibri" w:hAnsi="Calibri" w:cs="Calibri"/>
                <w:color w:val="000000" w:themeColor="text1"/>
              </w:rPr>
              <w:t xml:space="preserve"> Insurance Payment</w:t>
            </w:r>
          </w:p>
        </w:tc>
      </w:tr>
      <w:tr w:rsidR="00DF0B8A" w14:paraId="2A7FEB39" w14:textId="77777777" w:rsidTr="00C632A4">
        <w:trPr>
          <w:trHeight w:val="535"/>
        </w:trPr>
        <w:tc>
          <w:tcPr>
            <w:cnfStyle w:val="001000000000" w:firstRow="0" w:lastRow="0" w:firstColumn="1" w:lastColumn="0" w:oddVBand="0" w:evenVBand="0" w:oddHBand="0" w:evenHBand="0" w:firstRowFirstColumn="0" w:firstRowLastColumn="0" w:lastRowFirstColumn="0" w:lastRowLastColumn="0"/>
            <w:tcW w:w="625" w:type="dxa"/>
          </w:tcPr>
          <w:p w14:paraId="768CDF7B" w14:textId="51F93076" w:rsidR="00DF0B8A" w:rsidRPr="00A16D53" w:rsidRDefault="007C134D" w:rsidP="00B65DD7">
            <w:pPr>
              <w:rPr>
                <w:rFonts w:ascii="Calibri" w:eastAsia="Calibri" w:hAnsi="Calibri" w:cs="Calibri"/>
                <w:b w:val="0"/>
                <w:bCs w:val="0"/>
                <w:color w:val="000000" w:themeColor="text1"/>
              </w:rPr>
            </w:pPr>
            <w:r w:rsidRPr="00A16D53">
              <w:rPr>
                <w:rFonts w:ascii="Calibri" w:eastAsia="Calibri" w:hAnsi="Calibri" w:cs="Calibri"/>
                <w:b w:val="0"/>
                <w:bCs w:val="0"/>
                <w:color w:val="000000" w:themeColor="text1"/>
              </w:rPr>
              <w:t>28</w:t>
            </w:r>
          </w:p>
        </w:tc>
        <w:tc>
          <w:tcPr>
            <w:tcW w:w="3690" w:type="dxa"/>
            <w:noWrap/>
          </w:tcPr>
          <w:p w14:paraId="4A3C7B74" w14:textId="6AF30981" w:rsidR="00DF0B8A" w:rsidRPr="00106DDD" w:rsidRDefault="00DF0B8A" w:rsidP="00B65DD7">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b/>
                <w:bCs/>
                <w:color w:val="000000" w:themeColor="text1"/>
              </w:rPr>
            </w:pPr>
            <w:r w:rsidRPr="00106DDD">
              <w:rPr>
                <w:rFonts w:ascii="Calibri" w:eastAsia="Calibri" w:hAnsi="Calibri" w:cs="Calibri"/>
                <w:color w:val="000000" w:themeColor="text1"/>
              </w:rPr>
              <w:t>WS0</w:t>
            </w:r>
            <w:r w:rsidR="007C134D" w:rsidRPr="00106DDD">
              <w:rPr>
                <w:rFonts w:ascii="Calibri" w:eastAsia="Calibri" w:hAnsi="Calibri" w:cs="Calibri"/>
                <w:color w:val="000000" w:themeColor="text1"/>
              </w:rPr>
              <w:t>3</w:t>
            </w:r>
            <w:r w:rsidRPr="00106DDD">
              <w:rPr>
                <w:rFonts w:ascii="Calibri" w:eastAsia="Calibri" w:hAnsi="Calibri" w:cs="Calibri"/>
                <w:color w:val="000000" w:themeColor="text1"/>
              </w:rPr>
              <w:t>-IJR-</w:t>
            </w:r>
            <w:r w:rsidR="00106DDD" w:rsidRPr="00106DDD">
              <w:rPr>
                <w:rFonts w:ascii="Calibri" w:eastAsia="Calibri" w:hAnsi="Calibri" w:cs="Calibri"/>
                <w:color w:val="000000" w:themeColor="text1"/>
              </w:rPr>
              <w:t>1</w:t>
            </w:r>
            <w:r w:rsidRPr="00106DDD">
              <w:rPr>
                <w:rFonts w:ascii="Calibri" w:eastAsia="Calibri" w:hAnsi="Calibri" w:cs="Calibri"/>
                <w:color w:val="000000" w:themeColor="text1"/>
              </w:rPr>
              <w:t>0</w:t>
            </w:r>
            <w:r w:rsidR="00106DDD" w:rsidRPr="00106DDD">
              <w:rPr>
                <w:rFonts w:ascii="Calibri" w:eastAsia="Calibri" w:hAnsi="Calibri" w:cs="Calibri"/>
                <w:color w:val="000000" w:themeColor="text1"/>
              </w:rPr>
              <w:t>-05</w:t>
            </w:r>
          </w:p>
        </w:tc>
        <w:tc>
          <w:tcPr>
            <w:tcW w:w="4701" w:type="dxa"/>
          </w:tcPr>
          <w:p w14:paraId="0D5900CA" w14:textId="4BBA7285" w:rsidR="00DF0B8A" w:rsidRPr="004973DE" w:rsidRDefault="000D0A02" w:rsidP="00B65DD7">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rPr>
            </w:pPr>
            <w:r>
              <w:rPr>
                <w:rFonts w:ascii="Calibri" w:eastAsia="Calibri" w:hAnsi="Calibri" w:cs="Calibri"/>
                <w:color w:val="000000" w:themeColor="text1"/>
              </w:rPr>
              <w:t xml:space="preserve">Total Loss Settlement </w:t>
            </w:r>
            <w:r w:rsidR="00C20359">
              <w:rPr>
                <w:rFonts w:ascii="Calibri" w:eastAsia="Calibri" w:hAnsi="Calibri" w:cs="Calibri"/>
                <w:color w:val="000000" w:themeColor="text1"/>
              </w:rPr>
              <w:t>through Insurance Claim</w:t>
            </w:r>
            <w:r w:rsidR="00DF0B8A" w:rsidRPr="004973DE">
              <w:rPr>
                <w:rFonts w:ascii="Calibri" w:eastAsia="Calibri" w:hAnsi="Calibri" w:cs="Calibri"/>
                <w:color w:val="000000" w:themeColor="text1"/>
              </w:rPr>
              <w:t xml:space="preserve"> </w:t>
            </w:r>
          </w:p>
        </w:tc>
      </w:tr>
      <w:tr w:rsidR="00DF0B8A" w14:paraId="3A2BF2FF" w14:textId="77777777" w:rsidTr="00C632A4">
        <w:trPr>
          <w:cnfStyle w:val="000000100000" w:firstRow="0" w:lastRow="0" w:firstColumn="0" w:lastColumn="0" w:oddVBand="0" w:evenVBand="0" w:oddHBand="1" w:evenHBand="0" w:firstRowFirstColumn="0" w:firstRowLastColumn="0" w:lastRowFirstColumn="0" w:lastRowLastColumn="0"/>
          <w:trHeight w:val="535"/>
        </w:trPr>
        <w:tc>
          <w:tcPr>
            <w:cnfStyle w:val="001000000000" w:firstRow="0" w:lastRow="0" w:firstColumn="1" w:lastColumn="0" w:oddVBand="0" w:evenVBand="0" w:oddHBand="0" w:evenHBand="0" w:firstRowFirstColumn="0" w:firstRowLastColumn="0" w:lastRowFirstColumn="0" w:lastRowLastColumn="0"/>
            <w:tcW w:w="625" w:type="dxa"/>
          </w:tcPr>
          <w:p w14:paraId="57BB9EC9" w14:textId="7D167BC0" w:rsidR="00DF0B8A" w:rsidRPr="00A16D53" w:rsidRDefault="00C20359" w:rsidP="00B65DD7">
            <w:pPr>
              <w:rPr>
                <w:rFonts w:ascii="Calibri" w:eastAsia="Calibri" w:hAnsi="Calibri" w:cs="Calibri"/>
                <w:b w:val="0"/>
                <w:bCs w:val="0"/>
                <w:color w:val="000000" w:themeColor="text1"/>
              </w:rPr>
            </w:pPr>
            <w:r w:rsidRPr="00A16D53">
              <w:rPr>
                <w:rFonts w:ascii="Calibri" w:eastAsia="Calibri" w:hAnsi="Calibri" w:cs="Calibri"/>
                <w:b w:val="0"/>
                <w:bCs w:val="0"/>
                <w:color w:val="000000" w:themeColor="text1"/>
              </w:rPr>
              <w:t>29</w:t>
            </w:r>
          </w:p>
        </w:tc>
        <w:tc>
          <w:tcPr>
            <w:tcW w:w="3690" w:type="dxa"/>
            <w:noWrap/>
          </w:tcPr>
          <w:p w14:paraId="086FB922" w14:textId="1CD904C6" w:rsidR="00DF0B8A" w:rsidRPr="004973DE" w:rsidRDefault="00DF0B8A" w:rsidP="00B65DD7">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b/>
                <w:bCs/>
                <w:color w:val="000000" w:themeColor="text1"/>
              </w:rPr>
            </w:pPr>
            <w:r w:rsidRPr="004973DE">
              <w:rPr>
                <w:rFonts w:ascii="Calibri" w:eastAsia="Calibri" w:hAnsi="Calibri" w:cs="Calibri"/>
                <w:color w:val="000000" w:themeColor="text1"/>
              </w:rPr>
              <w:t>WS0</w:t>
            </w:r>
            <w:r w:rsidR="00C20359">
              <w:rPr>
                <w:rFonts w:ascii="Calibri" w:eastAsia="Calibri" w:hAnsi="Calibri" w:cs="Calibri"/>
                <w:color w:val="000000" w:themeColor="text1"/>
              </w:rPr>
              <w:t>3</w:t>
            </w:r>
            <w:r w:rsidRPr="004973DE">
              <w:rPr>
                <w:rFonts w:ascii="Calibri" w:eastAsia="Calibri" w:hAnsi="Calibri" w:cs="Calibri"/>
                <w:color w:val="000000" w:themeColor="text1"/>
              </w:rPr>
              <w:t>-IJR-0</w:t>
            </w:r>
            <w:r w:rsidR="006D10EB">
              <w:rPr>
                <w:rFonts w:ascii="Calibri" w:eastAsia="Calibri" w:hAnsi="Calibri" w:cs="Calibri"/>
                <w:color w:val="000000" w:themeColor="text1"/>
              </w:rPr>
              <w:t>3</w:t>
            </w:r>
            <w:r w:rsidRPr="004973DE">
              <w:rPr>
                <w:rFonts w:ascii="Calibri" w:eastAsia="Calibri" w:hAnsi="Calibri" w:cs="Calibri"/>
                <w:color w:val="000000" w:themeColor="text1"/>
              </w:rPr>
              <w:t>-0</w:t>
            </w:r>
            <w:r w:rsidR="006D10EB">
              <w:rPr>
                <w:rFonts w:ascii="Calibri" w:eastAsia="Calibri" w:hAnsi="Calibri" w:cs="Calibri"/>
                <w:color w:val="000000" w:themeColor="text1"/>
              </w:rPr>
              <w:t>4</w:t>
            </w:r>
          </w:p>
        </w:tc>
        <w:tc>
          <w:tcPr>
            <w:tcW w:w="4701" w:type="dxa"/>
          </w:tcPr>
          <w:p w14:paraId="411E1582" w14:textId="09501D9C" w:rsidR="00DF0B8A" w:rsidRPr="004973DE" w:rsidRDefault="006D10EB" w:rsidP="00B65DD7">
            <w:pPr>
              <w:cnfStyle w:val="000000100000" w:firstRow="0" w:lastRow="0" w:firstColumn="0" w:lastColumn="0" w:oddVBand="0" w:evenVBand="0" w:oddHBand="1" w:evenHBand="0" w:firstRowFirstColumn="0" w:firstRowLastColumn="0" w:lastRowFirstColumn="0" w:lastRowLastColumn="0"/>
            </w:pPr>
            <w:r>
              <w:t>Reversal of Down Payment, Admin Fee &amp; Insu</w:t>
            </w:r>
            <w:r w:rsidR="00C632A4">
              <w:t>r</w:t>
            </w:r>
            <w:r>
              <w:t>ance</w:t>
            </w:r>
          </w:p>
        </w:tc>
      </w:tr>
      <w:tr w:rsidR="00DF0B8A" w14:paraId="6610799E" w14:textId="77777777" w:rsidTr="00C632A4">
        <w:trPr>
          <w:trHeight w:val="535"/>
        </w:trPr>
        <w:tc>
          <w:tcPr>
            <w:cnfStyle w:val="001000000000" w:firstRow="0" w:lastRow="0" w:firstColumn="1" w:lastColumn="0" w:oddVBand="0" w:evenVBand="0" w:oddHBand="0" w:evenHBand="0" w:firstRowFirstColumn="0" w:firstRowLastColumn="0" w:lastRowFirstColumn="0" w:lastRowLastColumn="0"/>
            <w:tcW w:w="625" w:type="dxa"/>
          </w:tcPr>
          <w:p w14:paraId="047C82D7" w14:textId="293A6034" w:rsidR="00DF0B8A" w:rsidRPr="00A16D53" w:rsidRDefault="006D10EB" w:rsidP="00B65DD7">
            <w:pPr>
              <w:rPr>
                <w:rFonts w:ascii="Calibri" w:eastAsia="Calibri" w:hAnsi="Calibri" w:cs="Calibri"/>
                <w:b w:val="0"/>
                <w:bCs w:val="0"/>
                <w:color w:val="000000" w:themeColor="text1"/>
              </w:rPr>
            </w:pPr>
            <w:r w:rsidRPr="00A16D53">
              <w:rPr>
                <w:rFonts w:ascii="Calibri" w:eastAsia="Calibri" w:hAnsi="Calibri" w:cs="Calibri"/>
                <w:b w:val="0"/>
                <w:bCs w:val="0"/>
                <w:color w:val="000000" w:themeColor="text1"/>
              </w:rPr>
              <w:t>30</w:t>
            </w:r>
          </w:p>
        </w:tc>
        <w:tc>
          <w:tcPr>
            <w:tcW w:w="3690" w:type="dxa"/>
            <w:noWrap/>
          </w:tcPr>
          <w:p w14:paraId="4315E126" w14:textId="280FDDDE" w:rsidR="00DF0B8A" w:rsidRPr="004973DE" w:rsidRDefault="00DF0B8A" w:rsidP="00B65DD7">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b/>
                <w:bCs/>
                <w:color w:val="000000" w:themeColor="text1"/>
              </w:rPr>
            </w:pPr>
            <w:r w:rsidRPr="004973DE">
              <w:rPr>
                <w:rFonts w:ascii="Calibri" w:eastAsia="Calibri" w:hAnsi="Calibri" w:cs="Calibri"/>
                <w:color w:val="000000" w:themeColor="text1"/>
              </w:rPr>
              <w:t>WS0</w:t>
            </w:r>
            <w:r w:rsidR="00DC58A8">
              <w:rPr>
                <w:rFonts w:ascii="Calibri" w:eastAsia="Calibri" w:hAnsi="Calibri" w:cs="Calibri"/>
                <w:color w:val="000000" w:themeColor="text1"/>
              </w:rPr>
              <w:t>3</w:t>
            </w:r>
            <w:r w:rsidRPr="004973DE">
              <w:rPr>
                <w:rFonts w:ascii="Calibri" w:eastAsia="Calibri" w:hAnsi="Calibri" w:cs="Calibri"/>
                <w:color w:val="000000" w:themeColor="text1"/>
              </w:rPr>
              <w:t>-IJR-02-0</w:t>
            </w:r>
            <w:r w:rsidR="00DC58A8">
              <w:rPr>
                <w:rFonts w:ascii="Calibri" w:eastAsia="Calibri" w:hAnsi="Calibri" w:cs="Calibri"/>
                <w:color w:val="000000" w:themeColor="text1"/>
              </w:rPr>
              <w:t>5</w:t>
            </w:r>
          </w:p>
        </w:tc>
        <w:tc>
          <w:tcPr>
            <w:tcW w:w="4701" w:type="dxa"/>
          </w:tcPr>
          <w:p w14:paraId="396B57B4" w14:textId="58B75DFE" w:rsidR="00DF0B8A" w:rsidRPr="004973DE" w:rsidRDefault="00DC58A8" w:rsidP="00B65DD7">
            <w:pPr>
              <w:cnfStyle w:val="000000000000" w:firstRow="0" w:lastRow="0" w:firstColumn="0" w:lastColumn="0" w:oddVBand="0" w:evenVBand="0" w:oddHBand="0" w:evenHBand="0" w:firstRowFirstColumn="0" w:firstRowLastColumn="0" w:lastRowFirstColumn="0" w:lastRowLastColumn="0"/>
            </w:pPr>
            <w:r>
              <w:t>Straight Through Process</w:t>
            </w:r>
          </w:p>
        </w:tc>
      </w:tr>
      <w:tr w:rsidR="00DF0B8A" w14:paraId="3E8E1993" w14:textId="77777777" w:rsidTr="00C632A4">
        <w:trPr>
          <w:cnfStyle w:val="000000100000" w:firstRow="0" w:lastRow="0" w:firstColumn="0" w:lastColumn="0" w:oddVBand="0" w:evenVBand="0" w:oddHBand="1" w:evenHBand="0" w:firstRowFirstColumn="0" w:firstRowLastColumn="0" w:lastRowFirstColumn="0" w:lastRowLastColumn="0"/>
          <w:trHeight w:val="535"/>
        </w:trPr>
        <w:tc>
          <w:tcPr>
            <w:cnfStyle w:val="001000000000" w:firstRow="0" w:lastRow="0" w:firstColumn="1" w:lastColumn="0" w:oddVBand="0" w:evenVBand="0" w:oddHBand="0" w:evenHBand="0" w:firstRowFirstColumn="0" w:firstRowLastColumn="0" w:lastRowFirstColumn="0" w:lastRowLastColumn="0"/>
            <w:tcW w:w="625" w:type="dxa"/>
          </w:tcPr>
          <w:p w14:paraId="59CF5AAE" w14:textId="77D01B7A" w:rsidR="00DF0B8A" w:rsidRPr="00A16D53" w:rsidRDefault="00DC58A8" w:rsidP="00B65DD7">
            <w:pPr>
              <w:rPr>
                <w:rFonts w:ascii="Calibri" w:eastAsia="Calibri" w:hAnsi="Calibri" w:cs="Calibri"/>
                <w:b w:val="0"/>
                <w:bCs w:val="0"/>
                <w:color w:val="000000" w:themeColor="text1"/>
              </w:rPr>
            </w:pPr>
            <w:r w:rsidRPr="00A16D53">
              <w:rPr>
                <w:rFonts w:ascii="Calibri" w:eastAsia="Calibri" w:hAnsi="Calibri" w:cs="Calibri"/>
                <w:b w:val="0"/>
                <w:bCs w:val="0"/>
                <w:color w:val="000000" w:themeColor="text1"/>
              </w:rPr>
              <w:t>31</w:t>
            </w:r>
          </w:p>
        </w:tc>
        <w:tc>
          <w:tcPr>
            <w:tcW w:w="3690" w:type="dxa"/>
            <w:noWrap/>
          </w:tcPr>
          <w:p w14:paraId="21168B73" w14:textId="40F553AB" w:rsidR="00DF0B8A" w:rsidRPr="004973DE" w:rsidRDefault="00DF0B8A" w:rsidP="00B65DD7">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b/>
                <w:bCs/>
                <w:color w:val="000000" w:themeColor="text1"/>
              </w:rPr>
            </w:pPr>
            <w:r w:rsidRPr="004973DE">
              <w:rPr>
                <w:rFonts w:ascii="Calibri" w:eastAsia="Calibri" w:hAnsi="Calibri" w:cs="Calibri"/>
                <w:color w:val="000000" w:themeColor="text1"/>
              </w:rPr>
              <w:t>WS0</w:t>
            </w:r>
            <w:r w:rsidR="00DC58A8">
              <w:rPr>
                <w:rFonts w:ascii="Calibri" w:eastAsia="Calibri" w:hAnsi="Calibri" w:cs="Calibri"/>
                <w:color w:val="000000" w:themeColor="text1"/>
              </w:rPr>
              <w:t>3</w:t>
            </w:r>
            <w:r w:rsidRPr="004973DE">
              <w:rPr>
                <w:rFonts w:ascii="Calibri" w:eastAsia="Calibri" w:hAnsi="Calibri" w:cs="Calibri"/>
                <w:color w:val="000000" w:themeColor="text1"/>
              </w:rPr>
              <w:t>-IJR-</w:t>
            </w:r>
            <w:r w:rsidR="0063520F">
              <w:rPr>
                <w:rFonts w:ascii="Calibri" w:eastAsia="Calibri" w:hAnsi="Calibri" w:cs="Calibri"/>
                <w:color w:val="000000" w:themeColor="text1"/>
              </w:rPr>
              <w:t>13</w:t>
            </w:r>
            <w:r w:rsidRPr="004973DE">
              <w:rPr>
                <w:rFonts w:ascii="Calibri" w:eastAsia="Calibri" w:hAnsi="Calibri" w:cs="Calibri"/>
                <w:color w:val="000000" w:themeColor="text1"/>
              </w:rPr>
              <w:t>-01</w:t>
            </w:r>
          </w:p>
        </w:tc>
        <w:tc>
          <w:tcPr>
            <w:tcW w:w="4701" w:type="dxa"/>
          </w:tcPr>
          <w:p w14:paraId="78F08793" w14:textId="72188D46" w:rsidR="00DF0B8A" w:rsidRPr="004973DE" w:rsidRDefault="0063520F" w:rsidP="00B65DD7">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themeColor="text1"/>
              </w:rPr>
            </w:pPr>
            <w:r>
              <w:rPr>
                <w:rFonts w:ascii="Calibri" w:eastAsia="Calibri" w:hAnsi="Calibri" w:cs="Calibri"/>
                <w:color w:val="000000" w:themeColor="text1"/>
              </w:rPr>
              <w:t>Restructuring</w:t>
            </w:r>
            <w:r w:rsidR="00DF0B8A" w:rsidRPr="004973DE">
              <w:rPr>
                <w:rFonts w:ascii="Calibri" w:eastAsia="Calibri" w:hAnsi="Calibri" w:cs="Calibri"/>
                <w:color w:val="000000" w:themeColor="text1"/>
              </w:rPr>
              <w:t xml:space="preserve"> </w:t>
            </w:r>
          </w:p>
        </w:tc>
      </w:tr>
      <w:tr w:rsidR="00DF0B8A" w14:paraId="59F6D3A2" w14:textId="77777777" w:rsidTr="00C632A4">
        <w:trPr>
          <w:trHeight w:val="535"/>
        </w:trPr>
        <w:tc>
          <w:tcPr>
            <w:cnfStyle w:val="001000000000" w:firstRow="0" w:lastRow="0" w:firstColumn="1" w:lastColumn="0" w:oddVBand="0" w:evenVBand="0" w:oddHBand="0" w:evenHBand="0" w:firstRowFirstColumn="0" w:firstRowLastColumn="0" w:lastRowFirstColumn="0" w:lastRowLastColumn="0"/>
            <w:tcW w:w="625" w:type="dxa"/>
          </w:tcPr>
          <w:p w14:paraId="7504D852" w14:textId="580E316D" w:rsidR="00DF0B8A" w:rsidRPr="00A16D53" w:rsidRDefault="0063520F" w:rsidP="00B65DD7">
            <w:pPr>
              <w:rPr>
                <w:rFonts w:ascii="Calibri" w:eastAsia="Calibri" w:hAnsi="Calibri" w:cs="Calibri"/>
                <w:b w:val="0"/>
                <w:bCs w:val="0"/>
                <w:color w:val="000000" w:themeColor="text1"/>
              </w:rPr>
            </w:pPr>
            <w:r w:rsidRPr="00A16D53">
              <w:rPr>
                <w:rFonts w:ascii="Calibri" w:eastAsia="Calibri" w:hAnsi="Calibri" w:cs="Calibri"/>
                <w:b w:val="0"/>
                <w:bCs w:val="0"/>
                <w:color w:val="000000" w:themeColor="text1"/>
              </w:rPr>
              <w:t>32</w:t>
            </w:r>
          </w:p>
        </w:tc>
        <w:tc>
          <w:tcPr>
            <w:tcW w:w="3690" w:type="dxa"/>
            <w:noWrap/>
          </w:tcPr>
          <w:p w14:paraId="6C77E9F3" w14:textId="4895CBA5" w:rsidR="00DF0B8A" w:rsidRPr="004973DE" w:rsidRDefault="00DF0B8A" w:rsidP="00B65DD7">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b/>
                <w:bCs/>
                <w:color w:val="000000" w:themeColor="text1"/>
              </w:rPr>
            </w:pPr>
            <w:r w:rsidRPr="004973DE">
              <w:rPr>
                <w:rFonts w:ascii="Calibri" w:eastAsia="Calibri" w:hAnsi="Calibri" w:cs="Calibri"/>
                <w:color w:val="000000" w:themeColor="text1"/>
              </w:rPr>
              <w:t>WS0</w:t>
            </w:r>
            <w:r w:rsidR="0063520F">
              <w:rPr>
                <w:rFonts w:ascii="Calibri" w:eastAsia="Calibri" w:hAnsi="Calibri" w:cs="Calibri"/>
                <w:color w:val="000000" w:themeColor="text1"/>
              </w:rPr>
              <w:t>3</w:t>
            </w:r>
            <w:r w:rsidRPr="004973DE">
              <w:rPr>
                <w:rFonts w:ascii="Calibri" w:eastAsia="Calibri" w:hAnsi="Calibri" w:cs="Calibri"/>
                <w:color w:val="000000" w:themeColor="text1"/>
              </w:rPr>
              <w:t>-IJR-1</w:t>
            </w:r>
            <w:r w:rsidR="0063520F">
              <w:rPr>
                <w:rFonts w:ascii="Calibri" w:eastAsia="Calibri" w:hAnsi="Calibri" w:cs="Calibri"/>
                <w:color w:val="000000" w:themeColor="text1"/>
              </w:rPr>
              <w:t>2</w:t>
            </w:r>
            <w:r w:rsidRPr="004973DE">
              <w:rPr>
                <w:rFonts w:ascii="Calibri" w:eastAsia="Calibri" w:hAnsi="Calibri" w:cs="Calibri"/>
                <w:color w:val="000000" w:themeColor="text1"/>
              </w:rPr>
              <w:t>-0</w:t>
            </w:r>
            <w:r w:rsidR="0063520F">
              <w:rPr>
                <w:rFonts w:ascii="Calibri" w:eastAsia="Calibri" w:hAnsi="Calibri" w:cs="Calibri"/>
                <w:color w:val="000000" w:themeColor="text1"/>
              </w:rPr>
              <w:t>1</w:t>
            </w:r>
          </w:p>
        </w:tc>
        <w:tc>
          <w:tcPr>
            <w:tcW w:w="4701" w:type="dxa"/>
          </w:tcPr>
          <w:p w14:paraId="4F570F67" w14:textId="618CA8AF" w:rsidR="00DF0B8A" w:rsidRPr="004973DE" w:rsidRDefault="00AC36E9" w:rsidP="00B65DD7">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rPr>
            </w:pPr>
            <w:r>
              <w:rPr>
                <w:rFonts w:ascii="Calibri" w:eastAsia="Calibri" w:hAnsi="Calibri" w:cs="Calibri"/>
                <w:color w:val="000000" w:themeColor="text1"/>
              </w:rPr>
              <w:t>Takaful Treatment in Partial Settlement</w:t>
            </w:r>
          </w:p>
        </w:tc>
      </w:tr>
      <w:tr w:rsidR="009408C2" w14:paraId="25B69D5E" w14:textId="77777777" w:rsidTr="00C632A4">
        <w:trPr>
          <w:cnfStyle w:val="000000100000" w:firstRow="0" w:lastRow="0" w:firstColumn="0" w:lastColumn="0" w:oddVBand="0" w:evenVBand="0" w:oddHBand="1" w:evenHBand="0" w:firstRowFirstColumn="0" w:firstRowLastColumn="0" w:lastRowFirstColumn="0" w:lastRowLastColumn="0"/>
          <w:trHeight w:val="535"/>
        </w:trPr>
        <w:tc>
          <w:tcPr>
            <w:cnfStyle w:val="001000000000" w:firstRow="0" w:lastRow="0" w:firstColumn="1" w:lastColumn="0" w:oddVBand="0" w:evenVBand="0" w:oddHBand="0" w:evenHBand="0" w:firstRowFirstColumn="0" w:firstRowLastColumn="0" w:lastRowFirstColumn="0" w:lastRowLastColumn="0"/>
            <w:tcW w:w="625" w:type="dxa"/>
          </w:tcPr>
          <w:p w14:paraId="1D818038" w14:textId="135452F1" w:rsidR="009408C2" w:rsidRPr="00574B3C" w:rsidRDefault="009408C2" w:rsidP="00B65DD7">
            <w:pPr>
              <w:rPr>
                <w:rFonts w:ascii="Calibri" w:eastAsia="Calibri" w:hAnsi="Calibri" w:cs="Calibri"/>
                <w:b w:val="0"/>
                <w:bCs w:val="0"/>
                <w:color w:val="000000" w:themeColor="text1"/>
              </w:rPr>
            </w:pPr>
            <w:r w:rsidRPr="00574B3C">
              <w:rPr>
                <w:rFonts w:ascii="Calibri" w:eastAsia="Calibri" w:hAnsi="Calibri" w:cs="Calibri"/>
                <w:b w:val="0"/>
                <w:bCs w:val="0"/>
                <w:color w:val="000000" w:themeColor="text1"/>
              </w:rPr>
              <w:t>33</w:t>
            </w:r>
          </w:p>
        </w:tc>
        <w:tc>
          <w:tcPr>
            <w:tcW w:w="3690" w:type="dxa"/>
            <w:noWrap/>
          </w:tcPr>
          <w:p w14:paraId="4D216346" w14:textId="1CB17677" w:rsidR="009408C2" w:rsidRPr="001735FD" w:rsidRDefault="009408C2" w:rsidP="001735FD">
            <w:pPr>
              <w:pStyle w:val="Heading2"/>
              <w:numPr>
                <w:ilvl w:val="0"/>
                <w:numId w:val="0"/>
              </w:numPr>
              <w:cnfStyle w:val="000000100000" w:firstRow="0" w:lastRow="0" w:firstColumn="0" w:lastColumn="0" w:oddVBand="0" w:evenVBand="0" w:oddHBand="1" w:evenHBand="0" w:firstRowFirstColumn="0" w:firstRowLastColumn="0" w:lastRowFirstColumn="0" w:lastRowLastColumn="0"/>
              <w:rPr>
                <w:rFonts w:ascii="Calibri" w:eastAsia="Calibri" w:hAnsi="Calibri" w:cs="Calibri"/>
                <w:b w:val="0"/>
                <w:color w:val="000000" w:themeColor="text1"/>
                <w:sz w:val="24"/>
                <w:szCs w:val="22"/>
              </w:rPr>
            </w:pPr>
            <w:bookmarkStart w:id="962" w:name="_Toc190103140"/>
            <w:r w:rsidRPr="001735FD">
              <w:rPr>
                <w:rFonts w:ascii="Calibri" w:eastAsia="Calibri" w:hAnsi="Calibri" w:cs="Calibri"/>
                <w:b w:val="0"/>
                <w:color w:val="000000" w:themeColor="text1"/>
                <w:sz w:val="24"/>
                <w:szCs w:val="22"/>
              </w:rPr>
              <w:t>WS03-IJR-03-05</w:t>
            </w:r>
            <w:bookmarkEnd w:id="962"/>
          </w:p>
          <w:p w14:paraId="0C209A25" w14:textId="77777777" w:rsidR="009408C2" w:rsidRPr="004973DE" w:rsidRDefault="009408C2" w:rsidP="00B65DD7">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themeColor="text1"/>
              </w:rPr>
            </w:pPr>
          </w:p>
        </w:tc>
        <w:tc>
          <w:tcPr>
            <w:tcW w:w="4701" w:type="dxa"/>
          </w:tcPr>
          <w:p w14:paraId="59C640F3" w14:textId="1C6D2EDB" w:rsidR="009408C2" w:rsidRDefault="009408C2" w:rsidP="00B65DD7">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themeColor="text1"/>
              </w:rPr>
            </w:pPr>
            <w:r w:rsidRPr="001735FD">
              <w:rPr>
                <w:rFonts w:ascii="Calibri" w:eastAsia="Calibri" w:hAnsi="Calibri" w:cs="Calibri"/>
                <w:color w:val="000000" w:themeColor="text1"/>
              </w:rPr>
              <w:t>Offer letter, contract generation and other letters-</w:t>
            </w:r>
          </w:p>
        </w:tc>
      </w:tr>
    </w:tbl>
    <w:p w14:paraId="3EEE3662" w14:textId="77777777" w:rsidR="004973DE" w:rsidRPr="000C0860" w:rsidRDefault="004973DE" w:rsidP="001A0AA2">
      <w:pPr>
        <w:pStyle w:val="BodyText"/>
        <w:rPr>
          <w:rFonts w:asciiTheme="minorHAnsi" w:hAnsiTheme="minorHAnsi" w:cstheme="minorHAnsi"/>
          <w:color w:val="000000" w:themeColor="text1"/>
          <w:sz w:val="24"/>
        </w:rPr>
      </w:pPr>
    </w:p>
    <w:p w14:paraId="1B866827" w14:textId="77777777" w:rsidR="0013249E" w:rsidRDefault="0013249E">
      <w:pPr>
        <w:rPr>
          <w:rFonts w:asciiTheme="majorHAnsi" w:eastAsiaTheme="majorEastAsia" w:hAnsiTheme="majorHAnsi" w:cstheme="majorBidi"/>
          <w:b/>
          <w:color w:val="2F5496" w:themeColor="accent1" w:themeShade="BF"/>
          <w:sz w:val="32"/>
          <w:szCs w:val="32"/>
        </w:rPr>
      </w:pPr>
      <w:bookmarkStart w:id="963" w:name="_Toc182410435"/>
      <w:bookmarkStart w:id="964" w:name="_Toc182410438"/>
      <w:bookmarkStart w:id="965" w:name="_Toc182410441"/>
      <w:bookmarkStart w:id="966" w:name="_Toc182410444"/>
      <w:bookmarkStart w:id="967" w:name="_Toc182410447"/>
      <w:bookmarkStart w:id="968" w:name="_Toc182410450"/>
      <w:bookmarkStart w:id="969" w:name="_Toc182410453"/>
      <w:bookmarkStart w:id="970" w:name="_Toc182410456"/>
      <w:bookmarkStart w:id="971" w:name="_Toc182410459"/>
      <w:bookmarkStart w:id="972" w:name="_Toc182410462"/>
      <w:bookmarkStart w:id="973" w:name="_Toc182410465"/>
      <w:bookmarkStart w:id="974" w:name="_Toc182410468"/>
      <w:bookmarkStart w:id="975" w:name="_Toc182410471"/>
      <w:bookmarkStart w:id="976" w:name="_Toc182410474"/>
      <w:bookmarkStart w:id="977" w:name="_Toc182410477"/>
      <w:bookmarkStart w:id="978" w:name="_Toc182410480"/>
      <w:bookmarkStart w:id="979" w:name="_Toc182410483"/>
      <w:bookmarkStart w:id="980" w:name="_Toc182410486"/>
      <w:bookmarkStart w:id="981" w:name="_Toc182410489"/>
      <w:bookmarkStart w:id="982" w:name="_Toc182410492"/>
      <w:bookmarkStart w:id="983" w:name="_Toc182410495"/>
      <w:bookmarkStart w:id="984" w:name="_Toc182410498"/>
      <w:bookmarkStart w:id="985" w:name="_Toc182410501"/>
      <w:bookmarkStart w:id="986" w:name="_Toc182410504"/>
      <w:bookmarkStart w:id="987" w:name="_Toc182410507"/>
      <w:bookmarkStart w:id="988" w:name="_Toc182410510"/>
      <w:bookmarkStart w:id="989" w:name="_Toc182410513"/>
      <w:bookmarkStart w:id="990" w:name="_Toc182410516"/>
      <w:bookmarkStart w:id="991" w:name="_Toc182410519"/>
      <w:bookmarkStart w:id="992" w:name="_Toc182410522"/>
      <w:bookmarkStart w:id="993" w:name="_Proposed_Functional_Solution"/>
      <w:bookmarkStart w:id="994" w:name="_Toc182253843"/>
      <w:bookmarkStart w:id="995" w:name="_Toc181798625"/>
      <w:bookmarkEnd w:id="963"/>
      <w:bookmarkEnd w:id="964"/>
      <w:bookmarkEnd w:id="965"/>
      <w:bookmarkEnd w:id="966"/>
      <w:bookmarkEnd w:id="967"/>
      <w:bookmarkEnd w:id="968"/>
      <w:bookmarkEnd w:id="969"/>
      <w:bookmarkEnd w:id="970"/>
      <w:bookmarkEnd w:id="971"/>
      <w:bookmarkEnd w:id="972"/>
      <w:bookmarkEnd w:id="973"/>
      <w:bookmarkEnd w:id="974"/>
      <w:bookmarkEnd w:id="975"/>
      <w:bookmarkEnd w:id="976"/>
      <w:bookmarkEnd w:id="977"/>
      <w:bookmarkEnd w:id="978"/>
      <w:bookmarkEnd w:id="979"/>
      <w:bookmarkEnd w:id="980"/>
      <w:bookmarkEnd w:id="981"/>
      <w:bookmarkEnd w:id="982"/>
      <w:bookmarkEnd w:id="983"/>
      <w:bookmarkEnd w:id="984"/>
      <w:bookmarkEnd w:id="985"/>
      <w:bookmarkEnd w:id="986"/>
      <w:bookmarkEnd w:id="987"/>
      <w:bookmarkEnd w:id="988"/>
      <w:bookmarkEnd w:id="989"/>
      <w:bookmarkEnd w:id="990"/>
      <w:bookmarkEnd w:id="991"/>
      <w:bookmarkEnd w:id="992"/>
      <w:bookmarkEnd w:id="993"/>
      <w:r>
        <w:br w:type="page"/>
      </w:r>
    </w:p>
    <w:p w14:paraId="4BEF2080" w14:textId="20D16117" w:rsidR="004973DE" w:rsidRPr="00F0133E" w:rsidRDefault="004973DE" w:rsidP="00A414E0">
      <w:pPr>
        <w:pStyle w:val="Heading1"/>
        <w:ind w:left="0" w:firstLine="0"/>
        <w:rPr>
          <w:rStyle w:val="Strong"/>
          <w:b/>
          <w:bCs w:val="0"/>
        </w:rPr>
      </w:pPr>
      <w:bookmarkStart w:id="996" w:name="_Toc190103141"/>
      <w:r w:rsidRPr="000C0860">
        <w:lastRenderedPageBreak/>
        <w:t>Detailed Description of Deltas</w:t>
      </w:r>
      <w:bookmarkEnd w:id="994"/>
      <w:bookmarkEnd w:id="996"/>
    </w:p>
    <w:p w14:paraId="2FBEA651" w14:textId="2FF7B3A3" w:rsidR="004973DE" w:rsidRPr="00F43552" w:rsidRDefault="004973DE" w:rsidP="00A414E0">
      <w:pPr>
        <w:pStyle w:val="Heading2"/>
        <w:numPr>
          <w:ilvl w:val="1"/>
          <w:numId w:val="5"/>
        </w:numPr>
        <w:ind w:left="0" w:firstLine="0"/>
      </w:pPr>
      <w:bookmarkStart w:id="997" w:name="_Toc182413969"/>
      <w:bookmarkStart w:id="998" w:name="_Toc190103142"/>
      <w:r w:rsidRPr="00F43552">
        <w:t>Amend IS Contract Stage - WS0</w:t>
      </w:r>
      <w:r w:rsidR="00806318">
        <w:t>3</w:t>
      </w:r>
      <w:r w:rsidRPr="00F43552">
        <w:t>-IJR-</w:t>
      </w:r>
      <w:r w:rsidR="005C699A">
        <w:t>0</w:t>
      </w:r>
      <w:r w:rsidR="006A6DED">
        <w:t>3</w:t>
      </w:r>
      <w:r w:rsidRPr="00F43552">
        <w:t>-01</w:t>
      </w:r>
      <w:bookmarkEnd w:id="997"/>
      <w:bookmarkEnd w:id="998"/>
    </w:p>
    <w:p w14:paraId="331307D3" w14:textId="2771B895" w:rsidR="004973DE" w:rsidRDefault="02501459" w:rsidP="001735FD">
      <w:pPr>
        <w:ind w:left="284"/>
        <w:jc w:val="both"/>
      </w:pPr>
      <w:r>
        <w:t xml:space="preserve">Once the IS Contract is created and system has generated the IS Contract number, after that there should be a new stage to amend the Asset Capture </w:t>
      </w:r>
      <w:r w:rsidR="0A19ACA1">
        <w:t>stage to</w:t>
      </w:r>
      <w:r>
        <w:t xml:space="preserve"> add the details like Registration Number, Istemara Number. </w:t>
      </w:r>
      <w:r w:rsidR="004973DE">
        <w:t>Bulk upload is also required on this stage which is “Amend Asset Capture”.</w:t>
      </w:r>
    </w:p>
    <w:p w14:paraId="7C2007C2" w14:textId="3FFCE003" w:rsidR="004973DE" w:rsidRPr="00F43552" w:rsidRDefault="004973DE" w:rsidP="00A414E0">
      <w:pPr>
        <w:pStyle w:val="Heading2"/>
        <w:numPr>
          <w:ilvl w:val="1"/>
          <w:numId w:val="5"/>
        </w:numPr>
        <w:ind w:left="0" w:firstLine="0"/>
      </w:pPr>
      <w:bookmarkStart w:id="999" w:name="_Toc182413970"/>
      <w:bookmarkStart w:id="1000" w:name="_Toc190103143"/>
      <w:r w:rsidRPr="00F43552">
        <w:t>List of Vendors - WS0</w:t>
      </w:r>
      <w:r w:rsidR="00806318">
        <w:t>3</w:t>
      </w:r>
      <w:r w:rsidRPr="00F43552">
        <w:t>-IJR-0</w:t>
      </w:r>
      <w:r w:rsidR="00301BFD">
        <w:t>2</w:t>
      </w:r>
      <w:r w:rsidRPr="00F43552">
        <w:t>-01</w:t>
      </w:r>
      <w:bookmarkEnd w:id="999"/>
      <w:bookmarkEnd w:id="1000"/>
    </w:p>
    <w:p w14:paraId="73D6A312" w14:textId="51449621" w:rsidR="004973DE" w:rsidRDefault="004973DE" w:rsidP="4578B8FE">
      <w:pPr>
        <w:ind w:left="284"/>
        <w:jc w:val="both"/>
        <w:rPr>
          <w:ins w:id="1001" w:author="Affan Anjum" w:date="2025-01-09T16:24:00Z"/>
        </w:rPr>
      </w:pPr>
      <w:r>
        <w:t xml:space="preserve">Tamweel Team will provide the Vendor list which needs to be added in Transact the vendor can be active or de-active. Each Vendor will have </w:t>
      </w:r>
      <w:r w:rsidR="00216BCA">
        <w:t>its</w:t>
      </w:r>
      <w:r>
        <w:t xml:space="preserve"> own CIF and CIF’s account.</w:t>
      </w:r>
    </w:p>
    <w:p w14:paraId="4618C123" w14:textId="13B2C164" w:rsidR="006B1396" w:rsidRDefault="004D5385" w:rsidP="006B1396">
      <w:pPr>
        <w:pStyle w:val="ListParagraph"/>
        <w:numPr>
          <w:ilvl w:val="0"/>
          <w:numId w:val="37"/>
        </w:numPr>
        <w:jc w:val="both"/>
        <w:rPr>
          <w:ins w:id="1002" w:author="Affan Anjum" w:date="2025-01-09T16:35:00Z"/>
        </w:rPr>
      </w:pPr>
      <w:ins w:id="1003" w:author="Affan Anjum" w:date="2025-01-09T16:35:00Z">
        <w:r w:rsidRPr="004D5385">
          <w:t>Category wise segregation is required Vendor e.g. Ijarah Vendor, Tawarruq Vendor etc.</w:t>
        </w:r>
      </w:ins>
    </w:p>
    <w:p w14:paraId="389B68B9" w14:textId="62ACA07B" w:rsidR="004D5385" w:rsidRPr="004D5385" w:rsidRDefault="004D5385" w:rsidP="006B1396">
      <w:pPr>
        <w:pStyle w:val="ListParagraph"/>
        <w:numPr>
          <w:ilvl w:val="0"/>
          <w:numId w:val="37"/>
        </w:numPr>
        <w:jc w:val="both"/>
        <w:rPr>
          <w:ins w:id="1004" w:author="Affan Anjum" w:date="2025-01-09T16:36:00Z"/>
          <w:rPrChange w:id="1005" w:author="Affan Anjum" w:date="2025-01-09T16:36:00Z">
            <w:rPr>
              <w:ins w:id="1006" w:author="Affan Anjum" w:date="2025-01-09T16:36:00Z"/>
              <w:rFonts w:ascii="Aptos" w:eastAsia="Times New Roman" w:hAnsi="Aptos"/>
              <w:color w:val="000000"/>
              <w:szCs w:val="24"/>
            </w:rPr>
          </w:rPrChange>
        </w:rPr>
      </w:pPr>
      <w:ins w:id="1007" w:author="Affan Anjum" w:date="2025-01-09T16:36:00Z">
        <w:r>
          <w:rPr>
            <w:rFonts w:ascii="Aptos" w:eastAsia="Times New Roman" w:hAnsi="Aptos"/>
            <w:color w:val="000000"/>
            <w:szCs w:val="24"/>
          </w:rPr>
          <w:t>ID number for Vendor</w:t>
        </w:r>
      </w:ins>
      <w:ins w:id="1008" w:author="Kashif Umair" w:date="2025-01-11T14:23:00Z">
        <w:r w:rsidR="00FE5112">
          <w:rPr>
            <w:rFonts w:ascii="Aptos" w:eastAsia="Times New Roman" w:hAnsi="Aptos"/>
            <w:color w:val="000000"/>
            <w:szCs w:val="24"/>
          </w:rPr>
          <w:t xml:space="preserve"> (TA please write length and data type)</w:t>
        </w:r>
      </w:ins>
    </w:p>
    <w:p w14:paraId="64F45AC9" w14:textId="0B5220D0" w:rsidR="004D5385" w:rsidRPr="00FB134C" w:rsidRDefault="004D5385" w:rsidP="006B1396">
      <w:pPr>
        <w:pStyle w:val="ListParagraph"/>
        <w:numPr>
          <w:ilvl w:val="0"/>
          <w:numId w:val="37"/>
        </w:numPr>
        <w:jc w:val="both"/>
        <w:rPr>
          <w:ins w:id="1009" w:author="Affan Anjum" w:date="2025-01-09T16:36:00Z"/>
          <w:rPrChange w:id="1010" w:author="Affan Anjum" w:date="2025-01-09T16:36:00Z">
            <w:rPr>
              <w:ins w:id="1011" w:author="Affan Anjum" w:date="2025-01-09T16:36:00Z"/>
              <w:rFonts w:ascii="Aptos" w:eastAsia="Times New Roman" w:hAnsi="Aptos"/>
              <w:color w:val="000000"/>
              <w:szCs w:val="24"/>
            </w:rPr>
          </w:rPrChange>
        </w:rPr>
      </w:pPr>
      <w:ins w:id="1012" w:author="Affan Anjum" w:date="2025-01-09T16:36:00Z">
        <w:r>
          <w:rPr>
            <w:rFonts w:ascii="Aptos" w:eastAsia="Times New Roman" w:hAnsi="Aptos"/>
            <w:color w:val="000000"/>
            <w:szCs w:val="24"/>
          </w:rPr>
          <w:t>VAT Registration Number</w:t>
        </w:r>
      </w:ins>
      <w:ins w:id="1013" w:author="Kashif Umair" w:date="2025-01-11T14:23:00Z">
        <w:r w:rsidR="00FE5112">
          <w:rPr>
            <w:rFonts w:ascii="Aptos" w:eastAsia="Times New Roman" w:hAnsi="Aptos"/>
            <w:color w:val="000000"/>
            <w:szCs w:val="24"/>
          </w:rPr>
          <w:t xml:space="preserve"> (TA please write length and data type)</w:t>
        </w:r>
      </w:ins>
    </w:p>
    <w:p w14:paraId="2C9FFACA" w14:textId="070DCD6D" w:rsidR="00FB134C" w:rsidRPr="00483319" w:rsidRDefault="00FB134C">
      <w:pPr>
        <w:pStyle w:val="ListParagraph"/>
        <w:numPr>
          <w:ilvl w:val="0"/>
          <w:numId w:val="37"/>
        </w:numPr>
        <w:jc w:val="both"/>
        <w:rPr>
          <w:ins w:id="1014" w:author="Kashif Umair" w:date="2025-01-11T14:25:00Z"/>
        </w:rPr>
      </w:pPr>
      <w:ins w:id="1015" w:author="Affan Anjum" w:date="2025-01-09T16:36:00Z">
        <w:r>
          <w:rPr>
            <w:szCs w:val="24"/>
          </w:rPr>
          <w:t>The TA (SAP) team will provide a unique SAP Vendor Number for each vendor. This number must be stored and associated with the corresponding vendor record in Temenos Transact.</w:t>
        </w:r>
      </w:ins>
    </w:p>
    <w:p w14:paraId="4BAC246A" w14:textId="1BB3DC3F" w:rsidR="005F4DE2" w:rsidRDefault="005F4DE2">
      <w:pPr>
        <w:pStyle w:val="ListParagraph"/>
        <w:numPr>
          <w:ilvl w:val="0"/>
          <w:numId w:val="37"/>
        </w:numPr>
        <w:jc w:val="both"/>
        <w:pPrChange w:id="1016" w:author="Affan Anjum" w:date="2025-01-09T16:24:00Z">
          <w:pPr>
            <w:ind w:left="284"/>
            <w:jc w:val="both"/>
          </w:pPr>
        </w:pPrChange>
      </w:pPr>
      <w:ins w:id="1017" w:author="Kashif Umair" w:date="2025-01-11T14:25:00Z">
        <w:r>
          <w:rPr>
            <w:szCs w:val="24"/>
          </w:rPr>
          <w:t xml:space="preserve">For Vendor CIF, Customer BSDD must be signed </w:t>
        </w:r>
        <w:r w:rsidR="00F52555">
          <w:rPr>
            <w:szCs w:val="24"/>
          </w:rPr>
          <w:t>with above information. This BSDD is only for reference.</w:t>
        </w:r>
      </w:ins>
    </w:p>
    <w:p w14:paraId="4A627890" w14:textId="12DAE263" w:rsidR="004973DE" w:rsidRPr="00F43552" w:rsidRDefault="004973DE" w:rsidP="003A06C2">
      <w:pPr>
        <w:pStyle w:val="Heading2"/>
        <w:numPr>
          <w:ilvl w:val="1"/>
          <w:numId w:val="5"/>
        </w:numPr>
        <w:ind w:left="0" w:firstLine="0"/>
      </w:pPr>
      <w:bookmarkStart w:id="1018" w:name="_Toc182413971"/>
      <w:bookmarkStart w:id="1019" w:name="_Toc190103144"/>
      <w:r w:rsidRPr="00F43552">
        <w:t>Validation for sufficient funds - WS0</w:t>
      </w:r>
      <w:r w:rsidR="00806318">
        <w:t>3</w:t>
      </w:r>
      <w:r w:rsidRPr="00F43552">
        <w:t>-IJR-</w:t>
      </w:r>
      <w:r w:rsidR="002E0AD2">
        <w:t>0</w:t>
      </w:r>
      <w:r w:rsidR="006A6DED">
        <w:t>2</w:t>
      </w:r>
      <w:r w:rsidRPr="00F43552">
        <w:t>-0</w:t>
      </w:r>
      <w:r w:rsidR="002E0AD2">
        <w:t>2</w:t>
      </w:r>
      <w:bookmarkEnd w:id="1018"/>
      <w:bookmarkEnd w:id="1019"/>
    </w:p>
    <w:p w14:paraId="3EB8185C" w14:textId="1B7486B4" w:rsidR="004973DE" w:rsidRDefault="004973DE">
      <w:pPr>
        <w:ind w:left="284"/>
        <w:jc w:val="both"/>
        <w:rPr>
          <w:ins w:id="1020" w:author="Kashif Umair" w:date="2025-01-08T09:59:00Z"/>
        </w:rPr>
        <w:pPrChange w:id="1021" w:author="Kashif Umair" w:date="2025-01-08T10:00:00Z">
          <w:pPr>
            <w:ind w:left="284"/>
          </w:pPr>
        </w:pPrChange>
      </w:pPr>
      <w:r>
        <w:t>Before generation of GL (Entry related to contract) a validation is required for sufficient funds in customers repayment accounts. To check that the available balance is equal to the repayment amount.</w:t>
      </w:r>
      <w:r w:rsidR="00040E20">
        <w:t xml:space="preserve"> This gap has been </w:t>
      </w:r>
      <w:r w:rsidR="00F927C2">
        <w:t>parked to LOS where offer letter must not be accepted if customer has not paid</w:t>
      </w:r>
      <w:r w:rsidR="00E714B2">
        <w:t xml:space="preserve"> down payment, processing fee and </w:t>
      </w:r>
      <w:r w:rsidR="006B1441">
        <w:t>insurance.</w:t>
      </w:r>
      <w:r w:rsidR="005F609C">
        <w:t xml:space="preserve"> LOS </w:t>
      </w:r>
      <w:r w:rsidR="00791056">
        <w:t>will fetch this information from LMS to confirm the payment.</w:t>
      </w:r>
      <w:ins w:id="1022" w:author="Kashif Umair" w:date="2025-01-08T09:57:00Z">
        <w:r w:rsidR="0053177D">
          <w:t xml:space="preserve"> Moreov</w:t>
        </w:r>
      </w:ins>
      <w:ins w:id="1023" w:author="Kashif Umair" w:date="2025-01-08T09:58:00Z">
        <w:r w:rsidR="0053177D">
          <w:t xml:space="preserve">er, following SADAD bills needs to be generated </w:t>
        </w:r>
      </w:ins>
      <w:ins w:id="1024" w:author="Kashif Umair" w:date="2025-01-08T09:59:00Z">
        <w:r w:rsidR="0053177D">
          <w:t xml:space="preserve">to enable customer to credit funds </w:t>
        </w:r>
      </w:ins>
    </w:p>
    <w:p w14:paraId="6D4FC8EF" w14:textId="041D37E7" w:rsidR="0053177D" w:rsidRDefault="0053177D">
      <w:pPr>
        <w:pStyle w:val="ListParagraph"/>
        <w:numPr>
          <w:ilvl w:val="0"/>
          <w:numId w:val="36"/>
        </w:numPr>
        <w:rPr>
          <w:ins w:id="1025" w:author="Kashif Umair" w:date="2025-01-08T09:59:00Z"/>
        </w:rPr>
        <w:pPrChange w:id="1026" w:author="Kashif Umair" w:date="2025-01-08T10:00:00Z">
          <w:pPr>
            <w:ind w:left="284"/>
          </w:pPr>
        </w:pPrChange>
      </w:pPr>
      <w:ins w:id="1027" w:author="Kashif Umair" w:date="2025-01-08T09:59:00Z">
        <w:r>
          <w:t xml:space="preserve">Down payment </w:t>
        </w:r>
      </w:ins>
    </w:p>
    <w:p w14:paraId="7E1E7D95" w14:textId="1396B453" w:rsidR="0053177D" w:rsidRDefault="0053177D">
      <w:pPr>
        <w:pStyle w:val="ListParagraph"/>
        <w:numPr>
          <w:ilvl w:val="0"/>
          <w:numId w:val="36"/>
        </w:numPr>
        <w:rPr>
          <w:ins w:id="1028" w:author="Kashif Umair" w:date="2025-01-08T09:59:00Z"/>
        </w:rPr>
        <w:pPrChange w:id="1029" w:author="Kashif Umair" w:date="2025-01-08T10:00:00Z">
          <w:pPr>
            <w:ind w:left="284"/>
          </w:pPr>
        </w:pPrChange>
      </w:pPr>
      <w:ins w:id="1030" w:author="Kashif Umair" w:date="2025-01-08T09:59:00Z">
        <w:r>
          <w:t>Admin fee with VAT</w:t>
        </w:r>
      </w:ins>
    </w:p>
    <w:p w14:paraId="49090CBD" w14:textId="166BAD71" w:rsidR="0053177D" w:rsidRDefault="0053177D">
      <w:pPr>
        <w:pStyle w:val="ListParagraph"/>
        <w:numPr>
          <w:ilvl w:val="0"/>
          <w:numId w:val="36"/>
        </w:numPr>
        <w:rPr>
          <w:ins w:id="1031" w:author="Kashif Umair" w:date="2025-01-08T09:58:00Z"/>
        </w:rPr>
        <w:pPrChange w:id="1032" w:author="Kashif Umair" w:date="2025-01-08T10:00:00Z">
          <w:pPr>
            <w:ind w:left="284"/>
          </w:pPr>
        </w:pPrChange>
      </w:pPr>
      <w:ins w:id="1033" w:author="Kashif Umair" w:date="2025-01-08T09:59:00Z">
        <w:r>
          <w:t>Insurance with VAT</w:t>
        </w:r>
      </w:ins>
    </w:p>
    <w:p w14:paraId="72D9CE38" w14:textId="77777777" w:rsidR="00A03E68" w:rsidRPr="00A03E68" w:rsidRDefault="00BB54FE" w:rsidP="00A03E68">
      <w:pPr>
        <w:spacing w:after="0" w:line="240" w:lineRule="auto"/>
        <w:ind w:left="284"/>
        <w:rPr>
          <w:ins w:id="1034" w:author="Affan Anjum" w:date="2025-02-19T14:54:00Z" w16du:dateUtc="2025-02-19T09:54:00Z"/>
          <w:rFonts w:eastAsia="Times New Roman"/>
          <w:sz w:val="22"/>
          <w:rPrChange w:id="1035" w:author="Affan Anjum" w:date="2025-02-19T14:54:00Z" w16du:dateUtc="2025-02-19T09:54:00Z">
            <w:rPr>
              <w:ins w:id="1036" w:author="Affan Anjum" w:date="2025-02-19T14:54:00Z" w16du:dateUtc="2025-02-19T09:54:00Z"/>
              <w:sz w:val="22"/>
            </w:rPr>
          </w:rPrChange>
        </w:rPr>
        <w:pPrChange w:id="1037" w:author="Affan Anjum" w:date="2025-02-19T14:54:00Z" w16du:dateUtc="2025-02-19T09:54:00Z">
          <w:pPr>
            <w:pStyle w:val="ListParagraph"/>
            <w:numPr>
              <w:numId w:val="44"/>
            </w:numPr>
            <w:spacing w:after="0" w:line="240" w:lineRule="auto"/>
            <w:ind w:hanging="360"/>
            <w:contextualSpacing w:val="0"/>
          </w:pPr>
        </w:pPrChange>
      </w:pPr>
      <w:ins w:id="1038" w:author="Affan Anjum" w:date="2025-02-19T14:54:00Z" w16du:dateUtc="2025-02-19T09:54:00Z">
        <w:r w:rsidRPr="00A03E68">
          <w:rPr>
            <w:rFonts w:eastAsia="Times New Roman"/>
            <w:rPrChange w:id="1039" w:author="Affan Anjum" w:date="2025-02-19T14:54:00Z" w16du:dateUtc="2025-02-19T09:54:00Z">
              <w:rPr/>
            </w:rPrChange>
          </w:rPr>
          <w:t>The admin fees is not based on product setup rather it is based on service provider</w:t>
        </w:r>
        <w:r w:rsidR="00A03E68" w:rsidRPr="00A03E68">
          <w:rPr>
            <w:rFonts w:eastAsia="Times New Roman"/>
            <w:rPrChange w:id="1040" w:author="Affan Anjum" w:date="2025-02-19T14:54:00Z" w16du:dateUtc="2025-02-19T09:54:00Z">
              <w:rPr/>
            </w:rPrChange>
          </w:rPr>
          <w:t xml:space="preserve">, </w:t>
        </w:r>
        <w:r w:rsidR="00A03E68" w:rsidRPr="00A03E68">
          <w:rPr>
            <w:rFonts w:eastAsia="Times New Roman"/>
            <w:rPrChange w:id="1041" w:author="Affan Anjum" w:date="2025-02-19T14:54:00Z" w16du:dateUtc="2025-02-19T09:54:00Z">
              <w:rPr/>
            </w:rPrChange>
          </w:rPr>
          <w:t xml:space="preserve">Admin Fee values are based on schemes whereas in product we will set the GL in product to manage the APR &amp; this admin fee will be parked in customer repayment acc as an advance amount till the contract is generated. </w:t>
        </w:r>
      </w:ins>
    </w:p>
    <w:p w14:paraId="7A4160D2" w14:textId="28C923FF" w:rsidR="0053177D" w:rsidRDefault="0053177D" w:rsidP="004973DE">
      <w:pPr>
        <w:ind w:left="284"/>
      </w:pPr>
    </w:p>
    <w:p w14:paraId="77CBAFEC" w14:textId="615585FD" w:rsidR="004973DE" w:rsidRPr="00F43552" w:rsidRDefault="004973DE" w:rsidP="003A06C2">
      <w:pPr>
        <w:pStyle w:val="Heading2"/>
        <w:numPr>
          <w:ilvl w:val="1"/>
          <w:numId w:val="5"/>
        </w:numPr>
        <w:ind w:left="0" w:firstLine="0"/>
      </w:pPr>
      <w:bookmarkStart w:id="1042" w:name="_Toc182413972"/>
      <w:bookmarkStart w:id="1043" w:name="_Toc190103145"/>
      <w:r w:rsidRPr="00F43552">
        <w:t>E-Invoice for VAT - WS0</w:t>
      </w:r>
      <w:r w:rsidR="00806318">
        <w:t>3</w:t>
      </w:r>
      <w:r w:rsidRPr="00F43552">
        <w:t>-IJR-</w:t>
      </w:r>
      <w:r w:rsidR="00416EF9">
        <w:t>03</w:t>
      </w:r>
      <w:r w:rsidRPr="00F43552">
        <w:t>-0</w:t>
      </w:r>
      <w:bookmarkEnd w:id="1042"/>
      <w:r w:rsidR="000841E2">
        <w:t>2</w:t>
      </w:r>
      <w:bookmarkEnd w:id="1043"/>
    </w:p>
    <w:p w14:paraId="5C28F3A2" w14:textId="605F1F97" w:rsidR="004973DE" w:rsidRDefault="004973DE" w:rsidP="00CE53F1">
      <w:pPr>
        <w:ind w:left="284"/>
        <w:jc w:val="both"/>
      </w:pPr>
      <w:r>
        <w:t>E-invoice is required to be issued for VAT amount which will be sent to the customer.</w:t>
      </w:r>
      <w:r w:rsidR="00AF3808">
        <w:t xml:space="preserve"> This VAT will be applicable </w:t>
      </w:r>
      <w:r w:rsidR="000244D3">
        <w:t>on insurance and admin fee.</w:t>
      </w:r>
      <w:r>
        <w:t xml:space="preserve"> </w:t>
      </w:r>
    </w:p>
    <w:p w14:paraId="7DAEC051" w14:textId="0046E2F3" w:rsidR="5617B359" w:rsidRDefault="5617B359" w:rsidP="00555F33">
      <w:pPr>
        <w:spacing w:line="257" w:lineRule="auto"/>
        <w:ind w:firstLine="360"/>
        <w:jc w:val="both"/>
        <w:rPr>
          <w:rStyle w:val="Hyperlink"/>
          <w:rFonts w:ascii="Calibri" w:eastAsia="Calibri" w:hAnsi="Calibri" w:cs="Calibri"/>
          <w:sz w:val="22"/>
        </w:rPr>
      </w:pPr>
      <w:r w:rsidRPr="661341B2">
        <w:rPr>
          <w:rFonts w:ascii="Calibri" w:eastAsia="Calibri" w:hAnsi="Calibri" w:cs="Calibri"/>
          <w:sz w:val="22"/>
        </w:rPr>
        <w:t xml:space="preserve">File name : </w:t>
      </w:r>
      <w:hyperlink w:history="1">
        <w:r w:rsidRPr="00776FBF">
          <w:t>VAT E-Invoice Template</w:t>
        </w:r>
      </w:hyperlink>
    </w:p>
    <w:p w14:paraId="5F5A34D5" w14:textId="3F8075A0" w:rsidR="661341B2" w:rsidRDefault="5617B359" w:rsidP="00776FBF">
      <w:pPr>
        <w:spacing w:line="257" w:lineRule="auto"/>
        <w:ind w:firstLine="360"/>
        <w:jc w:val="center"/>
      </w:pPr>
      <w:r>
        <w:rPr>
          <w:noProof/>
        </w:rPr>
        <w:lastRenderedPageBreak/>
        <w:drawing>
          <wp:inline distT="0" distB="0" distL="0" distR="0" wp14:anchorId="1588F945" wp14:editId="446A9EA1">
            <wp:extent cx="980952" cy="638095"/>
            <wp:effectExtent l="0" t="0" r="0" b="0"/>
            <wp:docPr id="1887368667" name="Picture 18873686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8">
                      <a:extLst>
                        <a:ext uri="{28A0092B-C50C-407E-A947-70E740481C1C}">
                          <a14:useLocalDpi xmlns:a14="http://schemas.microsoft.com/office/drawing/2010/main" val="0"/>
                        </a:ext>
                      </a:extLst>
                    </a:blip>
                    <a:stretch>
                      <a:fillRect/>
                    </a:stretch>
                  </pic:blipFill>
                  <pic:spPr>
                    <a:xfrm>
                      <a:off x="0" y="0"/>
                      <a:ext cx="980952" cy="638095"/>
                    </a:xfrm>
                    <a:prstGeom prst="rect">
                      <a:avLst/>
                    </a:prstGeom>
                  </pic:spPr>
                </pic:pic>
              </a:graphicData>
            </a:graphic>
          </wp:inline>
        </w:drawing>
      </w:r>
    </w:p>
    <w:p w14:paraId="60D4AD3F" w14:textId="286DE3D0" w:rsidR="004973DE" w:rsidRPr="007A3D2A" w:rsidRDefault="004973DE" w:rsidP="003A06C2">
      <w:pPr>
        <w:pStyle w:val="Heading2"/>
        <w:numPr>
          <w:ilvl w:val="1"/>
          <w:numId w:val="5"/>
        </w:numPr>
        <w:ind w:left="0" w:firstLine="0"/>
        <w:rPr>
          <w:b w:val="0"/>
          <w:bCs/>
        </w:rPr>
      </w:pPr>
      <w:bookmarkStart w:id="1044" w:name="_Toc182413973"/>
      <w:bookmarkStart w:id="1045" w:name="_Toc190103146"/>
      <w:r w:rsidRPr="00F43552">
        <w:t>Routing Entry for VAT - WS0</w:t>
      </w:r>
      <w:r w:rsidR="00806318">
        <w:t>3</w:t>
      </w:r>
      <w:r w:rsidRPr="00F43552">
        <w:t>-IJR-</w:t>
      </w:r>
      <w:r w:rsidR="001637DF">
        <w:t>06</w:t>
      </w:r>
      <w:r w:rsidRPr="00F43552">
        <w:t>-0</w:t>
      </w:r>
      <w:r w:rsidR="001637DF">
        <w:t>1</w:t>
      </w:r>
      <w:bookmarkEnd w:id="1044"/>
      <w:bookmarkEnd w:id="1045"/>
    </w:p>
    <w:p w14:paraId="5A07217A" w14:textId="50A19B88" w:rsidR="004973DE" w:rsidRDefault="004973DE" w:rsidP="004973DE">
      <w:pPr>
        <w:ind w:left="284"/>
      </w:pPr>
      <w:r>
        <w:t>Routing entry for VAT needs to be create as stated in (</w:t>
      </w:r>
      <w:ins w:id="1046" w:author="Farhan Ullah Khan" w:date="2025-02-10T17:00:00Z">
        <w:r w:rsidR="00737CDB" w:rsidRPr="00737CDB">
          <w:t>Day9- Proposed E2E Acct. Ent.</w:t>
        </w:r>
      </w:ins>
      <w:del w:id="1047" w:author="Farhan Ullah Khan" w:date="2025-02-10T17:00:00Z">
        <w:r w:rsidDel="00436961">
          <w:delText>Ijarah Accounting Entries v5.4</w:delText>
        </w:r>
      </w:del>
      <w:r>
        <w:t>)</w:t>
      </w:r>
    </w:p>
    <w:p w14:paraId="4235FCAE" w14:textId="028C1159" w:rsidR="13FACAB5" w:rsidRDefault="13FACAB5" w:rsidP="0013249E">
      <w:pPr>
        <w:pStyle w:val="Heading3"/>
        <w:numPr>
          <w:ilvl w:val="0"/>
          <w:numId w:val="0"/>
        </w:numPr>
        <w:ind w:left="284"/>
      </w:pPr>
      <w:bookmarkStart w:id="1048" w:name="_Toc190103147"/>
      <w:r w:rsidRPr="661341B2">
        <w:t>Worksheet details:</w:t>
      </w:r>
      <w:bookmarkEnd w:id="1048"/>
    </w:p>
    <w:p w14:paraId="1C971584" w14:textId="10A537BC" w:rsidR="13FACAB5" w:rsidRDefault="13FACAB5" w:rsidP="003A06C2">
      <w:pPr>
        <w:pStyle w:val="NoSpacing"/>
        <w:ind w:left="360"/>
      </w:pPr>
      <w:r w:rsidRPr="661341B2">
        <w:t xml:space="preserve">File </w:t>
      </w:r>
      <w:r w:rsidR="00414799">
        <w:t>N</w:t>
      </w:r>
      <w:r w:rsidRPr="661341B2">
        <w:t>ame</w:t>
      </w:r>
      <w:r w:rsidR="00414799">
        <w:t>:</w:t>
      </w:r>
      <w:r w:rsidRPr="661341B2">
        <w:t xml:space="preserve"> Ijarah Working Sheet</w:t>
      </w:r>
    </w:p>
    <w:p w14:paraId="210D7A27" w14:textId="54FC58F4" w:rsidR="13FACAB5" w:rsidRDefault="13FACAB5" w:rsidP="003A06C2">
      <w:pPr>
        <w:pStyle w:val="NoSpacing"/>
        <w:ind w:left="360"/>
      </w:pPr>
      <w:r w:rsidRPr="661341B2">
        <w:t xml:space="preserve">Sheet </w:t>
      </w:r>
      <w:r w:rsidR="00414799">
        <w:t>N</w:t>
      </w:r>
      <w:r w:rsidRPr="661341B2">
        <w:t>ame</w:t>
      </w:r>
      <w:r w:rsidR="00414799">
        <w:t>:</w:t>
      </w:r>
      <w:r w:rsidRPr="661341B2">
        <w:t xml:space="preserve"> Day9- Proposed E2E Acct. Ent.</w:t>
      </w:r>
    </w:p>
    <w:p w14:paraId="28558332" w14:textId="570E0453" w:rsidR="004973DE" w:rsidRPr="00F43552" w:rsidRDefault="004973DE" w:rsidP="002E001B">
      <w:pPr>
        <w:pStyle w:val="Heading2"/>
        <w:numPr>
          <w:ilvl w:val="1"/>
          <w:numId w:val="5"/>
        </w:numPr>
        <w:ind w:left="0" w:firstLine="0"/>
      </w:pPr>
      <w:bookmarkStart w:id="1049" w:name="_Toc182413974"/>
      <w:bookmarkStart w:id="1050" w:name="_Toc190103148"/>
      <w:r w:rsidRPr="00F43552">
        <w:t>Calculate Insurance Balance - WS0</w:t>
      </w:r>
      <w:r w:rsidR="00806318">
        <w:t>3</w:t>
      </w:r>
      <w:r w:rsidRPr="00F43552">
        <w:t>-IJR-</w:t>
      </w:r>
      <w:ins w:id="1051" w:author="Farhan Ullah Khan" w:date="2025-02-10T19:20:00Z">
        <w:r w:rsidR="006F32C5">
          <w:t>1</w:t>
        </w:r>
      </w:ins>
      <w:r w:rsidR="00C63A23">
        <w:t>0</w:t>
      </w:r>
      <w:del w:id="1052" w:author="Farhan Ullah Khan" w:date="2025-02-10T19:20:00Z">
        <w:r w:rsidRPr="00F43552" w:rsidDel="006F32C5">
          <w:delText>8</w:delText>
        </w:r>
      </w:del>
      <w:r w:rsidRPr="00F43552">
        <w:t>-01</w:t>
      </w:r>
      <w:bookmarkEnd w:id="1049"/>
      <w:bookmarkEnd w:id="1050"/>
    </w:p>
    <w:p w14:paraId="7396D826" w14:textId="168536ED" w:rsidR="004973DE" w:rsidRDefault="004973DE" w:rsidP="4578B8FE">
      <w:pPr>
        <w:ind w:left="284"/>
        <w:jc w:val="both"/>
      </w:pPr>
      <w:r>
        <w:t xml:space="preserve">A routine </w:t>
      </w:r>
      <w:r w:rsidR="7E90E339">
        <w:t>needs</w:t>
      </w:r>
      <w:r>
        <w:t xml:space="preserve"> to be developed for calculating insurance balance (payable/receivable) for </w:t>
      </w:r>
      <w:ins w:id="1053" w:author="Affan Anjum" w:date="2025-01-07T19:57:00Z">
        <w:r w:rsidR="005B640D">
          <w:t xml:space="preserve">normal maturity, </w:t>
        </w:r>
      </w:ins>
      <w:r>
        <w:t>early settlement cases and total loss</w:t>
      </w:r>
      <w:r w:rsidR="0FE6A703">
        <w:t>.</w:t>
      </w:r>
    </w:p>
    <w:p w14:paraId="446FCB05" w14:textId="30271220" w:rsidR="0FE6A703" w:rsidRDefault="0FE6A703" w:rsidP="00352A03">
      <w:pPr>
        <w:pStyle w:val="Heading3"/>
        <w:numPr>
          <w:ilvl w:val="2"/>
          <w:numId w:val="5"/>
        </w:numPr>
        <w:ind w:left="360" w:firstLine="0"/>
      </w:pPr>
      <w:bookmarkStart w:id="1054" w:name="_Toc190103149"/>
      <w:r w:rsidRPr="661341B2">
        <w:t>Worksheet details:</w:t>
      </w:r>
      <w:bookmarkEnd w:id="1054"/>
    </w:p>
    <w:p w14:paraId="6E04D628" w14:textId="122B2426" w:rsidR="0FE6A703" w:rsidRDefault="0FE6A703" w:rsidP="00352A03">
      <w:pPr>
        <w:pStyle w:val="NoSpacing"/>
        <w:ind w:left="360"/>
      </w:pPr>
      <w:r w:rsidRPr="661341B2">
        <w:t xml:space="preserve">File </w:t>
      </w:r>
      <w:r w:rsidR="00300384">
        <w:t>N</w:t>
      </w:r>
      <w:r w:rsidRPr="661341B2">
        <w:t>ame</w:t>
      </w:r>
      <w:r w:rsidR="00300384">
        <w:t>:</w:t>
      </w:r>
      <w:r w:rsidRPr="661341B2">
        <w:t xml:space="preserve"> Ijarah Working Sheet</w:t>
      </w:r>
    </w:p>
    <w:p w14:paraId="35C8E5CD" w14:textId="0619306A" w:rsidR="0FE6A703" w:rsidRDefault="0FE6A703" w:rsidP="00352A03">
      <w:pPr>
        <w:pStyle w:val="NoSpacing"/>
        <w:ind w:left="360"/>
      </w:pPr>
      <w:r w:rsidRPr="661341B2">
        <w:t xml:space="preserve">Sheet </w:t>
      </w:r>
      <w:r w:rsidR="00300384">
        <w:t>N</w:t>
      </w:r>
      <w:r w:rsidRPr="661341B2">
        <w:t>ame</w:t>
      </w:r>
      <w:r w:rsidR="00300384">
        <w:t>:</w:t>
      </w:r>
      <w:r w:rsidRPr="661341B2">
        <w:t xml:space="preserve"> Day4-Insurance entries</w:t>
      </w:r>
    </w:p>
    <w:p w14:paraId="7CEF127A" w14:textId="45645CB1" w:rsidR="004973DE" w:rsidRPr="00F43552" w:rsidRDefault="004973DE" w:rsidP="002E001B">
      <w:pPr>
        <w:pStyle w:val="Heading2"/>
        <w:numPr>
          <w:ilvl w:val="1"/>
          <w:numId w:val="5"/>
        </w:numPr>
        <w:ind w:left="0" w:firstLine="0"/>
      </w:pPr>
      <w:bookmarkStart w:id="1055" w:name="_Toc182413975"/>
      <w:bookmarkStart w:id="1056" w:name="_Toc190103150"/>
      <w:r w:rsidRPr="00F43552">
        <w:t xml:space="preserve">Accident Stop </w:t>
      </w:r>
      <w:r w:rsidR="00300384">
        <w:t>I</w:t>
      </w:r>
      <w:r w:rsidRPr="00F43552">
        <w:t>nstallment - WS0</w:t>
      </w:r>
      <w:r w:rsidR="00806318">
        <w:t>3</w:t>
      </w:r>
      <w:r w:rsidRPr="00F43552">
        <w:t>-IJR-</w:t>
      </w:r>
      <w:r w:rsidR="00F21836">
        <w:t>06</w:t>
      </w:r>
      <w:r w:rsidRPr="00F43552">
        <w:t>-0</w:t>
      </w:r>
      <w:r w:rsidR="00F21836">
        <w:t>2</w:t>
      </w:r>
      <w:bookmarkEnd w:id="1055"/>
      <w:bookmarkEnd w:id="1056"/>
    </w:p>
    <w:p w14:paraId="7AA4C914" w14:textId="02F38F00" w:rsidR="004973DE" w:rsidRDefault="004973DE" w:rsidP="004973DE">
      <w:pPr>
        <w:ind w:left="284"/>
      </w:pPr>
      <w:r w:rsidRPr="001735FD">
        <w:t>No more instalments should be generated after date of accident, means update profit rate as 0% on contract.</w:t>
      </w:r>
      <w:r w:rsidR="00F43712">
        <w:t xml:space="preserve"> A version needs to be given to enable </w:t>
      </w:r>
      <w:r w:rsidR="000250C3">
        <w:t>user to change interest rate as zero, along with change of schedule.</w:t>
      </w:r>
    </w:p>
    <w:p w14:paraId="1EC300B9" w14:textId="655FDDEC" w:rsidR="004973DE" w:rsidRPr="00F43552" w:rsidRDefault="004973DE" w:rsidP="002E001B">
      <w:pPr>
        <w:pStyle w:val="Heading2"/>
        <w:numPr>
          <w:ilvl w:val="1"/>
          <w:numId w:val="5"/>
        </w:numPr>
        <w:ind w:left="0" w:firstLine="0"/>
      </w:pPr>
      <w:bookmarkStart w:id="1057" w:name="_Toc182413976"/>
      <w:bookmarkStart w:id="1058" w:name="_Toc190103151"/>
      <w:r w:rsidRPr="00F43552">
        <w:t xml:space="preserve">Insurance configuration </w:t>
      </w:r>
      <w:r w:rsidRPr="000A6F3D">
        <w:rPr>
          <w:bCs/>
        </w:rPr>
        <w:t>WS0</w:t>
      </w:r>
      <w:r w:rsidR="00806318">
        <w:rPr>
          <w:bCs/>
        </w:rPr>
        <w:t>3</w:t>
      </w:r>
      <w:r w:rsidRPr="000A6F3D">
        <w:rPr>
          <w:bCs/>
        </w:rPr>
        <w:t>-IJR-</w:t>
      </w:r>
      <w:r w:rsidR="00B64F9D">
        <w:rPr>
          <w:bCs/>
        </w:rPr>
        <w:t>06</w:t>
      </w:r>
      <w:r w:rsidRPr="000A6F3D">
        <w:rPr>
          <w:bCs/>
        </w:rPr>
        <w:t>-</w:t>
      </w:r>
      <w:r w:rsidRPr="00B64F9D">
        <w:t>0</w:t>
      </w:r>
      <w:r w:rsidR="00B64F9D" w:rsidRPr="00B64F9D">
        <w:t>3</w:t>
      </w:r>
      <w:r w:rsidRPr="00B64F9D">
        <w:t xml:space="preserve"> to WS0</w:t>
      </w:r>
      <w:r w:rsidR="00806318">
        <w:t>3</w:t>
      </w:r>
      <w:r w:rsidRPr="00B64F9D">
        <w:t>-IJR-</w:t>
      </w:r>
      <w:r w:rsidR="00B64F9D">
        <w:t>06</w:t>
      </w:r>
      <w:r w:rsidRPr="00B64F9D">
        <w:t>-</w:t>
      </w:r>
      <w:r w:rsidR="00B64F9D">
        <w:t>07</w:t>
      </w:r>
      <w:bookmarkEnd w:id="1057"/>
      <w:bookmarkEnd w:id="1058"/>
    </w:p>
    <w:p w14:paraId="39FF87CF" w14:textId="55085626" w:rsidR="004973DE" w:rsidRDefault="004973DE" w:rsidP="003507F8">
      <w:pPr>
        <w:pStyle w:val="ListParagraph"/>
        <w:numPr>
          <w:ilvl w:val="0"/>
          <w:numId w:val="10"/>
        </w:numPr>
        <w:ind w:left="284" w:firstLine="0"/>
        <w:jc w:val="both"/>
      </w:pPr>
      <w:r w:rsidRPr="000A6F3D">
        <w:rPr>
          <w:b/>
          <w:bCs/>
        </w:rPr>
        <w:t>WS0</w:t>
      </w:r>
      <w:r w:rsidR="00806318">
        <w:rPr>
          <w:b/>
          <w:bCs/>
        </w:rPr>
        <w:t>3</w:t>
      </w:r>
      <w:r w:rsidRPr="000A6F3D">
        <w:rPr>
          <w:b/>
          <w:bCs/>
        </w:rPr>
        <w:t>-IJR-</w:t>
      </w:r>
      <w:r w:rsidR="00B64F9D">
        <w:rPr>
          <w:b/>
          <w:bCs/>
        </w:rPr>
        <w:t>06</w:t>
      </w:r>
      <w:r w:rsidRPr="000A6F3D">
        <w:rPr>
          <w:b/>
          <w:bCs/>
        </w:rPr>
        <w:t>-</w:t>
      </w:r>
      <w:r>
        <w:rPr>
          <w:b/>
          <w:bCs/>
        </w:rPr>
        <w:t>0</w:t>
      </w:r>
      <w:r w:rsidR="00B64F9D">
        <w:rPr>
          <w:b/>
          <w:bCs/>
        </w:rPr>
        <w:t>3</w:t>
      </w:r>
      <w:r>
        <w:rPr>
          <w:b/>
          <w:bCs/>
        </w:rPr>
        <w:t xml:space="preserve"> - </w:t>
      </w:r>
      <w:r>
        <w:t>Insurance Cost will be booked upfront and amortized on a yearly basis. (</w:t>
      </w:r>
      <w:r w:rsidR="006E33CF">
        <w:t>Note for technical SA Team, it is a credit charge on AA</w:t>
      </w:r>
      <w:r>
        <w:t>)</w:t>
      </w:r>
    </w:p>
    <w:p w14:paraId="1B09D86F" w14:textId="3BDDE55E" w:rsidR="004973DE" w:rsidRDefault="004973DE" w:rsidP="003507F8">
      <w:pPr>
        <w:pStyle w:val="ListParagraph"/>
        <w:numPr>
          <w:ilvl w:val="0"/>
          <w:numId w:val="10"/>
        </w:numPr>
        <w:ind w:left="284" w:firstLine="0"/>
        <w:jc w:val="both"/>
      </w:pPr>
      <w:r w:rsidRPr="000A6F3D">
        <w:rPr>
          <w:b/>
          <w:bCs/>
        </w:rPr>
        <w:t>WS0</w:t>
      </w:r>
      <w:r w:rsidR="00806318">
        <w:rPr>
          <w:b/>
          <w:bCs/>
        </w:rPr>
        <w:t>3</w:t>
      </w:r>
      <w:r w:rsidRPr="000A6F3D">
        <w:rPr>
          <w:b/>
          <w:bCs/>
        </w:rPr>
        <w:t>-IJR-</w:t>
      </w:r>
      <w:r w:rsidR="00B64F9D">
        <w:rPr>
          <w:b/>
          <w:bCs/>
        </w:rPr>
        <w:t>06</w:t>
      </w:r>
      <w:r w:rsidRPr="000A6F3D">
        <w:rPr>
          <w:b/>
          <w:bCs/>
        </w:rPr>
        <w:t>-</w:t>
      </w:r>
      <w:r>
        <w:rPr>
          <w:b/>
          <w:bCs/>
        </w:rPr>
        <w:t>0</w:t>
      </w:r>
      <w:r w:rsidR="00B64F9D">
        <w:rPr>
          <w:b/>
          <w:bCs/>
        </w:rPr>
        <w:t>4</w:t>
      </w:r>
      <w:r>
        <w:rPr>
          <w:b/>
          <w:bCs/>
        </w:rPr>
        <w:t xml:space="preserve"> - </w:t>
      </w:r>
      <w:r>
        <w:t>Insurance Revenue will be configuring as a monthly charge which will be accrued on a daily basis. (</w:t>
      </w:r>
      <w:r w:rsidR="006E33CF">
        <w:t>Note for technical SA Team, it is a debit charge on AA</w:t>
      </w:r>
      <w:r>
        <w:t>)</w:t>
      </w:r>
    </w:p>
    <w:p w14:paraId="63C0D1B2" w14:textId="6E4DB416" w:rsidR="004973DE" w:rsidRDefault="004973DE" w:rsidP="003507F8">
      <w:pPr>
        <w:pStyle w:val="ListParagraph"/>
        <w:numPr>
          <w:ilvl w:val="0"/>
          <w:numId w:val="10"/>
        </w:numPr>
        <w:ind w:left="284" w:firstLine="0"/>
        <w:jc w:val="both"/>
      </w:pPr>
      <w:r w:rsidRPr="000A6F3D">
        <w:rPr>
          <w:b/>
          <w:bCs/>
        </w:rPr>
        <w:t>WS0</w:t>
      </w:r>
      <w:r w:rsidR="00806318">
        <w:rPr>
          <w:b/>
          <w:bCs/>
        </w:rPr>
        <w:t>3</w:t>
      </w:r>
      <w:r w:rsidRPr="000A6F3D">
        <w:rPr>
          <w:b/>
          <w:bCs/>
        </w:rPr>
        <w:t>-IJR-</w:t>
      </w:r>
      <w:r w:rsidR="00B64F9D">
        <w:rPr>
          <w:b/>
          <w:bCs/>
        </w:rPr>
        <w:t>06</w:t>
      </w:r>
      <w:r w:rsidRPr="000A6F3D">
        <w:rPr>
          <w:b/>
          <w:bCs/>
        </w:rPr>
        <w:t>-</w:t>
      </w:r>
      <w:r>
        <w:rPr>
          <w:b/>
          <w:bCs/>
        </w:rPr>
        <w:t>0</w:t>
      </w:r>
      <w:r w:rsidR="00B64F9D">
        <w:rPr>
          <w:b/>
          <w:bCs/>
        </w:rPr>
        <w:t>5</w:t>
      </w:r>
      <w:r>
        <w:rPr>
          <w:b/>
          <w:bCs/>
        </w:rPr>
        <w:t xml:space="preserve"> - </w:t>
      </w:r>
      <w:r>
        <w:t>For early settlement there will be routine to calculate the amount of insurance balance by comparing the amount of Insurance Cost paid from template and subtract the monthly charge (insurance revenue).</w:t>
      </w:r>
      <w:r w:rsidR="000B4836">
        <w:t xml:space="preserve"> For calculation of insurance please refer to </w:t>
      </w:r>
      <w:r w:rsidR="002C275B">
        <w:t>section 8.6</w:t>
      </w:r>
    </w:p>
    <w:p w14:paraId="77397C6B" w14:textId="370089E7" w:rsidR="004973DE" w:rsidRDefault="004973DE" w:rsidP="003507F8">
      <w:pPr>
        <w:pStyle w:val="ListParagraph"/>
        <w:numPr>
          <w:ilvl w:val="0"/>
          <w:numId w:val="10"/>
        </w:numPr>
        <w:ind w:left="284" w:firstLine="0"/>
        <w:jc w:val="both"/>
      </w:pPr>
      <w:r w:rsidRPr="000A6F3D">
        <w:rPr>
          <w:b/>
          <w:bCs/>
        </w:rPr>
        <w:t>WS0</w:t>
      </w:r>
      <w:r w:rsidR="00806318">
        <w:rPr>
          <w:b/>
          <w:bCs/>
        </w:rPr>
        <w:t>3</w:t>
      </w:r>
      <w:r w:rsidRPr="000A6F3D">
        <w:rPr>
          <w:b/>
          <w:bCs/>
        </w:rPr>
        <w:t>-IJR-</w:t>
      </w:r>
      <w:r w:rsidR="00B64F9D">
        <w:rPr>
          <w:b/>
          <w:bCs/>
        </w:rPr>
        <w:t>06</w:t>
      </w:r>
      <w:r w:rsidRPr="000A6F3D">
        <w:rPr>
          <w:b/>
          <w:bCs/>
        </w:rPr>
        <w:t>-</w:t>
      </w:r>
      <w:r w:rsidR="00B64F9D">
        <w:rPr>
          <w:b/>
          <w:bCs/>
        </w:rPr>
        <w:t>06</w:t>
      </w:r>
      <w:r>
        <w:rPr>
          <w:b/>
          <w:bCs/>
        </w:rPr>
        <w:t xml:space="preserve"> - </w:t>
      </w:r>
      <w:r>
        <w:t>VAT E invoice will be generated on monthly basis i.e. on instalment date.</w:t>
      </w:r>
      <w:r w:rsidR="00767D84">
        <w:t xml:space="preserve"> For </w:t>
      </w:r>
      <w:r w:rsidR="00F34FED">
        <w:t>invoice format please refer to section 8.4</w:t>
      </w:r>
    </w:p>
    <w:p w14:paraId="7366FE24" w14:textId="4EFE1DBB" w:rsidR="004973DE" w:rsidRDefault="004973DE" w:rsidP="003507F8">
      <w:pPr>
        <w:pStyle w:val="ListParagraph"/>
        <w:numPr>
          <w:ilvl w:val="0"/>
          <w:numId w:val="10"/>
        </w:numPr>
        <w:ind w:left="284" w:firstLine="0"/>
        <w:jc w:val="both"/>
      </w:pPr>
      <w:r w:rsidRPr="000A6F3D">
        <w:rPr>
          <w:b/>
          <w:bCs/>
        </w:rPr>
        <w:t>WS0</w:t>
      </w:r>
      <w:r w:rsidR="00806318">
        <w:rPr>
          <w:b/>
          <w:bCs/>
        </w:rPr>
        <w:t>3</w:t>
      </w:r>
      <w:r w:rsidRPr="000A6F3D">
        <w:rPr>
          <w:b/>
          <w:bCs/>
        </w:rPr>
        <w:t>-IJR-</w:t>
      </w:r>
      <w:r w:rsidR="00B64F9D">
        <w:rPr>
          <w:b/>
          <w:bCs/>
        </w:rPr>
        <w:t>06</w:t>
      </w:r>
      <w:r w:rsidRPr="000A6F3D">
        <w:rPr>
          <w:b/>
          <w:bCs/>
        </w:rPr>
        <w:t>-</w:t>
      </w:r>
      <w:r w:rsidR="00B64F9D">
        <w:rPr>
          <w:b/>
          <w:bCs/>
        </w:rPr>
        <w:t>0</w:t>
      </w:r>
      <w:r w:rsidR="00806318">
        <w:rPr>
          <w:b/>
          <w:bCs/>
        </w:rPr>
        <w:t>7</w:t>
      </w:r>
      <w:r>
        <w:rPr>
          <w:b/>
          <w:bCs/>
        </w:rPr>
        <w:t xml:space="preserve"> - </w:t>
      </w:r>
      <w:r>
        <w:t>An enquiry needs to be developed to determine the total</w:t>
      </w:r>
      <w:r w:rsidR="003507F8">
        <w:t>-</w:t>
      </w:r>
      <w:r w:rsidR="00291856">
        <w:t>l</w:t>
      </w:r>
      <w:r>
        <w:t>os</w:t>
      </w:r>
      <w:r w:rsidR="000F7878">
        <w:t>s</w:t>
      </w:r>
      <w:r>
        <w:t xml:space="preserve"> of any arrangement for which a local template is required. </w:t>
      </w:r>
      <w:r w:rsidR="00D312C1">
        <w:t>Pease refer to section 8.2</w:t>
      </w:r>
      <w:ins w:id="1059" w:author="Farhan Ullah Khan" w:date="2025-02-10T17:38:00Z">
        <w:r w:rsidR="0091793A">
          <w:t>6</w:t>
        </w:r>
      </w:ins>
      <w:del w:id="1060" w:author="Farhan Ullah Khan" w:date="2025-02-10T17:38:00Z">
        <w:r w:rsidR="00D312C1" w:rsidDel="0091793A">
          <w:delText>7</w:delText>
        </w:r>
      </w:del>
      <w:r w:rsidR="00D312C1">
        <w:t>.</w:t>
      </w:r>
    </w:p>
    <w:p w14:paraId="25E15F37" w14:textId="77777777" w:rsidR="00957E5A" w:rsidRDefault="00957E5A" w:rsidP="00957E5A">
      <w:pPr>
        <w:pStyle w:val="Heading3"/>
        <w:numPr>
          <w:ilvl w:val="2"/>
          <w:numId w:val="5"/>
        </w:numPr>
        <w:ind w:left="360" w:firstLine="0"/>
      </w:pPr>
      <w:bookmarkStart w:id="1061" w:name="_Toc190103152"/>
      <w:r w:rsidRPr="661341B2">
        <w:t>Worksheet details:</w:t>
      </w:r>
      <w:bookmarkEnd w:id="1061"/>
    </w:p>
    <w:p w14:paraId="4BEC54C5" w14:textId="2432C344" w:rsidR="00386B6F" w:rsidRPr="00386B6F" w:rsidRDefault="00386B6F" w:rsidP="001735FD">
      <w:r>
        <w:t>For all above points, below is reference excel.</w:t>
      </w:r>
    </w:p>
    <w:p w14:paraId="520E7DE5" w14:textId="77777777" w:rsidR="00957E5A" w:rsidRDefault="00957E5A" w:rsidP="00957E5A">
      <w:pPr>
        <w:pStyle w:val="NoSpacing"/>
        <w:ind w:left="360"/>
      </w:pPr>
      <w:r w:rsidRPr="661341B2">
        <w:t xml:space="preserve">File </w:t>
      </w:r>
      <w:r>
        <w:t>N</w:t>
      </w:r>
      <w:r w:rsidRPr="661341B2">
        <w:t>ame</w:t>
      </w:r>
      <w:r>
        <w:t>:</w:t>
      </w:r>
      <w:r w:rsidRPr="661341B2">
        <w:t xml:space="preserve"> Ijarah Working Sheet</w:t>
      </w:r>
    </w:p>
    <w:p w14:paraId="1100ADE2" w14:textId="78F96845" w:rsidR="00957E5A" w:rsidRDefault="00957E5A" w:rsidP="00957E5A">
      <w:pPr>
        <w:pStyle w:val="NoSpacing"/>
        <w:ind w:left="360"/>
      </w:pPr>
      <w:r w:rsidRPr="661341B2">
        <w:t xml:space="preserve">Sheet </w:t>
      </w:r>
      <w:r>
        <w:t>N</w:t>
      </w:r>
      <w:r w:rsidRPr="661341B2">
        <w:t>ame</w:t>
      </w:r>
      <w:r>
        <w:t>:</w:t>
      </w:r>
      <w:r w:rsidRPr="661341B2">
        <w:t xml:space="preserve"> </w:t>
      </w:r>
      <w:del w:id="1062" w:author="Farhan Ullah Khan" w:date="2025-02-10T17:39:00Z">
        <w:r w:rsidRPr="661341B2" w:rsidDel="001377FE">
          <w:delText>Day</w:delText>
        </w:r>
        <w:r w:rsidDel="001377FE">
          <w:delText>9- proposed E2E Acct.Ent</w:delText>
        </w:r>
        <w:r w:rsidR="008E554D" w:rsidDel="001377FE">
          <w:delText>.</w:delText>
        </w:r>
      </w:del>
      <w:ins w:id="1063" w:author="Farhan Ullah Khan" w:date="2025-02-10T17:40:00Z">
        <w:r w:rsidR="001377FE">
          <w:t xml:space="preserve"> </w:t>
        </w:r>
        <w:r w:rsidR="001377FE" w:rsidRPr="00DE517E">
          <w:t>Day9- Proposed E2E Acct. Ent.</w:t>
        </w:r>
        <w:r w:rsidR="00FF5F46">
          <w:t xml:space="preserve"> (for a &amp; b)</w:t>
        </w:r>
      </w:ins>
      <w:ins w:id="1064" w:author="Farhan Ullah Khan" w:date="2025-02-10T17:39:00Z">
        <w:r w:rsidR="00DE517E">
          <w:t xml:space="preserve">, </w:t>
        </w:r>
        <w:r w:rsidR="00DE517E" w:rsidRPr="00DE517E">
          <w:t>Day-1 Insurance</w:t>
        </w:r>
      </w:ins>
      <w:ins w:id="1065" w:author="Farhan Ullah Khan" w:date="2025-02-10T17:40:00Z">
        <w:r w:rsidR="00FF5F46">
          <w:t xml:space="preserve"> (fo</w:t>
        </w:r>
      </w:ins>
      <w:ins w:id="1066" w:author="Farhan Ullah Khan" w:date="2025-02-10T17:41:00Z">
        <w:r w:rsidR="00FF5F46">
          <w:t>r c)</w:t>
        </w:r>
      </w:ins>
      <w:ins w:id="1067" w:author="Farhan Ullah Khan" w:date="2025-02-10T17:40:00Z">
        <w:r w:rsidR="001377FE">
          <w:t>,</w:t>
        </w:r>
      </w:ins>
      <w:ins w:id="1068" w:author="Farhan Ullah Khan" w:date="2025-02-10T17:39:00Z">
        <w:r w:rsidR="00DE517E">
          <w:t xml:space="preserve"> </w:t>
        </w:r>
      </w:ins>
    </w:p>
    <w:p w14:paraId="5130B339" w14:textId="19406495" w:rsidR="004973DE" w:rsidRPr="00F43552" w:rsidRDefault="004973DE" w:rsidP="002E001B">
      <w:pPr>
        <w:pStyle w:val="Heading2"/>
        <w:numPr>
          <w:ilvl w:val="1"/>
          <w:numId w:val="5"/>
        </w:numPr>
        <w:ind w:left="0" w:firstLine="0"/>
      </w:pPr>
      <w:bookmarkStart w:id="1069" w:name="_Toc182413977"/>
      <w:bookmarkStart w:id="1070" w:name="_Toc190103153"/>
      <w:r w:rsidRPr="00F43552">
        <w:t>STMT Transaction - WS0</w:t>
      </w:r>
      <w:r w:rsidR="00806318">
        <w:t>3</w:t>
      </w:r>
      <w:r w:rsidRPr="00F43552">
        <w:t>-IJR-</w:t>
      </w:r>
      <w:r w:rsidR="004F000D">
        <w:t>06</w:t>
      </w:r>
      <w:r w:rsidRPr="00F43552">
        <w:t>-0</w:t>
      </w:r>
      <w:r w:rsidR="004F000D">
        <w:t>8</w:t>
      </w:r>
      <w:bookmarkEnd w:id="1069"/>
      <w:bookmarkEnd w:id="1070"/>
    </w:p>
    <w:p w14:paraId="54586D32" w14:textId="501E97EF" w:rsidR="004973DE" w:rsidRDefault="004973DE" w:rsidP="004973DE">
      <w:pPr>
        <w:ind w:left="284"/>
      </w:pPr>
      <w:r>
        <w:t>For every Transaction in STMT, TA need</w:t>
      </w:r>
      <w:r w:rsidR="00E9413E">
        <w:t>s</w:t>
      </w:r>
      <w:r>
        <w:t xml:space="preserve"> IS CONTRACT, APPLICATION ID, SA</w:t>
      </w:r>
      <w:r w:rsidR="00A25381">
        <w:t>DDAD</w:t>
      </w:r>
      <w:r>
        <w:t xml:space="preserve"> Reference</w:t>
      </w:r>
      <w:r w:rsidR="00A25381">
        <w:t>.</w:t>
      </w:r>
      <w:r w:rsidR="00856216">
        <w:t xml:space="preserve"> this is important for reporting purpose.</w:t>
      </w:r>
    </w:p>
    <w:p w14:paraId="5F61E8AF" w14:textId="510AEE1A" w:rsidR="004973DE" w:rsidRPr="00F43552" w:rsidRDefault="004973DE" w:rsidP="002E001B">
      <w:pPr>
        <w:pStyle w:val="Heading2"/>
        <w:numPr>
          <w:ilvl w:val="1"/>
          <w:numId w:val="5"/>
        </w:numPr>
        <w:ind w:left="0" w:firstLine="0"/>
      </w:pPr>
      <w:bookmarkStart w:id="1071" w:name="_Toc182413978"/>
      <w:bookmarkStart w:id="1072" w:name="_Toc190103154"/>
      <w:r w:rsidRPr="00F43552">
        <w:lastRenderedPageBreak/>
        <w:t xml:space="preserve">Reversal for Asset </w:t>
      </w:r>
      <w:r>
        <w:t xml:space="preserve">Capture </w:t>
      </w:r>
      <w:r w:rsidRPr="00F43552">
        <w:t>and IS Contract - WS0</w:t>
      </w:r>
      <w:r w:rsidR="00301BFD">
        <w:t>3</w:t>
      </w:r>
      <w:r w:rsidRPr="00F43552">
        <w:t>-IJR-0</w:t>
      </w:r>
      <w:r w:rsidR="00301BFD">
        <w:t>3</w:t>
      </w:r>
      <w:r w:rsidRPr="00F43552">
        <w:t>-0</w:t>
      </w:r>
      <w:bookmarkEnd w:id="1071"/>
      <w:r w:rsidR="000841E2">
        <w:t>3</w:t>
      </w:r>
      <w:bookmarkEnd w:id="1072"/>
    </w:p>
    <w:p w14:paraId="4A287364" w14:textId="2F8644FA" w:rsidR="004973DE" w:rsidRDefault="004973DE" w:rsidP="004973DE">
      <w:pPr>
        <w:ind w:left="284"/>
      </w:pPr>
      <w:r>
        <w:t>After Asset Capture and IS Contract creation, reversal is also required.</w:t>
      </w:r>
      <w:r w:rsidR="00544A0F">
        <w:t xml:space="preserve"> This is part of core.</w:t>
      </w:r>
    </w:p>
    <w:p w14:paraId="0CDF99CC" w14:textId="7A895A26" w:rsidR="004973DE" w:rsidRPr="00F43552" w:rsidRDefault="004973DE" w:rsidP="002E001B">
      <w:pPr>
        <w:pStyle w:val="Heading2"/>
        <w:numPr>
          <w:ilvl w:val="1"/>
          <w:numId w:val="5"/>
        </w:numPr>
        <w:ind w:left="0" w:firstLine="0"/>
      </w:pPr>
      <w:bookmarkStart w:id="1073" w:name="_Toc182413979"/>
      <w:bookmarkStart w:id="1074" w:name="_Toc190103155"/>
      <w:r w:rsidRPr="00F43552">
        <w:t>Expiry of Repayment Schedule - WS0</w:t>
      </w:r>
      <w:r w:rsidR="004B4733">
        <w:t>3</w:t>
      </w:r>
      <w:r w:rsidRPr="00F43552">
        <w:t>-IJR-</w:t>
      </w:r>
      <w:r w:rsidR="00B952F1">
        <w:t>02</w:t>
      </w:r>
      <w:r w:rsidRPr="00F43552">
        <w:t>-0</w:t>
      </w:r>
      <w:r w:rsidR="004B4733">
        <w:t>3</w:t>
      </w:r>
      <w:bookmarkEnd w:id="1073"/>
      <w:bookmarkEnd w:id="1074"/>
    </w:p>
    <w:p w14:paraId="791BF21C" w14:textId="05008530" w:rsidR="004973DE" w:rsidRDefault="00E62C6E" w:rsidP="00B952F1">
      <w:pPr>
        <w:ind w:left="284"/>
        <w:jc w:val="both"/>
      </w:pPr>
      <w:r>
        <w:t xml:space="preserve">AA financing will be opened </w:t>
      </w:r>
      <w:r w:rsidR="00945E0C">
        <w:t>through manual user intervention with minimum input</w:t>
      </w:r>
      <w:r w:rsidR="004973DE">
        <w:t>.</w:t>
      </w:r>
      <w:r w:rsidR="005927F0">
        <w:t xml:space="preserve"> </w:t>
      </w:r>
      <w:r w:rsidR="0026600D">
        <w:t xml:space="preserve">At this stage system will create </w:t>
      </w:r>
      <w:r w:rsidR="00254845">
        <w:t>repayment schedule along with all financials including APR.</w:t>
      </w:r>
    </w:p>
    <w:p w14:paraId="5B9DA2BD" w14:textId="77777777" w:rsidR="00671893" w:rsidRDefault="00671893" w:rsidP="00671893">
      <w:pPr>
        <w:pStyle w:val="Heading3"/>
        <w:numPr>
          <w:ilvl w:val="2"/>
          <w:numId w:val="5"/>
        </w:numPr>
        <w:ind w:left="360" w:firstLine="0"/>
      </w:pPr>
      <w:bookmarkStart w:id="1075" w:name="_Toc190103156"/>
      <w:r w:rsidRPr="661341B2">
        <w:t>Worksheet details:</w:t>
      </w:r>
      <w:bookmarkEnd w:id="1075"/>
    </w:p>
    <w:p w14:paraId="43544A2A" w14:textId="77777777" w:rsidR="00671893" w:rsidRDefault="00671893" w:rsidP="00671893">
      <w:pPr>
        <w:pStyle w:val="NoSpacing"/>
        <w:ind w:left="360"/>
      </w:pPr>
      <w:r w:rsidRPr="661341B2">
        <w:t xml:space="preserve">File </w:t>
      </w:r>
      <w:r>
        <w:t>N</w:t>
      </w:r>
      <w:r w:rsidRPr="661341B2">
        <w:t>ame</w:t>
      </w:r>
      <w:r>
        <w:t>:</w:t>
      </w:r>
      <w:r w:rsidRPr="661341B2">
        <w:t xml:space="preserve"> Ijarah Working Sheet</w:t>
      </w:r>
    </w:p>
    <w:p w14:paraId="13ADF9FD" w14:textId="154D4B26" w:rsidR="00671893" w:rsidRDefault="00671893" w:rsidP="00367AE5">
      <w:pPr>
        <w:pStyle w:val="NoSpacing"/>
        <w:ind w:left="360"/>
      </w:pPr>
      <w:r w:rsidRPr="661341B2">
        <w:t xml:space="preserve">Sheet </w:t>
      </w:r>
      <w:r>
        <w:t>N</w:t>
      </w:r>
      <w:r w:rsidRPr="661341B2">
        <w:t>ame</w:t>
      </w:r>
      <w:r>
        <w:t>:</w:t>
      </w:r>
      <w:r w:rsidRPr="661341B2">
        <w:t xml:space="preserve"> </w:t>
      </w:r>
      <w:r w:rsidR="00A960D0" w:rsidRPr="00A960D0">
        <w:t>Flat Rate APR - Ijarah</w:t>
      </w:r>
    </w:p>
    <w:p w14:paraId="33BA1033" w14:textId="4F0B257B" w:rsidR="004973DE" w:rsidRDefault="004973DE" w:rsidP="002E001B">
      <w:pPr>
        <w:pStyle w:val="Heading2"/>
        <w:numPr>
          <w:ilvl w:val="1"/>
          <w:numId w:val="5"/>
        </w:numPr>
        <w:ind w:left="0" w:firstLine="0"/>
      </w:pPr>
      <w:bookmarkStart w:id="1076" w:name="_Toc182413981"/>
      <w:bookmarkStart w:id="1077" w:name="_Toc190103157"/>
      <w:r>
        <w:t xml:space="preserve">Document upload at Delivery Stage - </w:t>
      </w:r>
      <w:r w:rsidRPr="00F43552">
        <w:t>WS0</w:t>
      </w:r>
      <w:r w:rsidR="007D5880">
        <w:t>3</w:t>
      </w:r>
      <w:r w:rsidRPr="00F43552">
        <w:t>-IJR-</w:t>
      </w:r>
      <w:r w:rsidR="007D5880">
        <w:t>06</w:t>
      </w:r>
      <w:r w:rsidRPr="00F43552">
        <w:t>-</w:t>
      </w:r>
      <w:ins w:id="1078" w:author="Farhan Ullah Khan" w:date="2025-02-10T19:10:00Z">
        <w:r w:rsidR="005F7CC5">
          <w:t>09</w:t>
        </w:r>
      </w:ins>
      <w:del w:id="1079" w:author="Farhan Ullah Khan" w:date="2025-02-10T19:10:00Z">
        <w:r w:rsidRPr="00F43552" w:rsidDel="005F7CC5">
          <w:delText>1</w:delText>
        </w:r>
        <w:r w:rsidR="007D5880" w:rsidDel="005F7CC5">
          <w:delText>0</w:delText>
        </w:r>
      </w:del>
      <w:bookmarkEnd w:id="1076"/>
      <w:bookmarkEnd w:id="1077"/>
    </w:p>
    <w:p w14:paraId="204F87C4" w14:textId="52A317CE" w:rsidR="00AC46EE" w:rsidRDefault="004973DE" w:rsidP="004973DE">
      <w:pPr>
        <w:ind w:left="284"/>
      </w:pPr>
      <w:r>
        <w:t>At the time of delivery, documents need to be uploaded, a technical assessment is required.</w:t>
      </w:r>
      <w:r w:rsidR="00AC46EE">
        <w:t xml:space="preserve"> TA will provide list of documents and sample format</w:t>
      </w:r>
    </w:p>
    <w:p w14:paraId="3086F165" w14:textId="79A9C5F5" w:rsidR="004973DE" w:rsidRPr="00F43552" w:rsidRDefault="004973DE" w:rsidP="002E001B">
      <w:pPr>
        <w:pStyle w:val="Heading2"/>
        <w:numPr>
          <w:ilvl w:val="1"/>
          <w:numId w:val="5"/>
        </w:numPr>
        <w:ind w:left="0" w:firstLine="0"/>
      </w:pPr>
      <w:bookmarkStart w:id="1080" w:name="_Toc182413982"/>
      <w:bookmarkStart w:id="1081" w:name="_Toc190103158"/>
      <w:r w:rsidRPr="00F43552">
        <w:t>Validation</w:t>
      </w:r>
      <w:r>
        <w:t xml:space="preserve"> on </w:t>
      </w:r>
      <w:r w:rsidR="00A661B1">
        <w:t>pre-paid</w:t>
      </w:r>
      <w:r>
        <w:t xml:space="preserve"> charge</w:t>
      </w:r>
      <w:r w:rsidRPr="00F43552">
        <w:t xml:space="preserve"> - WS0</w:t>
      </w:r>
      <w:r w:rsidR="007D5880">
        <w:t>3</w:t>
      </w:r>
      <w:r w:rsidRPr="00F43552">
        <w:t>-IJR-</w:t>
      </w:r>
      <w:r w:rsidR="007D5880">
        <w:t>06</w:t>
      </w:r>
      <w:r w:rsidRPr="00F43552">
        <w:t>-1</w:t>
      </w:r>
      <w:ins w:id="1082" w:author="Farhan Ullah Khan" w:date="2025-02-10T19:10:00Z">
        <w:r w:rsidR="005F7CC5">
          <w:t>0</w:t>
        </w:r>
      </w:ins>
      <w:del w:id="1083" w:author="Farhan Ullah Khan" w:date="2025-02-10T19:10:00Z">
        <w:r w:rsidR="007D5880" w:rsidDel="005F7CC5">
          <w:delText>1</w:delText>
        </w:r>
      </w:del>
      <w:bookmarkEnd w:id="1080"/>
      <w:bookmarkEnd w:id="1081"/>
      <w:r w:rsidRPr="00F43552">
        <w:t xml:space="preserve"> </w:t>
      </w:r>
    </w:p>
    <w:p w14:paraId="43E77F91" w14:textId="6DC95921" w:rsidR="004973DE" w:rsidRDefault="004973DE" w:rsidP="4578B8FE">
      <w:pPr>
        <w:ind w:left="284"/>
        <w:jc w:val="both"/>
      </w:pPr>
      <w:r>
        <w:t>For all pre-paid charges mentioned in excel sheet, there is no role of infinity. TA LOS will send request and LMS will generate SADDAD bill, once it is received then system will automatically settle the amount. There must not be any overdue item before sending services request. Validation is required.</w:t>
      </w:r>
      <w:r w:rsidR="004F4EB6">
        <w:t xml:space="preserve"> These ch</w:t>
      </w:r>
      <w:r w:rsidR="00E8533D">
        <w:t>arged are not part of amortization</w:t>
      </w:r>
      <w:r w:rsidR="006E4CD5">
        <w:t xml:space="preserve"> table/ repayment schedule.</w:t>
      </w:r>
    </w:p>
    <w:p w14:paraId="0A35147E" w14:textId="71E2DFCF" w:rsidR="4271355D" w:rsidRPr="00555F33" w:rsidRDefault="008263E0" w:rsidP="0013249E">
      <w:pPr>
        <w:pStyle w:val="Heading3"/>
        <w:numPr>
          <w:ilvl w:val="0"/>
          <w:numId w:val="0"/>
        </w:numPr>
        <w:ind w:left="284"/>
      </w:pPr>
      <w:bookmarkStart w:id="1084" w:name="_Toc190103159"/>
      <w:r>
        <w:t xml:space="preserve">8.14.1 </w:t>
      </w:r>
      <w:r w:rsidR="4271355D" w:rsidRPr="00555F33">
        <w:t>Worksheet details:</w:t>
      </w:r>
      <w:bookmarkEnd w:id="1084"/>
    </w:p>
    <w:p w14:paraId="148B9EF5" w14:textId="7781CFF3" w:rsidR="50B1C8D4" w:rsidRDefault="50B1C8D4" w:rsidP="00A661B1">
      <w:pPr>
        <w:spacing w:before="240" w:after="240" w:line="240" w:lineRule="auto"/>
        <w:ind w:left="284"/>
        <w:contextualSpacing/>
        <w:jc w:val="both"/>
        <w:rPr>
          <w:rFonts w:ascii="Calibri" w:eastAsia="Calibri" w:hAnsi="Calibri" w:cs="Calibri"/>
          <w:szCs w:val="24"/>
        </w:rPr>
      </w:pPr>
      <w:r w:rsidRPr="661341B2">
        <w:rPr>
          <w:rFonts w:ascii="Calibri" w:eastAsia="Calibri" w:hAnsi="Calibri" w:cs="Calibri"/>
          <w:szCs w:val="24"/>
        </w:rPr>
        <w:t xml:space="preserve">File </w:t>
      </w:r>
      <w:r w:rsidR="007D5880">
        <w:rPr>
          <w:rFonts w:ascii="Calibri" w:eastAsia="Calibri" w:hAnsi="Calibri" w:cs="Calibri"/>
          <w:szCs w:val="24"/>
        </w:rPr>
        <w:t>N</w:t>
      </w:r>
      <w:r w:rsidRPr="661341B2">
        <w:rPr>
          <w:rFonts w:ascii="Calibri" w:eastAsia="Calibri" w:hAnsi="Calibri" w:cs="Calibri"/>
          <w:szCs w:val="24"/>
        </w:rPr>
        <w:t>ame</w:t>
      </w:r>
      <w:r w:rsidR="007D5880">
        <w:rPr>
          <w:rFonts w:ascii="Calibri" w:eastAsia="Calibri" w:hAnsi="Calibri" w:cs="Calibri"/>
          <w:szCs w:val="24"/>
        </w:rPr>
        <w:t>:</w:t>
      </w:r>
      <w:r w:rsidRPr="661341B2">
        <w:rPr>
          <w:rFonts w:ascii="Calibri" w:eastAsia="Calibri" w:hAnsi="Calibri" w:cs="Calibri"/>
          <w:szCs w:val="24"/>
        </w:rPr>
        <w:t xml:space="preserve"> </w:t>
      </w:r>
      <w:r w:rsidR="55D33F56" w:rsidRPr="661341B2">
        <w:rPr>
          <w:rFonts w:ascii="Calibri" w:eastAsia="Calibri" w:hAnsi="Calibri" w:cs="Calibri"/>
          <w:szCs w:val="24"/>
        </w:rPr>
        <w:t>I</w:t>
      </w:r>
      <w:r w:rsidRPr="661341B2">
        <w:rPr>
          <w:rFonts w:ascii="Calibri" w:eastAsia="Calibri" w:hAnsi="Calibri" w:cs="Calibri"/>
          <w:szCs w:val="24"/>
        </w:rPr>
        <w:t xml:space="preserve">jarah </w:t>
      </w:r>
      <w:r w:rsidR="2F44BA57" w:rsidRPr="661341B2">
        <w:rPr>
          <w:rFonts w:ascii="Calibri" w:eastAsia="Calibri" w:hAnsi="Calibri" w:cs="Calibri"/>
          <w:szCs w:val="24"/>
        </w:rPr>
        <w:t>W</w:t>
      </w:r>
      <w:r w:rsidRPr="661341B2">
        <w:rPr>
          <w:rFonts w:ascii="Calibri" w:eastAsia="Calibri" w:hAnsi="Calibri" w:cs="Calibri"/>
          <w:szCs w:val="24"/>
        </w:rPr>
        <w:t xml:space="preserve">orking </w:t>
      </w:r>
      <w:r w:rsidR="157B19E4" w:rsidRPr="661341B2">
        <w:rPr>
          <w:rFonts w:ascii="Calibri" w:eastAsia="Calibri" w:hAnsi="Calibri" w:cs="Calibri"/>
          <w:szCs w:val="24"/>
        </w:rPr>
        <w:t>S</w:t>
      </w:r>
      <w:r w:rsidRPr="661341B2">
        <w:rPr>
          <w:rFonts w:ascii="Calibri" w:eastAsia="Calibri" w:hAnsi="Calibri" w:cs="Calibri"/>
          <w:szCs w:val="24"/>
        </w:rPr>
        <w:t>heet</w:t>
      </w:r>
    </w:p>
    <w:p w14:paraId="72776CA9" w14:textId="1E3AADF3" w:rsidR="50B1C8D4" w:rsidRDefault="50B1C8D4" w:rsidP="00A661B1">
      <w:pPr>
        <w:spacing w:before="240" w:after="240" w:line="240" w:lineRule="auto"/>
        <w:ind w:left="284"/>
        <w:contextualSpacing/>
        <w:jc w:val="both"/>
        <w:rPr>
          <w:rFonts w:ascii="Calibri" w:eastAsia="Calibri" w:hAnsi="Calibri" w:cs="Calibri"/>
          <w:szCs w:val="24"/>
        </w:rPr>
      </w:pPr>
      <w:r w:rsidRPr="661341B2">
        <w:rPr>
          <w:rFonts w:ascii="Calibri" w:eastAsia="Calibri" w:hAnsi="Calibri" w:cs="Calibri"/>
          <w:szCs w:val="24"/>
        </w:rPr>
        <w:t xml:space="preserve">Sheet </w:t>
      </w:r>
      <w:r w:rsidR="007D5880">
        <w:rPr>
          <w:rFonts w:ascii="Calibri" w:eastAsia="Calibri" w:hAnsi="Calibri" w:cs="Calibri"/>
          <w:szCs w:val="24"/>
        </w:rPr>
        <w:t>N</w:t>
      </w:r>
      <w:r w:rsidRPr="661341B2">
        <w:rPr>
          <w:rFonts w:ascii="Calibri" w:eastAsia="Calibri" w:hAnsi="Calibri" w:cs="Calibri"/>
          <w:szCs w:val="24"/>
        </w:rPr>
        <w:t>ame</w:t>
      </w:r>
      <w:r w:rsidR="007D5880">
        <w:rPr>
          <w:rFonts w:ascii="Calibri" w:eastAsia="Calibri" w:hAnsi="Calibri" w:cs="Calibri"/>
          <w:szCs w:val="24"/>
        </w:rPr>
        <w:t>:</w:t>
      </w:r>
      <w:r w:rsidRPr="661341B2">
        <w:rPr>
          <w:rFonts w:ascii="Calibri" w:eastAsia="Calibri" w:hAnsi="Calibri" w:cs="Calibri"/>
          <w:szCs w:val="24"/>
        </w:rPr>
        <w:t xml:space="preserve"> </w:t>
      </w:r>
      <w:r w:rsidR="15421BBA" w:rsidRPr="661341B2">
        <w:rPr>
          <w:rFonts w:ascii="Calibri" w:eastAsia="Calibri" w:hAnsi="Calibri" w:cs="Calibri"/>
          <w:szCs w:val="24"/>
        </w:rPr>
        <w:t>Day2-Ijarah Charge List</w:t>
      </w:r>
    </w:p>
    <w:p w14:paraId="2315A948" w14:textId="211561FA" w:rsidR="004973DE" w:rsidRPr="00F43552" w:rsidRDefault="004973DE" w:rsidP="002E001B">
      <w:pPr>
        <w:pStyle w:val="Heading2"/>
        <w:numPr>
          <w:ilvl w:val="1"/>
          <w:numId w:val="5"/>
        </w:numPr>
        <w:ind w:left="0" w:firstLine="0"/>
      </w:pPr>
      <w:bookmarkStart w:id="1085" w:name="_Toc182413983"/>
      <w:bookmarkStart w:id="1086" w:name="_Toc190103160"/>
      <w:commentRangeStart w:id="1087"/>
      <w:r>
        <w:t xml:space="preserve">Traffic Violation </w:t>
      </w:r>
      <w:commentRangeEnd w:id="1087"/>
      <w:r w:rsidR="002B3513">
        <w:rPr>
          <w:rStyle w:val="CommentReference"/>
          <w:rFonts w:asciiTheme="minorHAnsi" w:eastAsiaTheme="minorHAnsi" w:hAnsiTheme="minorHAnsi" w:cstheme="minorBidi"/>
          <w:b w:val="0"/>
          <w:color w:val="auto"/>
        </w:rPr>
        <w:commentReference w:id="1087"/>
      </w:r>
      <w:r w:rsidR="00416B6C">
        <w:t xml:space="preserve">/ Renewal </w:t>
      </w:r>
      <w:r>
        <w:t>Fee</w:t>
      </w:r>
      <w:r w:rsidRPr="00F43552">
        <w:t xml:space="preserve"> - WS0</w:t>
      </w:r>
      <w:r w:rsidR="008263E0">
        <w:t>3</w:t>
      </w:r>
      <w:r w:rsidRPr="00F43552">
        <w:t>-IJR-</w:t>
      </w:r>
      <w:r w:rsidR="008263E0">
        <w:t>06</w:t>
      </w:r>
      <w:r w:rsidRPr="00F43552">
        <w:t>-1</w:t>
      </w:r>
      <w:ins w:id="1088" w:author="Farhan Ullah Khan" w:date="2025-02-10T19:10:00Z">
        <w:r w:rsidR="00110FBE">
          <w:t>1</w:t>
        </w:r>
      </w:ins>
      <w:del w:id="1089" w:author="Farhan Ullah Khan" w:date="2025-02-10T19:10:00Z">
        <w:r w:rsidR="008263E0" w:rsidDel="00110FBE">
          <w:delText>2</w:delText>
        </w:r>
      </w:del>
      <w:bookmarkEnd w:id="1085"/>
      <w:bookmarkEnd w:id="1086"/>
    </w:p>
    <w:p w14:paraId="657DE80B" w14:textId="153B86F2" w:rsidR="00391E51" w:rsidRDefault="004973DE" w:rsidP="00391E51">
      <w:pPr>
        <w:ind w:left="284"/>
        <w:jc w:val="both"/>
        <w:rPr>
          <w:ins w:id="1090" w:author="Mohamed Abass Fekher" w:date="2025-02-16T10:27:00Z"/>
        </w:rPr>
      </w:pPr>
      <w:r>
        <w:t>The traffic violation and Renewal fee will be added in schedule manually by user, if it is from 1st to 20th of any month then this bill will be set for current month instalment due date +1 day, else it will be set on next month instalment due date +1Day.</w:t>
      </w:r>
      <w:r w:rsidR="00C5173E">
        <w:t xml:space="preserve"> </w:t>
      </w:r>
      <w:r w:rsidR="0018442B">
        <w:t>This setup</w:t>
      </w:r>
      <w:r w:rsidR="00C5173E">
        <w:t xml:space="preserve"> will be done by use</w:t>
      </w:r>
      <w:r w:rsidR="00391E51">
        <w:t xml:space="preserve">rs on arrangement level, whenever these charges are incurred by </w:t>
      </w:r>
      <w:r w:rsidR="0058300F">
        <w:t>TA.</w:t>
      </w:r>
    </w:p>
    <w:p w14:paraId="27B4B3ED" w14:textId="11615C66" w:rsidR="00542B09" w:rsidRDefault="00542B09" w:rsidP="004138E7">
      <w:pPr>
        <w:ind w:left="284"/>
        <w:jc w:val="both"/>
        <w:rPr>
          <w:ins w:id="1091" w:author="Mohamed Abass Fekher" w:date="2025-02-16T10:56:00Z"/>
        </w:rPr>
      </w:pPr>
      <w:ins w:id="1092" w:author="Mohamed Abass Fekher" w:date="2025-02-16T10:27:00Z">
        <w:r>
          <w:t>TA also need</w:t>
        </w:r>
      </w:ins>
      <w:ins w:id="1093" w:author="Mohamed Abass Fekher" w:date="2025-02-16T10:30:00Z">
        <w:r>
          <w:t>s</w:t>
        </w:r>
      </w:ins>
      <w:ins w:id="1094" w:author="Mohamed Abass Fekher" w:date="2025-02-16T10:27:00Z">
        <w:r>
          <w:t xml:space="preserve"> bulk service upload file </w:t>
        </w:r>
      </w:ins>
      <w:ins w:id="1095" w:author="Mohamed Abass Fekher" w:date="2025-02-16T10:30:00Z">
        <w:r>
          <w:t xml:space="preserve">for traffic </w:t>
        </w:r>
      </w:ins>
      <w:ins w:id="1096" w:author="Mohamed Abass Fekher" w:date="2025-02-16T10:33:00Z">
        <w:r>
          <w:t>violations</w:t>
        </w:r>
      </w:ins>
      <w:ins w:id="1097" w:author="Mohamed Abass Fekher" w:date="2025-02-16T10:31:00Z">
        <w:r>
          <w:t xml:space="preserve">/other manual services </w:t>
        </w:r>
      </w:ins>
      <w:ins w:id="1098" w:author="Mohamed Abass Fekher" w:date="2025-02-16T10:45:00Z">
        <w:r w:rsidR="006D3873">
          <w:t>if any.</w:t>
        </w:r>
      </w:ins>
    </w:p>
    <w:p w14:paraId="5F226741" w14:textId="67DB590C" w:rsidR="004718D1" w:rsidRDefault="004718D1" w:rsidP="004138E7">
      <w:pPr>
        <w:ind w:left="284"/>
        <w:jc w:val="both"/>
      </w:pPr>
      <w:ins w:id="1099" w:author="Mohamed Abass Fekher" w:date="2025-02-16T10:56:00Z">
        <w:r>
          <w:t xml:space="preserve">Bulk </w:t>
        </w:r>
      </w:ins>
      <w:ins w:id="1100" w:author="Mohamed Abass Fekher" w:date="2025-02-16T10:57:00Z">
        <w:r>
          <w:t>upload for other charges.</w:t>
        </w:r>
      </w:ins>
    </w:p>
    <w:p w14:paraId="1197804B" w14:textId="50AE7673" w:rsidR="004973DE" w:rsidRPr="00C262C3" w:rsidRDefault="004973DE" w:rsidP="002E001B">
      <w:pPr>
        <w:pStyle w:val="Heading2"/>
        <w:numPr>
          <w:ilvl w:val="1"/>
          <w:numId w:val="5"/>
        </w:numPr>
        <w:ind w:left="0" w:firstLine="0"/>
        <w:rPr>
          <w:b w:val="0"/>
          <w:bCs/>
        </w:rPr>
      </w:pPr>
      <w:bookmarkStart w:id="1101" w:name="_Toc182413984"/>
      <w:bookmarkStart w:id="1102" w:name="_Toc190103161"/>
      <w:r w:rsidRPr="00F43552">
        <w:t xml:space="preserve">Advance/Partial Payment - </w:t>
      </w:r>
      <w:del w:id="1103" w:author="Farhan Ullah Khan" w:date="2025-02-10T19:11:00Z">
        <w:r w:rsidRPr="00F43552" w:rsidDel="006320ED">
          <w:delText>WS0</w:delText>
        </w:r>
        <w:r w:rsidR="006D13DE" w:rsidDel="006320ED">
          <w:delText>3</w:delText>
        </w:r>
        <w:r w:rsidRPr="00F43552" w:rsidDel="006320ED">
          <w:delText>-IJR-1</w:delText>
        </w:r>
        <w:r w:rsidR="006D13DE" w:rsidDel="006320ED">
          <w:delText>0</w:delText>
        </w:r>
        <w:r w:rsidRPr="00F43552" w:rsidDel="006320ED">
          <w:delText>-0</w:delText>
        </w:r>
        <w:r w:rsidR="006D13DE" w:rsidDel="006320ED">
          <w:delText>1</w:delText>
        </w:r>
        <w:r w:rsidRPr="00F43552" w:rsidDel="006320ED">
          <w:delText xml:space="preserve"> &amp; </w:delText>
        </w:r>
      </w:del>
      <w:r w:rsidRPr="00F43552">
        <w:t>WS0</w:t>
      </w:r>
      <w:r w:rsidR="006D13DE">
        <w:t>3</w:t>
      </w:r>
      <w:r w:rsidRPr="00F43552">
        <w:t>-IJR-1</w:t>
      </w:r>
      <w:r w:rsidR="006D13DE">
        <w:t>2</w:t>
      </w:r>
      <w:r w:rsidRPr="00F43552">
        <w:t>-01</w:t>
      </w:r>
      <w:bookmarkEnd w:id="1101"/>
      <w:bookmarkEnd w:id="1102"/>
    </w:p>
    <w:p w14:paraId="7C216AA6" w14:textId="4117FA2E" w:rsidR="004973DE" w:rsidRDefault="004973DE" w:rsidP="4578B8FE">
      <w:pPr>
        <w:ind w:left="284"/>
        <w:jc w:val="both"/>
      </w:pPr>
      <w:r>
        <w:t xml:space="preserve">There is a possibility that customer transfers funds from IBFT where there is no invoice number (It is treated as Advance Payment), in this case if any </w:t>
      </w:r>
      <w:r w:rsidR="00485FED">
        <w:t xml:space="preserve">request of </w:t>
      </w:r>
      <w:r>
        <w:t xml:space="preserve">partial payment/ payoff is received the </w:t>
      </w:r>
      <w:r w:rsidR="00A5706E">
        <w:t>invoice/</w:t>
      </w:r>
      <w:r>
        <w:t>bill</w:t>
      </w:r>
      <w:r w:rsidR="00A5706E">
        <w:t xml:space="preserve"> amount </w:t>
      </w:r>
      <w:r>
        <w:t xml:space="preserve"> will </w:t>
      </w:r>
      <w:r w:rsidR="00601BDB">
        <w:t xml:space="preserve">be </w:t>
      </w:r>
      <w:r>
        <w:t>net off</w:t>
      </w:r>
      <w:r w:rsidR="00601BDB">
        <w:t xml:space="preserve"> with this advance amount</w:t>
      </w:r>
      <w:r>
        <w:t xml:space="preserve"> and in case</w:t>
      </w:r>
      <w:r w:rsidR="00601BDB">
        <w:t>, the resulted amount becomes</w:t>
      </w:r>
      <w:r>
        <w:t xml:space="preserve"> zero </w:t>
      </w:r>
      <w:r w:rsidR="00601BDB">
        <w:t xml:space="preserve">then </w:t>
      </w:r>
      <w:r>
        <w:t xml:space="preserve">only simulated schedule will be sent to customer and upon the acceptance of this schedule entry will be passed. </w:t>
      </w:r>
    </w:p>
    <w:p w14:paraId="19BA1810" w14:textId="4BBFC131" w:rsidR="6DCA678B" w:rsidRDefault="00307A62" w:rsidP="0013249E">
      <w:pPr>
        <w:pStyle w:val="Heading3"/>
        <w:numPr>
          <w:ilvl w:val="0"/>
          <w:numId w:val="0"/>
        </w:numPr>
        <w:ind w:left="284"/>
      </w:pPr>
      <w:bookmarkStart w:id="1104" w:name="_Toc190103162"/>
      <w:r>
        <w:t xml:space="preserve">8.16.1 </w:t>
      </w:r>
      <w:r w:rsidR="6DCA678B" w:rsidRPr="661341B2">
        <w:t>Worksheet details:</w:t>
      </w:r>
      <w:bookmarkEnd w:id="1104"/>
    </w:p>
    <w:p w14:paraId="495F039E" w14:textId="17307877" w:rsidR="6DCA678B" w:rsidRDefault="6DCA678B" w:rsidP="0013249E">
      <w:pPr>
        <w:spacing w:before="240" w:after="240"/>
        <w:ind w:left="284"/>
        <w:jc w:val="both"/>
        <w:rPr>
          <w:rFonts w:ascii="Calibri" w:eastAsia="Calibri" w:hAnsi="Calibri" w:cs="Calibri"/>
          <w:szCs w:val="24"/>
        </w:rPr>
      </w:pPr>
      <w:r w:rsidRPr="661341B2">
        <w:rPr>
          <w:rFonts w:ascii="Calibri" w:eastAsia="Calibri" w:hAnsi="Calibri" w:cs="Calibri"/>
          <w:szCs w:val="24"/>
        </w:rPr>
        <w:t>File</w:t>
      </w:r>
      <w:r w:rsidR="00446E0D">
        <w:rPr>
          <w:rFonts w:ascii="Calibri" w:eastAsia="Calibri" w:hAnsi="Calibri" w:cs="Calibri"/>
          <w:szCs w:val="24"/>
        </w:rPr>
        <w:t xml:space="preserve"> N</w:t>
      </w:r>
      <w:r w:rsidRPr="661341B2">
        <w:rPr>
          <w:rFonts w:ascii="Calibri" w:eastAsia="Calibri" w:hAnsi="Calibri" w:cs="Calibri"/>
          <w:szCs w:val="24"/>
        </w:rPr>
        <w:t>ame</w:t>
      </w:r>
      <w:r w:rsidR="00446E0D">
        <w:rPr>
          <w:rFonts w:ascii="Calibri" w:eastAsia="Calibri" w:hAnsi="Calibri" w:cs="Calibri"/>
          <w:szCs w:val="24"/>
        </w:rPr>
        <w:t>:</w:t>
      </w:r>
      <w:r w:rsidRPr="661341B2">
        <w:rPr>
          <w:rFonts w:ascii="Calibri" w:eastAsia="Calibri" w:hAnsi="Calibri" w:cs="Calibri"/>
          <w:szCs w:val="24"/>
        </w:rPr>
        <w:t xml:space="preserve"> Ijarah Working Sheet</w:t>
      </w:r>
    </w:p>
    <w:p w14:paraId="4972B830" w14:textId="5DABDDF0" w:rsidR="6DA48190" w:rsidRDefault="6DA48190" w:rsidP="0013249E">
      <w:pPr>
        <w:spacing w:before="240" w:after="240"/>
        <w:ind w:left="284"/>
        <w:jc w:val="both"/>
        <w:rPr>
          <w:rFonts w:ascii="Calibri" w:eastAsia="Calibri" w:hAnsi="Calibri" w:cs="Calibri"/>
          <w:szCs w:val="24"/>
        </w:rPr>
      </w:pPr>
      <w:r w:rsidRPr="661341B2">
        <w:rPr>
          <w:rFonts w:ascii="Calibri" w:eastAsia="Calibri" w:hAnsi="Calibri" w:cs="Calibri"/>
          <w:szCs w:val="24"/>
        </w:rPr>
        <w:t xml:space="preserve">Sheet </w:t>
      </w:r>
      <w:r w:rsidR="00446E0D">
        <w:rPr>
          <w:rFonts w:ascii="Calibri" w:eastAsia="Calibri" w:hAnsi="Calibri" w:cs="Calibri"/>
          <w:szCs w:val="24"/>
        </w:rPr>
        <w:t>N</w:t>
      </w:r>
      <w:r w:rsidRPr="661341B2">
        <w:rPr>
          <w:rFonts w:ascii="Calibri" w:eastAsia="Calibri" w:hAnsi="Calibri" w:cs="Calibri"/>
          <w:szCs w:val="24"/>
        </w:rPr>
        <w:t>ame</w:t>
      </w:r>
      <w:r w:rsidR="00446E0D">
        <w:rPr>
          <w:rFonts w:ascii="Calibri" w:eastAsia="Calibri" w:hAnsi="Calibri" w:cs="Calibri"/>
          <w:szCs w:val="24"/>
        </w:rPr>
        <w:t>:</w:t>
      </w:r>
      <w:r w:rsidRPr="661341B2">
        <w:rPr>
          <w:rFonts w:ascii="Calibri" w:eastAsia="Calibri" w:hAnsi="Calibri" w:cs="Calibri"/>
          <w:szCs w:val="24"/>
        </w:rPr>
        <w:t xml:space="preserve"> DayN-File Upload</w:t>
      </w:r>
    </w:p>
    <w:p w14:paraId="0CFE09BD" w14:textId="384F4688" w:rsidR="004973DE" w:rsidRPr="00F43552" w:rsidRDefault="004973DE" w:rsidP="002E001B">
      <w:pPr>
        <w:pStyle w:val="Heading2"/>
        <w:numPr>
          <w:ilvl w:val="1"/>
          <w:numId w:val="5"/>
        </w:numPr>
        <w:ind w:left="0" w:firstLine="0"/>
      </w:pPr>
      <w:bookmarkStart w:id="1105" w:name="_Toc182413986"/>
      <w:bookmarkStart w:id="1106" w:name="_Toc190103163"/>
      <w:r w:rsidRPr="00F43552">
        <w:lastRenderedPageBreak/>
        <w:t>Limit Attachment before Arrangement -WS0</w:t>
      </w:r>
      <w:r w:rsidR="00BE67AD">
        <w:t>3</w:t>
      </w:r>
      <w:r w:rsidRPr="00F43552">
        <w:t>-IJR-</w:t>
      </w:r>
      <w:r w:rsidR="00BE67AD">
        <w:t>06</w:t>
      </w:r>
      <w:r w:rsidRPr="00F43552">
        <w:t>-1</w:t>
      </w:r>
      <w:ins w:id="1107" w:author="Farhan Ullah Khan" w:date="2025-02-10T19:14:00Z">
        <w:r w:rsidR="0042780D">
          <w:t>2</w:t>
        </w:r>
      </w:ins>
      <w:del w:id="1108" w:author="Farhan Ullah Khan" w:date="2025-02-10T19:14:00Z">
        <w:r w:rsidR="00BE67AD" w:rsidDel="0042780D">
          <w:delText>3</w:delText>
        </w:r>
      </w:del>
      <w:bookmarkEnd w:id="1105"/>
      <w:bookmarkEnd w:id="1106"/>
    </w:p>
    <w:p w14:paraId="08C85122" w14:textId="71D64734" w:rsidR="004973DE" w:rsidRDefault="004973DE" w:rsidP="004973DE">
      <w:pPr>
        <w:ind w:left="284"/>
      </w:pPr>
      <w:r>
        <w:t xml:space="preserve">Limit and collateral need to </w:t>
      </w:r>
      <w:r w:rsidR="001574DF">
        <w:t>attach</w:t>
      </w:r>
      <w:r>
        <w:t xml:space="preserve"> before creating Arrangement.</w:t>
      </w:r>
      <w:r w:rsidR="008C485D">
        <w:t xml:space="preserve"> </w:t>
      </w:r>
      <w:r w:rsidR="000B3C37">
        <w:t xml:space="preserve">Both of these should be auto populated on arrangement level. </w:t>
      </w:r>
    </w:p>
    <w:p w14:paraId="07DD450B" w14:textId="5994E18D" w:rsidR="004973DE" w:rsidRPr="00A30852" w:rsidRDefault="004973DE" w:rsidP="002E001B">
      <w:pPr>
        <w:pStyle w:val="Heading2"/>
        <w:numPr>
          <w:ilvl w:val="1"/>
          <w:numId w:val="5"/>
        </w:numPr>
        <w:ind w:left="0" w:firstLine="0"/>
        <w:rPr>
          <w:b w:val="0"/>
          <w:bCs/>
        </w:rPr>
      </w:pPr>
      <w:bookmarkStart w:id="1109" w:name="_Toc182413987"/>
      <w:bookmarkStart w:id="1110" w:name="_Toc190103164"/>
      <w:r w:rsidRPr="00F43552">
        <w:t>Tawtheeq Integration - WS0</w:t>
      </w:r>
      <w:r w:rsidR="00BE67AD">
        <w:t>3</w:t>
      </w:r>
      <w:r w:rsidRPr="00F43552">
        <w:t>-IJR-</w:t>
      </w:r>
      <w:r w:rsidR="00BE67AD">
        <w:t>06</w:t>
      </w:r>
      <w:r w:rsidRPr="00F43552">
        <w:t>-1</w:t>
      </w:r>
      <w:bookmarkEnd w:id="1109"/>
      <w:ins w:id="1111" w:author="Farhan Ullah Khan" w:date="2025-02-10T19:14:00Z">
        <w:r w:rsidR="0042780D">
          <w:t>3</w:t>
        </w:r>
      </w:ins>
      <w:del w:id="1112" w:author="Farhan Ullah Khan" w:date="2025-02-10T19:14:00Z">
        <w:r w:rsidR="00BE67AD" w:rsidDel="0042780D">
          <w:delText>4</w:delText>
        </w:r>
      </w:del>
      <w:bookmarkEnd w:id="1110"/>
    </w:p>
    <w:p w14:paraId="4EAE799B" w14:textId="36966F7F" w:rsidR="004973DE" w:rsidRDefault="004973DE" w:rsidP="001574DF">
      <w:pPr>
        <w:ind w:left="284"/>
        <w:jc w:val="both"/>
      </w:pPr>
      <w:r w:rsidRPr="4199E1D9">
        <w:t xml:space="preserve"> Integration with Tawtheeq </w:t>
      </w:r>
      <w:r w:rsidR="006F5143">
        <w:t>is required.</w:t>
      </w:r>
      <w:r w:rsidR="00087273">
        <w:t xml:space="preserve"> This should be covered in integration session.</w:t>
      </w:r>
    </w:p>
    <w:p w14:paraId="167C1B82" w14:textId="3F9DCE51" w:rsidR="004973DE" w:rsidRDefault="004973DE" w:rsidP="002E001B">
      <w:pPr>
        <w:pStyle w:val="Heading2"/>
        <w:numPr>
          <w:ilvl w:val="1"/>
          <w:numId w:val="5"/>
        </w:numPr>
        <w:ind w:left="0" w:firstLine="0"/>
        <w:rPr>
          <w:b w:val="0"/>
          <w:bCs/>
        </w:rPr>
      </w:pPr>
      <w:bookmarkStart w:id="1113" w:name="_Toc182413988"/>
      <w:bookmarkStart w:id="1114" w:name="_Toc190103165"/>
      <w:r w:rsidRPr="00F43552">
        <w:t>Discount - WS0</w:t>
      </w:r>
      <w:r w:rsidR="00C52FED">
        <w:t>3</w:t>
      </w:r>
      <w:r w:rsidRPr="00F43552">
        <w:t>-IJR-</w:t>
      </w:r>
      <w:r w:rsidR="00C52FED">
        <w:t>06</w:t>
      </w:r>
      <w:r w:rsidRPr="00F43552">
        <w:t>-1</w:t>
      </w:r>
      <w:bookmarkEnd w:id="1113"/>
      <w:ins w:id="1115" w:author="Farhan Ullah Khan" w:date="2025-02-10T19:14:00Z">
        <w:r w:rsidR="0042780D">
          <w:t>4</w:t>
        </w:r>
      </w:ins>
      <w:del w:id="1116" w:author="Farhan Ullah Khan" w:date="2025-02-10T19:14:00Z">
        <w:r w:rsidR="00C52FED" w:rsidDel="0042780D">
          <w:delText>5</w:delText>
        </w:r>
      </w:del>
      <w:bookmarkEnd w:id="1114"/>
    </w:p>
    <w:p w14:paraId="323808CB" w14:textId="77777777" w:rsidR="004973DE" w:rsidRPr="00A30852" w:rsidRDefault="004973DE" w:rsidP="004973DE">
      <w:pPr>
        <w:ind w:left="284"/>
        <w:rPr>
          <w:b/>
          <w:bCs/>
        </w:rPr>
      </w:pPr>
      <w:r w:rsidRPr="00A30852">
        <w:rPr>
          <w:b/>
          <w:bCs/>
        </w:rPr>
        <w:t>Discount from Vendor</w:t>
      </w:r>
    </w:p>
    <w:p w14:paraId="2AB620ED" w14:textId="7DA910C6" w:rsidR="004973DE" w:rsidDel="00B6266D" w:rsidRDefault="003965FE" w:rsidP="00C52FED">
      <w:pPr>
        <w:pStyle w:val="ListParagraph"/>
        <w:numPr>
          <w:ilvl w:val="0"/>
          <w:numId w:val="11"/>
        </w:numPr>
        <w:ind w:left="284" w:firstLine="0"/>
        <w:jc w:val="both"/>
        <w:rPr>
          <w:del w:id="1117" w:author="Farhan Ullah Khan" w:date="2025-02-10T15:42:00Z"/>
        </w:rPr>
      </w:pPr>
      <w:del w:id="1118" w:author="Farhan Ullah Khan" w:date="2025-02-10T15:42:00Z">
        <w:r w:rsidDel="00B6266D">
          <w:delText>“</w:delText>
        </w:r>
        <w:r w:rsidR="004973DE" w:rsidRPr="001735FD" w:rsidDel="00B6266D">
          <w:rPr>
            <w:b/>
            <w:bCs/>
          </w:rPr>
          <w:delText>X</w:delText>
        </w:r>
        <w:r w:rsidDel="00B6266D">
          <w:delText>”</w:delText>
        </w:r>
        <w:r w:rsidR="004973DE" w:rsidDel="00B6266D">
          <w:delText xml:space="preserve"> Numbers of Installments can be paid by any given Vendor, for which Arrangement needs to </w:delText>
        </w:r>
        <w:r w:rsidR="687FD9F0" w:rsidDel="00B6266D">
          <w:delText xml:space="preserve">be </w:delText>
        </w:r>
        <w:r w:rsidR="004973DE" w:rsidDel="00B6266D">
          <w:delText>created accordingly to set settlement instructions</w:delText>
        </w:r>
        <w:r w:rsidR="004F1A1C" w:rsidDel="00B6266D">
          <w:delText>. There is no impact on APR.</w:delText>
        </w:r>
      </w:del>
    </w:p>
    <w:p w14:paraId="2CA518DA" w14:textId="61C482C6" w:rsidR="00CB0CAB" w:rsidDel="00B6266D" w:rsidRDefault="00CB0CAB" w:rsidP="001735FD">
      <w:pPr>
        <w:pStyle w:val="ListParagraph"/>
        <w:ind w:left="284"/>
        <w:jc w:val="both"/>
        <w:rPr>
          <w:del w:id="1119" w:author="Farhan Ullah Khan" w:date="2025-02-10T15:42:00Z"/>
        </w:rPr>
      </w:pPr>
      <w:del w:id="1120" w:author="Farhan Ullah Khan" w:date="2025-02-10T15:42:00Z">
        <w:r w:rsidDel="00B6266D">
          <w:delText xml:space="preserve">User can manually set </w:delText>
        </w:r>
        <w:r w:rsidR="00EF4644" w:rsidDel="00B6266D">
          <w:delText>settlement instructions while creating AA Arrangement.</w:delText>
        </w:r>
      </w:del>
    </w:p>
    <w:p w14:paraId="2819DB06" w14:textId="4C265000" w:rsidR="004973DE" w:rsidRDefault="004973DE" w:rsidP="00C52FED">
      <w:pPr>
        <w:pStyle w:val="ListParagraph"/>
        <w:numPr>
          <w:ilvl w:val="0"/>
          <w:numId w:val="11"/>
        </w:numPr>
        <w:ind w:left="284" w:firstLine="0"/>
        <w:jc w:val="both"/>
        <w:rPr>
          <w:ins w:id="1121" w:author="Farhan Ullah Khan" w:date="2025-02-10T16:55:00Z"/>
        </w:rPr>
      </w:pPr>
      <w:r>
        <w:t>A Discount Percentage will be provided by LOS, as mentioned in E2E Accounting Entries</w:t>
      </w:r>
      <w:r w:rsidR="00EF4644">
        <w:t xml:space="preserve">. TA needs to decide whether this % will come from LOS or </w:t>
      </w:r>
      <w:r w:rsidR="001359AB">
        <w:t>it should be set on parameters. Accordingly, solution will be provided</w:t>
      </w:r>
      <w:ins w:id="1122" w:author="Farhan Ullah Khan" w:date="2025-02-10T16:55:00Z">
        <w:r w:rsidR="0038757E">
          <w:t>.</w:t>
        </w:r>
      </w:ins>
    </w:p>
    <w:p w14:paraId="27B8B93F" w14:textId="5BBEC3EE" w:rsidR="00E34E58" w:rsidRDefault="00E34E58">
      <w:pPr>
        <w:pStyle w:val="ListParagraph"/>
        <w:ind w:left="284"/>
        <w:jc w:val="both"/>
        <w:rPr>
          <w:ins w:id="1123" w:author="Affan Anjum" w:date="2025-02-19T14:56:00Z" w16du:dateUtc="2025-02-19T09:56:00Z"/>
        </w:rPr>
      </w:pPr>
      <w:ins w:id="1124" w:author="Farhan Ullah Khan" w:date="2025-02-10T16:55:00Z">
        <w:r>
          <w:t>LO will share Total Amount, Discount Percentage, Discount Amount and Net Amount. Discount is part of scheme.</w:t>
        </w:r>
      </w:ins>
    </w:p>
    <w:p w14:paraId="4EE49454" w14:textId="7306A707" w:rsidR="00671B07" w:rsidRDefault="00771E92">
      <w:pPr>
        <w:pStyle w:val="ListParagraph"/>
        <w:ind w:left="284"/>
        <w:jc w:val="both"/>
        <w:pPrChange w:id="1125" w:author="Farhan Ullah Khan" w:date="2025-02-10T16:55:00Z">
          <w:pPr>
            <w:pStyle w:val="ListParagraph"/>
            <w:numPr>
              <w:numId w:val="11"/>
            </w:numPr>
            <w:ind w:left="284" w:hanging="360"/>
            <w:jc w:val="both"/>
          </w:pPr>
        </w:pPrChange>
      </w:pPr>
      <w:ins w:id="1126" w:author="Affan Anjum" w:date="2025-02-19T14:56:00Z" w16du:dateUtc="2025-02-19T09:56:00Z">
        <w:r>
          <w:rPr>
            <w:rFonts w:eastAsia="Times New Roman"/>
          </w:rPr>
          <w:t>The discount of Vendor will be amortized in Ijarah</w:t>
        </w:r>
      </w:ins>
    </w:p>
    <w:p w14:paraId="02F42E21" w14:textId="2E57EFEF" w:rsidR="004973DE" w:rsidRPr="00F41A73" w:rsidRDefault="004973DE" w:rsidP="004973DE">
      <w:pPr>
        <w:ind w:left="284"/>
        <w:rPr>
          <w:b/>
          <w:bCs/>
        </w:rPr>
      </w:pPr>
      <w:r w:rsidRPr="00F41A73">
        <w:rPr>
          <w:b/>
          <w:bCs/>
        </w:rPr>
        <w:t>Discount from Tamweel:</w:t>
      </w:r>
    </w:p>
    <w:p w14:paraId="41D199A5" w14:textId="0AD79690" w:rsidR="007E0934" w:rsidRDefault="007E0934" w:rsidP="00C52FED">
      <w:pPr>
        <w:ind w:left="284"/>
        <w:jc w:val="both"/>
      </w:pPr>
      <w:r>
        <w:t>T</w:t>
      </w:r>
      <w:r w:rsidRPr="007E0934">
        <w:t>here is possibility that customer will get discount for example first two instalment are free, means TA will settle these accounts internally from Marketing Expense</w:t>
      </w:r>
    </w:p>
    <w:p w14:paraId="1FD79412" w14:textId="17D68554" w:rsidR="00304047" w:rsidRPr="0078531C" w:rsidRDefault="00304047" w:rsidP="003C5F26">
      <w:pPr>
        <w:spacing w:after="0" w:line="240" w:lineRule="auto"/>
        <w:ind w:left="284"/>
        <w:jc w:val="both"/>
        <w:rPr>
          <w:ins w:id="1127" w:author="Farhan Ullah Khan" w:date="2025-02-10T15:42:00Z"/>
          <w:rPrChange w:id="1128" w:author="Farhan Ullah Khan" w:date="2025-02-10T15:44:00Z">
            <w:rPr>
              <w:ins w:id="1129" w:author="Farhan Ullah Khan" w:date="2025-02-10T15:42:00Z"/>
              <w:rFonts w:ascii="Times New Roman" w:eastAsia="Times New Roman" w:hAnsi="Times New Roman" w:cs="Times New Roman"/>
              <w:szCs w:val="24"/>
            </w:rPr>
          </w:rPrChange>
        </w:rPr>
        <w:pPrChange w:id="1130" w:author="Affan Anjum" w:date="2025-02-19T14:51:00Z" w16du:dateUtc="2025-02-19T09:51:00Z">
          <w:pPr>
            <w:spacing w:after="0" w:line="240" w:lineRule="auto"/>
          </w:pPr>
        </w:pPrChange>
      </w:pPr>
      <w:ins w:id="1131" w:author="Farhan Ullah Khan" w:date="2025-02-10T15:42:00Z">
        <w:r w:rsidRPr="0078531C">
          <w:rPr>
            <w:rPrChange w:id="1132" w:author="Farhan Ullah Khan" w:date="2025-02-10T15:44:00Z">
              <w:rPr>
                <w:rFonts w:ascii="Times New Roman" w:eastAsia="Times New Roman" w:hAnsi="Times New Roman" w:cs="Times New Roman"/>
                <w:szCs w:val="24"/>
              </w:rPr>
            </w:rPrChange>
          </w:rPr>
          <w:t xml:space="preserve">TA is giving any free instalment to customer (settling the first N bills through their internal account), in this case there wouldn’t be any changes in customer’s APR. </w:t>
        </w:r>
      </w:ins>
      <w:ins w:id="1133" w:author="Farhan Ullah Khan" w:date="2025-02-10T15:43:00Z">
        <w:r w:rsidR="0078531C" w:rsidRPr="0078531C">
          <w:rPr>
            <w:rPrChange w:id="1134" w:author="Farhan Ullah Khan" w:date="2025-02-10T15:44:00Z">
              <w:rPr>
                <w:rFonts w:ascii="Times New Roman" w:eastAsia="Times New Roman" w:hAnsi="Times New Roman" w:cs="Times New Roman"/>
                <w:szCs w:val="24"/>
              </w:rPr>
            </w:rPrChange>
          </w:rPr>
          <w:t>M</w:t>
        </w:r>
      </w:ins>
      <w:ins w:id="1135" w:author="Farhan Ullah Khan" w:date="2025-02-10T15:42:00Z">
        <w:r w:rsidRPr="0078531C">
          <w:rPr>
            <w:rPrChange w:id="1136" w:author="Farhan Ullah Khan" w:date="2025-02-10T15:44:00Z">
              <w:rPr>
                <w:rFonts w:ascii="Times New Roman" w:eastAsia="Times New Roman" w:hAnsi="Times New Roman" w:cs="Times New Roman"/>
                <w:szCs w:val="24"/>
              </w:rPr>
            </w:rPrChange>
          </w:rPr>
          <w:t>oreover, since this is instalment free period for customer no SADAD bill should be generated. Free Instalments number should be communicated by LOS to LMS.</w:t>
        </w:r>
      </w:ins>
    </w:p>
    <w:p w14:paraId="6C9A5D43" w14:textId="04564855" w:rsidR="004973DE" w:rsidRDefault="004973DE" w:rsidP="00C52FED">
      <w:pPr>
        <w:ind w:left="284"/>
        <w:jc w:val="both"/>
      </w:pPr>
    </w:p>
    <w:p w14:paraId="11582BCD" w14:textId="77777777" w:rsidR="00C26570" w:rsidRDefault="00C26570" w:rsidP="00C26570">
      <w:pPr>
        <w:pStyle w:val="Heading3"/>
        <w:numPr>
          <w:ilvl w:val="2"/>
          <w:numId w:val="33"/>
        </w:numPr>
      </w:pPr>
      <w:bookmarkStart w:id="1137" w:name="_Toc190103166"/>
      <w:r w:rsidRPr="661341B2">
        <w:t>Worksheet details:</w:t>
      </w:r>
      <w:bookmarkEnd w:id="1137"/>
    </w:p>
    <w:p w14:paraId="7E951D87" w14:textId="77777777" w:rsidR="00C26570" w:rsidRDefault="00C26570" w:rsidP="00C26570">
      <w:pPr>
        <w:pStyle w:val="NoSpacing"/>
        <w:ind w:left="360"/>
      </w:pPr>
      <w:r w:rsidRPr="661341B2">
        <w:t xml:space="preserve">File </w:t>
      </w:r>
      <w:r>
        <w:t>N</w:t>
      </w:r>
      <w:r w:rsidRPr="661341B2">
        <w:t>ame</w:t>
      </w:r>
      <w:r>
        <w:t>:</w:t>
      </w:r>
      <w:r w:rsidRPr="661341B2">
        <w:t xml:space="preserve"> Ijarah Working Sheet</w:t>
      </w:r>
    </w:p>
    <w:p w14:paraId="399ABDE1" w14:textId="77777777" w:rsidR="00C26570" w:rsidRDefault="00C26570" w:rsidP="00C26570">
      <w:pPr>
        <w:pStyle w:val="NoSpacing"/>
        <w:ind w:left="360"/>
      </w:pPr>
      <w:r w:rsidRPr="661341B2">
        <w:t xml:space="preserve">Sheet </w:t>
      </w:r>
      <w:r>
        <w:t>N</w:t>
      </w:r>
      <w:r w:rsidRPr="661341B2">
        <w:t>ame</w:t>
      </w:r>
      <w:r>
        <w:t>:</w:t>
      </w:r>
      <w:r w:rsidRPr="661341B2">
        <w:t xml:space="preserve"> Day</w:t>
      </w:r>
      <w:r>
        <w:t>9- proposed E2E Acct.Ent.</w:t>
      </w:r>
    </w:p>
    <w:p w14:paraId="77F03CC2" w14:textId="5EA76657" w:rsidR="004973DE" w:rsidRPr="00F43552" w:rsidRDefault="004973DE" w:rsidP="002E001B">
      <w:pPr>
        <w:pStyle w:val="Heading2"/>
        <w:numPr>
          <w:ilvl w:val="1"/>
          <w:numId w:val="5"/>
        </w:numPr>
        <w:ind w:left="0" w:firstLine="0"/>
      </w:pPr>
      <w:bookmarkStart w:id="1138" w:name="_Toc190103167"/>
      <w:bookmarkStart w:id="1139" w:name="_Toc182413989"/>
      <w:r w:rsidRPr="00F43552">
        <w:t xml:space="preserve">Post </w:t>
      </w:r>
      <w:r w:rsidR="009D3B70">
        <w:t>D</w:t>
      </w:r>
      <w:r w:rsidRPr="00F43552">
        <w:t>elivery Cancelation</w:t>
      </w:r>
      <w:bookmarkEnd w:id="1138"/>
      <w:r w:rsidRPr="00F43552">
        <w:t xml:space="preserve"> </w:t>
      </w:r>
      <w:bookmarkEnd w:id="1139"/>
    </w:p>
    <w:p w14:paraId="5657DA08" w14:textId="117340F9" w:rsidR="004973DE" w:rsidRPr="00257AC3" w:rsidRDefault="004973DE" w:rsidP="0012448C">
      <w:pPr>
        <w:pStyle w:val="Heading3"/>
        <w:numPr>
          <w:ilvl w:val="2"/>
          <w:numId w:val="31"/>
        </w:numPr>
        <w:tabs>
          <w:tab w:val="left" w:pos="810"/>
        </w:tabs>
        <w:ind w:left="270" w:firstLine="0"/>
      </w:pPr>
      <w:bookmarkStart w:id="1140" w:name="_Toc182413990"/>
      <w:bookmarkStart w:id="1141" w:name="_Toc190103168"/>
      <w:r w:rsidRPr="00257AC3">
        <w:t xml:space="preserve">With </w:t>
      </w:r>
      <w:r w:rsidR="003D1649">
        <w:t>C</w:t>
      </w:r>
      <w:r w:rsidRPr="00257AC3">
        <w:t xml:space="preserve">ourt </w:t>
      </w:r>
      <w:r w:rsidR="003D1649">
        <w:t>D</w:t>
      </w:r>
      <w:r w:rsidRPr="00257AC3">
        <w:t>ecision - WS0</w:t>
      </w:r>
      <w:r w:rsidR="003D1649">
        <w:t>3</w:t>
      </w:r>
      <w:r w:rsidRPr="00257AC3">
        <w:t>-IJR-1</w:t>
      </w:r>
      <w:r w:rsidR="003D1649">
        <w:t>0</w:t>
      </w:r>
      <w:r w:rsidRPr="00257AC3">
        <w:t>-0</w:t>
      </w:r>
      <w:bookmarkEnd w:id="1140"/>
      <w:r w:rsidR="003D1649">
        <w:t>2</w:t>
      </w:r>
      <w:bookmarkEnd w:id="1141"/>
    </w:p>
    <w:p w14:paraId="035452FB" w14:textId="77777777" w:rsidR="004973DE" w:rsidRDefault="004973DE" w:rsidP="004973DE">
      <w:pPr>
        <w:ind w:left="284"/>
      </w:pPr>
      <w:r>
        <w:t>Customer is supposed to pay all the bills and accrued Profit before the date of Judgement and rest should be manually waved by user.</w:t>
      </w:r>
    </w:p>
    <w:p w14:paraId="04632845" w14:textId="77777777" w:rsidR="00987CF2" w:rsidRPr="00501422" w:rsidRDefault="00987CF2" w:rsidP="00987CF2">
      <w:pPr>
        <w:pStyle w:val="ListParagraph"/>
        <w:ind w:left="-426" w:firstLine="720"/>
        <w:rPr>
          <w:b/>
          <w:bCs/>
        </w:rPr>
      </w:pPr>
      <w:r w:rsidRPr="00501422">
        <w:rPr>
          <w:b/>
          <w:bCs/>
        </w:rPr>
        <w:t>Receivable from customer</w:t>
      </w:r>
    </w:p>
    <w:p w14:paraId="6B0C87C0" w14:textId="77777777" w:rsidR="00987CF2" w:rsidRPr="0033362F" w:rsidRDefault="00987CF2" w:rsidP="00987CF2">
      <w:pPr>
        <w:pStyle w:val="ListParagraph"/>
        <w:ind w:left="-426" w:firstLine="1146"/>
      </w:pPr>
      <w:r w:rsidRPr="0033362F">
        <w:t xml:space="preserve">Customer </w:t>
      </w:r>
      <w:r w:rsidRPr="0033362F">
        <w:t> </w:t>
      </w:r>
      <w:r w:rsidRPr="0033362F">
        <w:t> </w:t>
      </w:r>
      <w:r w:rsidRPr="0033362F">
        <w:t> </w:t>
      </w:r>
      <w:r>
        <w:tab/>
      </w:r>
      <w:r>
        <w:tab/>
      </w:r>
      <w:r>
        <w:tab/>
      </w:r>
      <w:r w:rsidRPr="0033362F">
        <w:t>D</w:t>
      </w:r>
      <w:r>
        <w:t>r</w:t>
      </w:r>
    </w:p>
    <w:p w14:paraId="5AC0C2CA" w14:textId="77777777" w:rsidR="00987CF2" w:rsidRPr="0033362F" w:rsidRDefault="00987CF2" w:rsidP="00987CF2">
      <w:pPr>
        <w:pStyle w:val="ListParagraph"/>
        <w:ind w:left="294" w:firstLine="1146"/>
      </w:pPr>
      <w:r w:rsidRPr="0033362F">
        <w:t xml:space="preserve">Receivable </w:t>
      </w:r>
      <w:r w:rsidRPr="0033362F">
        <w:t> </w:t>
      </w:r>
      <w:r>
        <w:tab/>
      </w:r>
      <w:r>
        <w:tab/>
      </w:r>
      <w:r>
        <w:tab/>
      </w:r>
      <w:r w:rsidRPr="0033362F">
        <w:t>C</w:t>
      </w:r>
      <w:r>
        <w:t>r</w:t>
      </w:r>
    </w:p>
    <w:p w14:paraId="59F66B0B" w14:textId="77777777" w:rsidR="00987CF2" w:rsidRDefault="00987CF2" w:rsidP="00532F36">
      <w:pPr>
        <w:pStyle w:val="ListParagraph"/>
        <w:ind w:left="-426" w:firstLine="720"/>
        <w:rPr>
          <w:b/>
          <w:bCs/>
        </w:rPr>
      </w:pPr>
    </w:p>
    <w:p w14:paraId="6DB67B17" w14:textId="61547941" w:rsidR="00532F36" w:rsidRPr="001735FD" w:rsidRDefault="00532F36" w:rsidP="00555F33">
      <w:pPr>
        <w:pStyle w:val="ListParagraph"/>
        <w:ind w:left="-426" w:firstLine="720"/>
      </w:pPr>
      <w:r w:rsidRPr="001735FD">
        <w:t>Waiver</w:t>
      </w:r>
      <w:r w:rsidR="00985D68" w:rsidRPr="001735FD">
        <w:t>/Write-off</w:t>
      </w:r>
      <w:r w:rsidRPr="001735FD">
        <w:t xml:space="preserve"> after Court Judgment </w:t>
      </w:r>
      <w:r w:rsidR="007E4B11">
        <w:t xml:space="preserve">will be executed </w:t>
      </w:r>
      <w:r w:rsidR="001F6369">
        <w:t>as per section 8.32</w:t>
      </w:r>
      <w:r w:rsidR="00062576">
        <w:t xml:space="preserve">. </w:t>
      </w:r>
    </w:p>
    <w:p w14:paraId="0C9D156C" w14:textId="77777777" w:rsidR="00532F36" w:rsidRDefault="00532F36" w:rsidP="00555F33">
      <w:pPr>
        <w:pStyle w:val="ListParagraph"/>
        <w:ind w:left="-426" w:firstLine="1146"/>
      </w:pPr>
      <w:r>
        <w:t xml:space="preserve">PL Operation Loss </w:t>
      </w:r>
      <w:r>
        <w:tab/>
      </w:r>
      <w:r>
        <w:tab/>
        <w:t>Dr</w:t>
      </w:r>
    </w:p>
    <w:p w14:paraId="78A53927" w14:textId="2EDA9286" w:rsidR="00532F36" w:rsidRDefault="00532F36" w:rsidP="0013249E">
      <w:pPr>
        <w:pStyle w:val="ListParagraph"/>
        <w:ind w:left="294" w:firstLine="1146"/>
      </w:pPr>
      <w:r>
        <w:t xml:space="preserve">Receivable </w:t>
      </w:r>
      <w:r>
        <w:tab/>
      </w:r>
      <w:r>
        <w:tab/>
      </w:r>
      <w:r>
        <w:tab/>
        <w:t>Cr</w:t>
      </w:r>
    </w:p>
    <w:p w14:paraId="32715E07" w14:textId="5B9D1E8E" w:rsidR="004B32E3" w:rsidRDefault="004B32E3" w:rsidP="001735FD">
      <w:r>
        <w:t>Requirement is to add date of judgement</w:t>
      </w:r>
    </w:p>
    <w:p w14:paraId="179BD3C2" w14:textId="74E05E22" w:rsidR="004973DE" w:rsidRDefault="004973DE" w:rsidP="003C2F1A">
      <w:pPr>
        <w:pStyle w:val="Heading3"/>
        <w:numPr>
          <w:ilvl w:val="2"/>
          <w:numId w:val="31"/>
        </w:numPr>
      </w:pPr>
      <w:bookmarkStart w:id="1142" w:name="_Toc182413991"/>
      <w:bookmarkStart w:id="1143" w:name="_Toc190103169"/>
      <w:r w:rsidRPr="00257AC3">
        <w:lastRenderedPageBreak/>
        <w:t xml:space="preserve">Without </w:t>
      </w:r>
      <w:r w:rsidR="00AD3498">
        <w:t>C</w:t>
      </w:r>
      <w:r w:rsidRPr="00257AC3">
        <w:t xml:space="preserve">ourt </w:t>
      </w:r>
      <w:r w:rsidR="00AD3498">
        <w:t>D</w:t>
      </w:r>
      <w:r w:rsidRPr="00257AC3">
        <w:t>ecision - WS0</w:t>
      </w:r>
      <w:r w:rsidR="00AD3498">
        <w:t>3</w:t>
      </w:r>
      <w:r w:rsidRPr="00257AC3">
        <w:t>-IJR-1</w:t>
      </w:r>
      <w:r w:rsidR="00AD3498">
        <w:t>0</w:t>
      </w:r>
      <w:r w:rsidRPr="00257AC3">
        <w:t>-0</w:t>
      </w:r>
      <w:r w:rsidR="00AD3498">
        <w:t>3</w:t>
      </w:r>
      <w:bookmarkEnd w:id="1142"/>
      <w:bookmarkEnd w:id="1143"/>
    </w:p>
    <w:p w14:paraId="7C5EBE80" w14:textId="7660C271" w:rsidR="00532F36" w:rsidRDefault="00532F36" w:rsidP="00426B57">
      <w:pPr>
        <w:ind w:left="270"/>
        <w:jc w:val="both"/>
      </w:pPr>
      <w:r w:rsidRPr="0033362F">
        <w:t xml:space="preserve">TA will sell out the Car in market </w:t>
      </w:r>
      <w:r>
        <w:t xml:space="preserve">through auction </w:t>
      </w:r>
      <w:r w:rsidRPr="0033362F">
        <w:t xml:space="preserve">and settle the principal, earned income, any dues. Any difference will be paid by the Customer. Early Termination </w:t>
      </w:r>
      <w:r>
        <w:t xml:space="preserve">functionality will be used </w:t>
      </w:r>
      <w:r w:rsidRPr="0033362F">
        <w:t>without any additional fees</w:t>
      </w:r>
      <w:r>
        <w:t xml:space="preserve"> (</w:t>
      </w:r>
      <w:r w:rsidR="00D40F7D">
        <w:t xml:space="preserve">no </w:t>
      </w:r>
      <w:r>
        <w:t>3 months profit fee</w:t>
      </w:r>
      <w:r w:rsidR="00D40F7D">
        <w:t xml:space="preserve"> will be taken in this case</w:t>
      </w:r>
      <w:r>
        <w:t>)</w:t>
      </w:r>
      <w:r w:rsidRPr="0033362F">
        <w:t xml:space="preserve"> and if the </w:t>
      </w:r>
      <w:r>
        <w:t>vehicle</w:t>
      </w:r>
      <w:r w:rsidRPr="0033362F">
        <w:t xml:space="preserve"> was sold less than the </w:t>
      </w:r>
      <w:r w:rsidR="00D40F7D">
        <w:t xml:space="preserve">outstanding </w:t>
      </w:r>
      <w:r>
        <w:t>balance</w:t>
      </w:r>
      <w:r w:rsidRPr="0033362F">
        <w:t xml:space="preserve"> amount the</w:t>
      </w:r>
      <w:r w:rsidR="00D40F7D">
        <w:t>n</w:t>
      </w:r>
      <w:r w:rsidRPr="0033362F">
        <w:t xml:space="preserve"> difference will be paid by customer.</w:t>
      </w:r>
      <w:r w:rsidR="002D754D">
        <w:t xml:space="preserve"> For this, a payoff statement is required.</w:t>
      </w:r>
    </w:p>
    <w:p w14:paraId="59BF353A" w14:textId="6935D592" w:rsidR="00532F36" w:rsidRDefault="00532F36" w:rsidP="00426B57">
      <w:pPr>
        <w:ind w:left="270"/>
        <w:jc w:val="both"/>
      </w:pPr>
      <w:r>
        <w:t xml:space="preserve">The </w:t>
      </w:r>
      <w:r w:rsidR="00452489">
        <w:t xml:space="preserve">payment </w:t>
      </w:r>
      <w:r>
        <w:t xml:space="preserve">process of auction will be </w:t>
      </w:r>
      <w:r w:rsidR="00452489">
        <w:t xml:space="preserve">executed </w:t>
      </w:r>
      <w:r>
        <w:t>via manual payment that is new customer will send money through bank transfer. Then a file of repayment will be upload. (same is being used in Repayment</w:t>
      </w:r>
      <w:r w:rsidR="0097783A">
        <w:t xml:space="preserve"> with marking on field “</w:t>
      </w:r>
      <w:r w:rsidR="0097783A" w:rsidRPr="0097783A">
        <w:t>RECEIVEDFROM</w:t>
      </w:r>
      <w:r w:rsidR="0097783A">
        <w:t>” = Auction</w:t>
      </w:r>
      <w:r>
        <w:t>). This file will contain single car price. Dr</w:t>
      </w:r>
      <w:r w:rsidR="00426B57">
        <w:t>.</w:t>
      </w:r>
      <w:r>
        <w:t xml:space="preserve"> Tamweel </w:t>
      </w:r>
      <w:r w:rsidR="00426B57">
        <w:t>I</w:t>
      </w:r>
      <w:r>
        <w:t>nternal Account and Cr</w:t>
      </w:r>
      <w:r w:rsidR="00426B57">
        <w:t>.</w:t>
      </w:r>
      <w:r>
        <w:t xml:space="preserve"> Settlement Account. So, if the customer (Bidder) has paid 50,000 SAR then below entry will generate</w:t>
      </w:r>
      <w:r w:rsidR="00B73629">
        <w:t>.</w:t>
      </w:r>
    </w:p>
    <w:p w14:paraId="1769CE4F" w14:textId="6E399693" w:rsidR="00532F36" w:rsidRPr="00124C07" w:rsidRDefault="00532F36" w:rsidP="00C7032C">
      <w:pPr>
        <w:ind w:left="270" w:hanging="27"/>
      </w:pPr>
      <w:r w:rsidRPr="00124C07">
        <w:t xml:space="preserve">Car Remaining Principal + </w:t>
      </w:r>
      <w:r w:rsidR="00DF765F">
        <w:t>D</w:t>
      </w:r>
      <w:r w:rsidRPr="00124C07">
        <w:t>ues = 65,000</w:t>
      </w:r>
    </w:p>
    <w:p w14:paraId="511C772D" w14:textId="77777777" w:rsidR="00532F36" w:rsidRPr="00124C07" w:rsidRDefault="00532F36" w:rsidP="00C7032C">
      <w:pPr>
        <w:ind w:left="270" w:hanging="27"/>
      </w:pPr>
      <w:r w:rsidRPr="00124C07">
        <w:t>Auction amount it 50,000</w:t>
      </w:r>
    </w:p>
    <w:p w14:paraId="4C14E851" w14:textId="48E0838E" w:rsidR="00532F36" w:rsidRPr="00124C07" w:rsidRDefault="00532F36" w:rsidP="00C7032C">
      <w:pPr>
        <w:pStyle w:val="ListParagraph"/>
        <w:ind w:left="270" w:hanging="27"/>
      </w:pPr>
      <w:r w:rsidRPr="00124C07">
        <w:t>Tamweel Internal A/C</w:t>
      </w:r>
      <w:r w:rsidRPr="00124C07">
        <w:tab/>
      </w:r>
      <w:r w:rsidRPr="00124C07">
        <w:tab/>
      </w:r>
      <w:r w:rsidR="008E13FA">
        <w:tab/>
      </w:r>
      <w:r w:rsidR="008E13FA">
        <w:tab/>
      </w:r>
      <w:r w:rsidR="008E13FA">
        <w:tab/>
      </w:r>
      <w:r w:rsidR="008E13FA">
        <w:tab/>
      </w:r>
      <w:r w:rsidR="000F7878">
        <w:tab/>
      </w:r>
      <w:r>
        <w:t>Dr 50,000</w:t>
      </w:r>
      <w:r w:rsidRPr="00124C07">
        <w:tab/>
      </w:r>
    </w:p>
    <w:p w14:paraId="592145A3" w14:textId="6823CA8E" w:rsidR="00532F36" w:rsidRPr="00124C07" w:rsidRDefault="00532F36" w:rsidP="00C7032C">
      <w:pPr>
        <w:pStyle w:val="ListParagraph"/>
        <w:ind w:left="270" w:hanging="27"/>
      </w:pPr>
      <w:r w:rsidRPr="00124C07">
        <w:tab/>
        <w:t>Settlement</w:t>
      </w:r>
      <w:r w:rsidR="00036BB1">
        <w:t xml:space="preserve"> repayment/disbursement</w:t>
      </w:r>
      <w:r w:rsidRPr="00124C07">
        <w:t xml:space="preserve"> A/C </w:t>
      </w:r>
      <w:r w:rsidRPr="00124C07">
        <w:tab/>
      </w:r>
      <w:r w:rsidRPr="00124C07">
        <w:tab/>
      </w:r>
      <w:r w:rsidRPr="00501422">
        <w:tab/>
      </w:r>
      <w:r w:rsidR="000F7878">
        <w:tab/>
      </w:r>
      <w:r>
        <w:t xml:space="preserve">Cr </w:t>
      </w:r>
      <w:r w:rsidRPr="00501422">
        <w:t>50,000</w:t>
      </w:r>
    </w:p>
    <w:p w14:paraId="6C7972BA" w14:textId="2217F40B" w:rsidR="00532F36" w:rsidRPr="006B6DB8" w:rsidRDefault="00532F36" w:rsidP="00C7032C">
      <w:pPr>
        <w:ind w:left="270" w:hanging="27"/>
        <w:rPr>
          <w:b/>
          <w:bCs/>
        </w:rPr>
      </w:pPr>
      <w:r w:rsidRPr="006B6DB8">
        <w:rPr>
          <w:b/>
          <w:bCs/>
        </w:rPr>
        <w:t>Settlement of Loan</w:t>
      </w:r>
    </w:p>
    <w:p w14:paraId="0A3334B9" w14:textId="2A8352CC" w:rsidR="00532F36" w:rsidRPr="00124C07" w:rsidRDefault="00532F36" w:rsidP="00C7032C">
      <w:pPr>
        <w:pStyle w:val="ListParagraph"/>
        <w:ind w:left="270" w:hanging="27"/>
      </w:pPr>
      <w:r w:rsidRPr="00124C07">
        <w:t>Settlement A/C</w:t>
      </w:r>
      <w:r w:rsidRPr="00124C07">
        <w:tab/>
      </w:r>
      <w:r w:rsidRPr="00124C07">
        <w:tab/>
      </w:r>
      <w:r w:rsidRPr="00124C07">
        <w:tab/>
      </w:r>
      <w:r w:rsidR="008E13FA">
        <w:tab/>
      </w:r>
      <w:r w:rsidR="008E13FA">
        <w:tab/>
      </w:r>
      <w:r w:rsidR="008E13FA">
        <w:tab/>
      </w:r>
      <w:r w:rsidR="008E13FA">
        <w:tab/>
      </w:r>
      <w:r w:rsidR="008E13FA">
        <w:tab/>
      </w:r>
      <w:r>
        <w:t>Dr 50,000</w:t>
      </w:r>
    </w:p>
    <w:p w14:paraId="697A4717" w14:textId="4985664D" w:rsidR="00532F36" w:rsidRPr="00124C07" w:rsidRDefault="00532F36" w:rsidP="00C7032C">
      <w:pPr>
        <w:pStyle w:val="ListParagraph"/>
        <w:ind w:left="270" w:hanging="27"/>
      </w:pPr>
      <w:r w:rsidRPr="00124C07">
        <w:tab/>
        <w:t xml:space="preserve">Customer Account </w:t>
      </w:r>
      <w:r w:rsidRPr="00124C07">
        <w:tab/>
      </w:r>
      <w:r w:rsidRPr="00124C07">
        <w:tab/>
      </w:r>
      <w:r w:rsidRPr="00124C07">
        <w:tab/>
      </w:r>
      <w:r w:rsidR="008E13FA">
        <w:tab/>
      </w:r>
      <w:r w:rsidR="008E13FA">
        <w:tab/>
      </w:r>
      <w:r w:rsidR="008E13FA">
        <w:tab/>
      </w:r>
      <w:r w:rsidR="008E13FA">
        <w:tab/>
      </w:r>
      <w:r w:rsidR="008E13FA">
        <w:tab/>
      </w:r>
      <w:r>
        <w:t>Cr 50,000</w:t>
      </w:r>
    </w:p>
    <w:p w14:paraId="13062BCE" w14:textId="77777777" w:rsidR="00532F36" w:rsidRDefault="00532F36" w:rsidP="0013249E">
      <w:pPr>
        <w:pStyle w:val="ListParagraph"/>
        <w:ind w:left="567"/>
        <w:jc w:val="both"/>
      </w:pPr>
    </w:p>
    <w:p w14:paraId="6ECB2745" w14:textId="3466A4E5" w:rsidR="00532F36" w:rsidRPr="00124C07" w:rsidRDefault="00532F36" w:rsidP="006B6DB8">
      <w:pPr>
        <w:pStyle w:val="ListParagraph"/>
        <w:ind w:left="270"/>
        <w:jc w:val="both"/>
      </w:pPr>
      <w:r w:rsidRPr="00124C07">
        <w:t>A payoff need</w:t>
      </w:r>
      <w:r>
        <w:t>s</w:t>
      </w:r>
      <w:r w:rsidRPr="00124C07">
        <w:t xml:space="preserve"> to be run after getting auction amount in order to calculate net-off amount.</w:t>
      </w:r>
      <w:r>
        <w:t xml:space="preserve"> </w:t>
      </w:r>
      <w:r w:rsidRPr="00124C07">
        <w:t xml:space="preserve">Customer will transfer the differential amount that is </w:t>
      </w:r>
      <w:r>
        <w:rPr>
          <w:b/>
          <w:bCs/>
        </w:rPr>
        <w:t>15,000</w:t>
      </w:r>
      <w:r w:rsidRPr="00124C07">
        <w:t>. The collection department will send notification through email or call and SADDAD bill will</w:t>
      </w:r>
      <w:r w:rsidR="00AE333E">
        <w:t xml:space="preserve"> also</w:t>
      </w:r>
      <w:r w:rsidRPr="00124C07">
        <w:t xml:space="preserve"> be generated.</w:t>
      </w:r>
    </w:p>
    <w:p w14:paraId="02AE6D11" w14:textId="77777777" w:rsidR="00532F36" w:rsidRDefault="00532F36" w:rsidP="006B6DB8">
      <w:pPr>
        <w:pStyle w:val="ListParagraph"/>
        <w:ind w:left="270"/>
        <w:jc w:val="both"/>
      </w:pPr>
      <w:r w:rsidRPr="00124C07">
        <w:t>Now after payoff</w:t>
      </w:r>
      <w:r>
        <w:t xml:space="preserve"> statement</w:t>
      </w:r>
      <w:r w:rsidRPr="00124C07">
        <w:t xml:space="preserve"> below entry will be executed through user manually.</w:t>
      </w:r>
    </w:p>
    <w:p w14:paraId="789AE756" w14:textId="77777777" w:rsidR="00532F36" w:rsidRDefault="00532F36" w:rsidP="0013249E">
      <w:pPr>
        <w:pStyle w:val="ListParagraph"/>
        <w:ind w:left="567"/>
        <w:jc w:val="both"/>
      </w:pPr>
    </w:p>
    <w:p w14:paraId="69A9B6FE" w14:textId="77777777" w:rsidR="00532F36" w:rsidRPr="006B6DB8" w:rsidRDefault="00532F36" w:rsidP="006B6DB8">
      <w:pPr>
        <w:pStyle w:val="ListParagraph"/>
        <w:ind w:left="270"/>
        <w:jc w:val="both"/>
        <w:rPr>
          <w:b/>
          <w:bCs/>
        </w:rPr>
      </w:pPr>
      <w:r w:rsidRPr="006B6DB8">
        <w:rPr>
          <w:b/>
          <w:bCs/>
        </w:rPr>
        <w:t xml:space="preserve">Differential amount 15,000 paid by customer </w:t>
      </w:r>
    </w:p>
    <w:p w14:paraId="2EDE1CA5" w14:textId="77777777" w:rsidR="00532F36" w:rsidRDefault="00532F36" w:rsidP="006B6DB8">
      <w:pPr>
        <w:pStyle w:val="ListParagraph"/>
        <w:ind w:left="270"/>
        <w:jc w:val="both"/>
      </w:pPr>
    </w:p>
    <w:p w14:paraId="19FDAEC6" w14:textId="43E1114C" w:rsidR="00532F36" w:rsidRDefault="00532F36" w:rsidP="006B6DB8">
      <w:pPr>
        <w:pStyle w:val="ListParagraph"/>
        <w:ind w:left="270"/>
        <w:jc w:val="both"/>
      </w:pPr>
      <w:r>
        <w:t xml:space="preserve">Tamweel Internal A/C    </w:t>
      </w:r>
      <w:r>
        <w:tab/>
      </w:r>
      <w:r>
        <w:tab/>
      </w:r>
      <w:r w:rsidR="008E13FA">
        <w:tab/>
      </w:r>
      <w:r w:rsidR="008E13FA">
        <w:tab/>
      </w:r>
      <w:r w:rsidR="008E13FA">
        <w:tab/>
      </w:r>
      <w:r w:rsidR="008E13FA">
        <w:tab/>
      </w:r>
      <w:r w:rsidR="008E13FA">
        <w:tab/>
      </w:r>
      <w:r>
        <w:t>Dr 15,000</w:t>
      </w:r>
    </w:p>
    <w:p w14:paraId="3426AAB0" w14:textId="71EBECFE" w:rsidR="00532F36" w:rsidRPr="00124C07" w:rsidRDefault="00532F36" w:rsidP="006B6DB8">
      <w:pPr>
        <w:pStyle w:val="ListParagraph"/>
        <w:ind w:left="270"/>
        <w:jc w:val="both"/>
      </w:pPr>
      <w:r>
        <w:t xml:space="preserve">Customer </w:t>
      </w:r>
      <w:r w:rsidR="008E13FA">
        <w:t>repayment/disbursement</w:t>
      </w:r>
      <w:r w:rsidR="008E13FA" w:rsidRPr="00124C07">
        <w:t xml:space="preserve"> A/C</w:t>
      </w:r>
      <w:r w:rsidR="00AE333E">
        <w:tab/>
      </w:r>
      <w:r w:rsidR="00AE333E">
        <w:tab/>
      </w:r>
      <w:r w:rsidR="008E13FA">
        <w:tab/>
      </w:r>
      <w:r w:rsidR="000F7878">
        <w:tab/>
      </w:r>
      <w:r w:rsidR="000F7878">
        <w:tab/>
      </w:r>
      <w:r>
        <w:t>Cr 15,000</w:t>
      </w:r>
    </w:p>
    <w:p w14:paraId="101EDE48" w14:textId="77777777" w:rsidR="006B6DB8" w:rsidRDefault="00532F36" w:rsidP="006B6DB8">
      <w:pPr>
        <w:pStyle w:val="ListParagraph"/>
        <w:ind w:left="270"/>
      </w:pPr>
      <w:r>
        <w:tab/>
      </w:r>
      <w:r>
        <w:tab/>
      </w:r>
    </w:p>
    <w:p w14:paraId="4A6EE3B9" w14:textId="2C6DECB6" w:rsidR="00532F36" w:rsidRPr="006B6DB8" w:rsidRDefault="00532F36" w:rsidP="006B6DB8">
      <w:pPr>
        <w:pStyle w:val="ListParagraph"/>
        <w:ind w:left="270"/>
        <w:rPr>
          <w:b/>
          <w:bCs/>
        </w:rPr>
      </w:pPr>
      <w:r w:rsidRPr="006B6DB8">
        <w:rPr>
          <w:b/>
          <w:bCs/>
        </w:rPr>
        <w:t>Loan Settlement</w:t>
      </w:r>
    </w:p>
    <w:p w14:paraId="1B231C7B" w14:textId="79A4BD04" w:rsidR="00532F36" w:rsidRPr="00124C07" w:rsidRDefault="00532F36" w:rsidP="006B6DB8">
      <w:pPr>
        <w:pStyle w:val="ListParagraph"/>
        <w:ind w:left="270"/>
      </w:pPr>
      <w:r w:rsidRPr="00124C07">
        <w:t xml:space="preserve">Customer </w:t>
      </w:r>
      <w:r w:rsidR="008E13FA">
        <w:t>repayment/disbursement</w:t>
      </w:r>
      <w:r w:rsidR="008E13FA" w:rsidRPr="00124C07">
        <w:t xml:space="preserve"> A/C</w:t>
      </w:r>
      <w:r w:rsidRPr="00124C07">
        <w:tab/>
      </w:r>
      <w:r w:rsidRPr="00124C07">
        <w:tab/>
      </w:r>
      <w:r w:rsidR="000F7878">
        <w:tab/>
      </w:r>
      <w:r w:rsidR="000F7878">
        <w:tab/>
      </w:r>
      <w:r w:rsidR="000F7878">
        <w:tab/>
      </w:r>
      <w:r>
        <w:t xml:space="preserve">Dr </w:t>
      </w:r>
      <w:r w:rsidRPr="00124C07">
        <w:t>65,000</w:t>
      </w:r>
    </w:p>
    <w:p w14:paraId="7871D303" w14:textId="6BEFC235" w:rsidR="004973DE" w:rsidRDefault="00532F36" w:rsidP="006B6DB8">
      <w:pPr>
        <w:pStyle w:val="ListParagraph"/>
        <w:ind w:left="270"/>
      </w:pPr>
      <w:r w:rsidRPr="00124C07">
        <w:t>Loan Account</w:t>
      </w:r>
      <w:r w:rsidRPr="00124C07">
        <w:tab/>
      </w:r>
      <w:r w:rsidRPr="00124C07">
        <w:tab/>
      </w:r>
      <w:r w:rsidRPr="00124C07">
        <w:tab/>
      </w:r>
      <w:r w:rsidR="008E13FA">
        <w:tab/>
      </w:r>
      <w:r w:rsidR="008E13FA">
        <w:tab/>
      </w:r>
      <w:r w:rsidR="008E13FA">
        <w:tab/>
      </w:r>
      <w:r w:rsidR="008E13FA">
        <w:tab/>
      </w:r>
      <w:r w:rsidR="008E13FA">
        <w:tab/>
      </w:r>
      <w:r>
        <w:t xml:space="preserve">Cr </w:t>
      </w:r>
      <w:r w:rsidRPr="00124C07">
        <w:t>65,000</w:t>
      </w:r>
    </w:p>
    <w:p w14:paraId="664F61FA" w14:textId="77777777" w:rsidR="005819A5" w:rsidRDefault="005819A5" w:rsidP="006B6DB8">
      <w:pPr>
        <w:pStyle w:val="ListParagraph"/>
        <w:ind w:left="270"/>
      </w:pPr>
    </w:p>
    <w:p w14:paraId="3CDDE695" w14:textId="04F5EB68" w:rsidR="00C333AA" w:rsidRDefault="00C333AA" w:rsidP="006B6DB8">
      <w:pPr>
        <w:pStyle w:val="ListParagraph"/>
        <w:ind w:left="270"/>
      </w:pPr>
      <w:r>
        <w:t xml:space="preserve">Requirement is to add auction amount field in payoff </w:t>
      </w:r>
      <w:r w:rsidR="001837A9">
        <w:t>statement.</w:t>
      </w:r>
    </w:p>
    <w:p w14:paraId="7D80A36B" w14:textId="666685D4" w:rsidR="004973DE" w:rsidRDefault="2E12D02A" w:rsidP="002E001B">
      <w:pPr>
        <w:pStyle w:val="Heading2"/>
        <w:numPr>
          <w:ilvl w:val="1"/>
          <w:numId w:val="5"/>
        </w:numPr>
        <w:ind w:left="0" w:firstLine="0"/>
      </w:pPr>
      <w:bookmarkStart w:id="1144" w:name="_Toc182413994"/>
      <w:bookmarkStart w:id="1145" w:name="_Toc190103170"/>
      <w:r>
        <w:t>T</w:t>
      </w:r>
      <w:r w:rsidR="004973DE">
        <w:t>ermination (in case of reposes car) - WS0</w:t>
      </w:r>
      <w:r w:rsidR="00A05E36">
        <w:t>3</w:t>
      </w:r>
      <w:r w:rsidR="004973DE">
        <w:t>-IJR-1</w:t>
      </w:r>
      <w:r w:rsidR="00A05E36">
        <w:t>0</w:t>
      </w:r>
      <w:r w:rsidR="004973DE">
        <w:t>-0</w:t>
      </w:r>
      <w:ins w:id="1146" w:author="Farhan Ullah Khan" w:date="2025-02-10T19:20:00Z">
        <w:r w:rsidR="006F32C5">
          <w:t>4</w:t>
        </w:r>
      </w:ins>
      <w:del w:id="1147" w:author="Farhan Ullah Khan" w:date="2025-02-10T19:08:00Z">
        <w:r w:rsidR="00A05E36" w:rsidDel="00A82736">
          <w:delText>4</w:delText>
        </w:r>
      </w:del>
      <w:bookmarkEnd w:id="1144"/>
      <w:bookmarkEnd w:id="1145"/>
    </w:p>
    <w:p w14:paraId="62BD1F4C" w14:textId="77777777" w:rsidR="00F10535" w:rsidRDefault="00F10535" w:rsidP="5A8590D0">
      <w:pPr>
        <w:ind w:left="284"/>
        <w:jc w:val="both"/>
      </w:pPr>
    </w:p>
    <w:p w14:paraId="483157D8" w14:textId="77777777" w:rsidR="00EA22C2" w:rsidRDefault="00F10535" w:rsidP="5A8590D0">
      <w:pPr>
        <w:ind w:left="284"/>
        <w:jc w:val="both"/>
      </w:pPr>
      <w:r>
        <w:t xml:space="preserve">The </w:t>
      </w:r>
      <w:r w:rsidR="00C9273E">
        <w:t xml:space="preserve">repossession process will be executed in TAC, however, once TAC user confirms </w:t>
      </w:r>
      <w:r w:rsidR="006563FA">
        <w:t xml:space="preserve">T24 user about the completion of process then T24 user will park a flag </w:t>
      </w:r>
      <w:r w:rsidR="007E76E7">
        <w:t xml:space="preserve">of repossession on that arrangement. In the second step the user can add couple of charges </w:t>
      </w:r>
      <w:r w:rsidR="00EA22C2">
        <w:t xml:space="preserve">as mentioned below. </w:t>
      </w:r>
    </w:p>
    <w:p w14:paraId="14D438A8" w14:textId="202F0E17" w:rsidR="00EA22C2" w:rsidRDefault="00EA22C2" w:rsidP="5A8590D0">
      <w:pPr>
        <w:ind w:left="284"/>
        <w:jc w:val="both"/>
      </w:pPr>
      <w:r>
        <w:lastRenderedPageBreak/>
        <w:t>“Repo certificate charges” and “towing company charges” these charges will be</w:t>
      </w:r>
      <w:del w:id="1148" w:author="Kashif Umair" w:date="2025-01-09T10:09:00Z">
        <w:r w:rsidDel="00FA630D">
          <w:delText xml:space="preserve"> </w:delText>
        </w:r>
      </w:del>
      <w:r>
        <w:t xml:space="preserve">come part of arrangement and whenever user will go for </w:t>
      </w:r>
      <w:r w:rsidR="00F960AF">
        <w:t xml:space="preserve">payoff, this will appear as due. </w:t>
      </w:r>
    </w:p>
    <w:p w14:paraId="3B7195A4" w14:textId="64F41EDD" w:rsidR="00F960AF" w:rsidRDefault="00F960AF" w:rsidP="5A8590D0">
      <w:pPr>
        <w:ind w:left="284"/>
        <w:jc w:val="both"/>
        <w:rPr>
          <w:ins w:id="1149" w:author="Mohamed Abass Fekher" w:date="2025-02-16T11:04:00Z"/>
        </w:rPr>
      </w:pPr>
      <w:r>
        <w:t>“Repo certificate charges” and “towing company charges” will be added in Arrangement so that at the time of payoff it comes as due.</w:t>
      </w:r>
    </w:p>
    <w:p w14:paraId="0450E7A5" w14:textId="078E040C" w:rsidR="004718D1" w:rsidRDefault="00854D82" w:rsidP="5A8590D0">
      <w:pPr>
        <w:ind w:left="284"/>
        <w:jc w:val="both"/>
      </w:pPr>
      <w:ins w:id="1150" w:author="Mohamed Abass Fekher" w:date="2025-02-16T11:08:00Z">
        <w:r>
          <w:t>In the reposs</w:t>
        </w:r>
      </w:ins>
      <w:ins w:id="1151" w:author="Mohamed Abass Fekher" w:date="2025-02-16T11:09:00Z">
        <w:r>
          <w:t>ess</w:t>
        </w:r>
      </w:ins>
      <w:ins w:id="1152" w:author="Mohamed Abass Fekher" w:date="2025-02-16T11:08:00Z">
        <w:r>
          <w:t xml:space="preserve">ion process, all the overdue items will be collected, insurance, profit and principal. </w:t>
        </w:r>
      </w:ins>
      <w:ins w:id="1153" w:author="Mohamed Abass Fekher" w:date="2025-02-16T11:09:00Z">
        <w:r>
          <w:t>For future insurance balance will be calculated and profit will be discounted, if the auction about is not sufficient the r</w:t>
        </w:r>
      </w:ins>
      <w:ins w:id="1154" w:author="Mohamed Abass Fekher" w:date="2025-02-16T11:10:00Z">
        <w:r>
          <w:t>est of the principal part will be aged. A flag of repossession  required.</w:t>
        </w:r>
      </w:ins>
    </w:p>
    <w:p w14:paraId="59A47B30" w14:textId="69F2B44C" w:rsidR="004973DE" w:rsidRPr="00F43552" w:rsidRDefault="004973DE" w:rsidP="002E001B">
      <w:pPr>
        <w:pStyle w:val="Heading2"/>
        <w:numPr>
          <w:ilvl w:val="1"/>
          <w:numId w:val="5"/>
        </w:numPr>
        <w:ind w:left="0" w:firstLine="0"/>
      </w:pPr>
      <w:bookmarkStart w:id="1155" w:name="_Toc182413995"/>
      <w:bookmarkStart w:id="1156" w:name="_Toc190103171"/>
      <w:r w:rsidRPr="00F43552">
        <w:t>Delay Transfer Fees - WS0</w:t>
      </w:r>
      <w:r w:rsidR="00216728">
        <w:t>3</w:t>
      </w:r>
      <w:r w:rsidRPr="00F43552">
        <w:t>-IJR-</w:t>
      </w:r>
      <w:r w:rsidR="00EB3CA6">
        <w:t>06</w:t>
      </w:r>
      <w:r w:rsidRPr="00F43552">
        <w:t>-</w:t>
      </w:r>
      <w:bookmarkEnd w:id="1155"/>
      <w:r w:rsidR="00EB3CA6">
        <w:t>1</w:t>
      </w:r>
      <w:ins w:id="1157" w:author="Farhan Ullah Khan" w:date="2025-02-10T19:14:00Z">
        <w:r w:rsidR="00BF5529">
          <w:t>5</w:t>
        </w:r>
      </w:ins>
      <w:del w:id="1158" w:author="Farhan Ullah Khan" w:date="2025-02-10T19:14:00Z">
        <w:r w:rsidR="00EB3CA6" w:rsidDel="00BF5529">
          <w:delText>6</w:delText>
        </w:r>
      </w:del>
      <w:bookmarkEnd w:id="1156"/>
    </w:p>
    <w:p w14:paraId="0AFA2271" w14:textId="3CE47CE1" w:rsidR="004973DE" w:rsidRDefault="004973DE" w:rsidP="00D023D1">
      <w:pPr>
        <w:ind w:left="284"/>
        <w:jc w:val="both"/>
      </w:pPr>
      <w:r w:rsidRPr="4578B8FE">
        <w:t xml:space="preserve">After the maturity date of a loan, vehicle is supposed to be transferred to the end user. In order to avoid unnecessary delays, “Delay Transfer Fees” will be set in Transact after the maturity date with grace period. In this connection, there will be no accrual on daily basis. System will generate bill on instalment date and SADDAD is required on each month there can be ""N"" months grace period, will come from LOS, so next instalment start date after maturity will be maturity +""N"" Months. However, if customer comes </w:t>
      </w:r>
      <w:r w:rsidR="008D19BB">
        <w:t>(</w:t>
      </w:r>
      <w:r w:rsidR="00C66F02">
        <w:t>after the grace period</w:t>
      </w:r>
      <w:r w:rsidR="008D19BB">
        <w:t>)</w:t>
      </w:r>
      <w:r w:rsidR="00C66F02">
        <w:t xml:space="preserve"> </w:t>
      </w:r>
      <w:r w:rsidRPr="4578B8FE">
        <w:t>in middle of month</w:t>
      </w:r>
      <w:r w:rsidR="008D19BB">
        <w:t>,</w:t>
      </w:r>
      <w:r w:rsidRPr="4578B8FE">
        <w:t xml:space="preserve"> system </w:t>
      </w:r>
      <w:r w:rsidR="00811065">
        <w:t xml:space="preserve">should </w:t>
      </w:r>
      <w:r w:rsidR="00811065" w:rsidRPr="4578B8FE">
        <w:t>generate</w:t>
      </w:r>
      <w:r w:rsidRPr="4578B8FE">
        <w:t xml:space="preserve"> amount with respective day</w:t>
      </w:r>
      <w:r w:rsidR="008D19BB">
        <w:t>s</w:t>
      </w:r>
      <w:r w:rsidRPr="4578B8FE">
        <w:t xml:space="preserve"> (local customization). Need to see with deferment </w:t>
      </w:r>
      <w:r w:rsidR="00D023D1">
        <w:t xml:space="preserve">and payoff </w:t>
      </w:r>
      <w:r w:rsidR="009819DF">
        <w:t>scenario</w:t>
      </w:r>
      <w:r w:rsidR="00D023D1">
        <w:t>s</w:t>
      </w:r>
      <w:r w:rsidR="009819DF">
        <w:t xml:space="preserve"> </w:t>
      </w:r>
      <w:r w:rsidR="00D023D1">
        <w:t>in both cases recalculation is required</w:t>
      </w:r>
      <w:r w:rsidR="009819DF">
        <w:t>.</w:t>
      </w:r>
      <w:del w:id="1159" w:author="Farhan Ullah Khan" w:date="2025-02-10T18:04:00Z">
        <w:r w:rsidRPr="4578B8FE" w:rsidDel="0097262D">
          <w:delText xml:space="preserve">. </w:delText>
        </w:r>
      </w:del>
    </w:p>
    <w:p w14:paraId="60740689" w14:textId="2A012272" w:rsidR="5E51C920" w:rsidRDefault="00307A62" w:rsidP="0013249E">
      <w:pPr>
        <w:pStyle w:val="Heading3"/>
        <w:numPr>
          <w:ilvl w:val="0"/>
          <w:numId w:val="0"/>
        </w:numPr>
        <w:ind w:left="284"/>
      </w:pPr>
      <w:bookmarkStart w:id="1160" w:name="_Toc190103172"/>
      <w:r>
        <w:t xml:space="preserve">8.22.1 </w:t>
      </w:r>
      <w:r w:rsidR="5E51C920" w:rsidRPr="661341B2">
        <w:t>Worksheet details:</w:t>
      </w:r>
      <w:bookmarkEnd w:id="1160"/>
    </w:p>
    <w:p w14:paraId="63E71A06" w14:textId="5FA2DBB9" w:rsidR="5E51C920" w:rsidRDefault="5E51C920" w:rsidP="000F7878">
      <w:pPr>
        <w:spacing w:before="240" w:after="240" w:line="240" w:lineRule="auto"/>
        <w:ind w:firstLine="284"/>
        <w:contextualSpacing/>
        <w:jc w:val="both"/>
        <w:rPr>
          <w:rFonts w:ascii="Calibri" w:eastAsia="Calibri" w:hAnsi="Calibri" w:cs="Calibri"/>
          <w:szCs w:val="24"/>
        </w:rPr>
      </w:pPr>
      <w:r w:rsidRPr="661341B2">
        <w:rPr>
          <w:rFonts w:ascii="Calibri" w:eastAsia="Calibri" w:hAnsi="Calibri" w:cs="Calibri"/>
          <w:szCs w:val="24"/>
        </w:rPr>
        <w:t xml:space="preserve">File </w:t>
      </w:r>
      <w:r w:rsidR="00EB3CA6">
        <w:rPr>
          <w:rFonts w:ascii="Calibri" w:eastAsia="Calibri" w:hAnsi="Calibri" w:cs="Calibri"/>
          <w:szCs w:val="24"/>
        </w:rPr>
        <w:t>N</w:t>
      </w:r>
      <w:r w:rsidRPr="661341B2">
        <w:rPr>
          <w:rFonts w:ascii="Calibri" w:eastAsia="Calibri" w:hAnsi="Calibri" w:cs="Calibri"/>
          <w:szCs w:val="24"/>
        </w:rPr>
        <w:t>ame</w:t>
      </w:r>
      <w:r w:rsidR="00EB3CA6">
        <w:rPr>
          <w:rFonts w:ascii="Calibri" w:eastAsia="Calibri" w:hAnsi="Calibri" w:cs="Calibri"/>
          <w:szCs w:val="24"/>
        </w:rPr>
        <w:t>:</w:t>
      </w:r>
      <w:r w:rsidRPr="661341B2">
        <w:rPr>
          <w:rFonts w:ascii="Calibri" w:eastAsia="Calibri" w:hAnsi="Calibri" w:cs="Calibri"/>
          <w:szCs w:val="24"/>
        </w:rPr>
        <w:t xml:space="preserve"> Ijarah Working Sheet</w:t>
      </w:r>
    </w:p>
    <w:p w14:paraId="330B3AFB" w14:textId="345B036E" w:rsidR="5E51C920" w:rsidRDefault="5E51C920" w:rsidP="000F7878">
      <w:pPr>
        <w:spacing w:line="240" w:lineRule="auto"/>
        <w:ind w:firstLine="284"/>
        <w:contextualSpacing/>
        <w:jc w:val="both"/>
      </w:pPr>
      <w:r w:rsidRPr="0013249E">
        <w:rPr>
          <w:rFonts w:ascii="Calibri" w:eastAsia="Calibri" w:hAnsi="Calibri" w:cs="Calibri"/>
          <w:szCs w:val="24"/>
        </w:rPr>
        <w:t xml:space="preserve">Sheet </w:t>
      </w:r>
      <w:r w:rsidR="00EB3CA6">
        <w:rPr>
          <w:rFonts w:ascii="Calibri" w:eastAsia="Calibri" w:hAnsi="Calibri" w:cs="Calibri"/>
          <w:szCs w:val="24"/>
        </w:rPr>
        <w:t>N</w:t>
      </w:r>
      <w:r w:rsidRPr="0013249E">
        <w:rPr>
          <w:rFonts w:ascii="Calibri" w:eastAsia="Calibri" w:hAnsi="Calibri" w:cs="Calibri"/>
          <w:szCs w:val="24"/>
        </w:rPr>
        <w:t>ame</w:t>
      </w:r>
      <w:r w:rsidR="00EB3CA6">
        <w:rPr>
          <w:rFonts w:ascii="Calibri" w:eastAsia="Calibri" w:hAnsi="Calibri" w:cs="Calibri"/>
          <w:szCs w:val="24"/>
        </w:rPr>
        <w:t>:</w:t>
      </w:r>
      <w:r w:rsidRPr="0013249E">
        <w:rPr>
          <w:rFonts w:ascii="Calibri" w:eastAsia="Calibri" w:hAnsi="Calibri" w:cs="Calibri"/>
          <w:szCs w:val="24"/>
        </w:rPr>
        <w:t xml:space="preserve"> </w:t>
      </w:r>
      <w:r w:rsidR="75EE3FE1" w:rsidRPr="0013249E">
        <w:rPr>
          <w:rFonts w:ascii="Calibri" w:eastAsia="Calibri" w:hAnsi="Calibri" w:cs="Calibri"/>
          <w:szCs w:val="24"/>
        </w:rPr>
        <w:t>Day17-Termination Process</w:t>
      </w:r>
    </w:p>
    <w:p w14:paraId="45214E88" w14:textId="3C5B462A" w:rsidR="004973DE" w:rsidRDefault="004973DE" w:rsidP="002E001B">
      <w:pPr>
        <w:pStyle w:val="Heading2"/>
        <w:numPr>
          <w:ilvl w:val="1"/>
          <w:numId w:val="5"/>
        </w:numPr>
        <w:ind w:left="0" w:firstLine="0"/>
      </w:pPr>
      <w:bookmarkStart w:id="1161" w:name="_Toc182413996"/>
      <w:bookmarkStart w:id="1162" w:name="_Toc190103173"/>
      <w:r w:rsidRPr="00F43552">
        <w:t>Waiver (for only fees) - WS0</w:t>
      </w:r>
      <w:r w:rsidR="00B75AA5">
        <w:t>3</w:t>
      </w:r>
      <w:r w:rsidRPr="00F43552">
        <w:t>-IJR-</w:t>
      </w:r>
      <w:r w:rsidR="00B75AA5">
        <w:t>06</w:t>
      </w:r>
      <w:r w:rsidRPr="00F43552">
        <w:t>-</w:t>
      </w:r>
      <w:r w:rsidR="0010716C">
        <w:t>1</w:t>
      </w:r>
      <w:ins w:id="1163" w:author="Farhan Ullah Khan" w:date="2025-02-10T19:14:00Z">
        <w:r w:rsidR="00BF5529">
          <w:t>6</w:t>
        </w:r>
      </w:ins>
      <w:del w:id="1164" w:author="Farhan Ullah Khan" w:date="2025-02-10T19:14:00Z">
        <w:r w:rsidR="0010716C" w:rsidDel="00BF5529">
          <w:delText>7</w:delText>
        </w:r>
      </w:del>
      <w:bookmarkEnd w:id="1161"/>
      <w:bookmarkEnd w:id="1162"/>
    </w:p>
    <w:p w14:paraId="29CE92F9" w14:textId="53730428" w:rsidR="004973DE" w:rsidRDefault="004973DE" w:rsidP="004973DE">
      <w:pPr>
        <w:ind w:left="284"/>
      </w:pPr>
      <w:r>
        <w:t>Waiver can be executed for all due balance component</w:t>
      </w:r>
      <w:r w:rsidR="00C21398">
        <w:t>.</w:t>
      </w:r>
    </w:p>
    <w:p w14:paraId="74E92396" w14:textId="4A67A5E8" w:rsidR="004973DE" w:rsidRPr="00B364F1" w:rsidRDefault="004973DE" w:rsidP="002E001B">
      <w:pPr>
        <w:pStyle w:val="Heading2"/>
        <w:numPr>
          <w:ilvl w:val="1"/>
          <w:numId w:val="5"/>
        </w:numPr>
        <w:ind w:left="0" w:firstLine="0"/>
      </w:pPr>
      <w:bookmarkStart w:id="1165" w:name="_Toc182413997"/>
      <w:bookmarkStart w:id="1166" w:name="_Toc190103174"/>
      <w:r w:rsidRPr="00F43552">
        <w:t>Loan transfer/Loan transfer with repricing only for Ijarah - WS0</w:t>
      </w:r>
      <w:r w:rsidR="0010716C">
        <w:t>3</w:t>
      </w:r>
      <w:r w:rsidRPr="00F43552">
        <w:t>-IJR-</w:t>
      </w:r>
      <w:r w:rsidR="0010716C">
        <w:t>06-1</w:t>
      </w:r>
      <w:ins w:id="1167" w:author="Farhan Ullah Khan" w:date="2025-02-10T19:14:00Z">
        <w:r w:rsidR="00BF5529">
          <w:t>7</w:t>
        </w:r>
      </w:ins>
      <w:del w:id="1168" w:author="Farhan Ullah Khan" w:date="2025-02-10T19:14:00Z">
        <w:r w:rsidR="0010716C" w:rsidDel="00BF5529">
          <w:delText>8</w:delText>
        </w:r>
      </w:del>
      <w:bookmarkEnd w:id="1165"/>
      <w:bookmarkEnd w:id="1166"/>
    </w:p>
    <w:p w14:paraId="0B5E0170" w14:textId="78943D7A" w:rsidR="00E7350F" w:rsidRDefault="00F11290" w:rsidP="4578B8FE">
      <w:pPr>
        <w:ind w:left="284"/>
        <w:jc w:val="both"/>
      </w:pPr>
      <w:r>
        <w:t xml:space="preserve">In this process, a new </w:t>
      </w:r>
      <w:r w:rsidR="003D49A8">
        <w:t>loan journey will be initiated by another customer, mainly new to the TA,</w:t>
      </w:r>
      <w:r w:rsidR="00E7350F">
        <w:t xml:space="preserve"> with an existing loan ID/ Application ID.</w:t>
      </w:r>
      <w:r w:rsidR="00F5161A">
        <w:t xml:space="preserve"> In this connection, old AA must not have any dues.</w:t>
      </w:r>
    </w:p>
    <w:p w14:paraId="327624BA" w14:textId="4E8EFDB3" w:rsidR="00280786" w:rsidRDefault="00280786" w:rsidP="4578B8FE">
      <w:pPr>
        <w:ind w:left="284"/>
        <w:jc w:val="both"/>
      </w:pPr>
      <w:r>
        <w:t xml:space="preserve">A new CIF will be onboarded with the contract reference of the loan which outstanding amount will be transferred to this CIF’s contract. Once the CIF is created close the previous contract and transfer this amount to new arrangement of new CIF. Previous arrangement will be closed by pay-off without any charges and then create a </w:t>
      </w:r>
      <w:commentRangeStart w:id="1169"/>
      <w:r>
        <w:t>new contract for new CIF</w:t>
      </w:r>
      <w:commentRangeEnd w:id="1169"/>
      <w:r w:rsidR="00A36BDF">
        <w:rPr>
          <w:rStyle w:val="CommentReference"/>
        </w:rPr>
        <w:commentReference w:id="1169"/>
      </w:r>
      <w:r>
        <w:t>.</w:t>
      </w:r>
    </w:p>
    <w:p w14:paraId="2589376F" w14:textId="2ED45623" w:rsidR="004973DE" w:rsidRPr="006A09F3" w:rsidRDefault="004973DE" w:rsidP="002E001B">
      <w:pPr>
        <w:pStyle w:val="Heading2"/>
        <w:numPr>
          <w:ilvl w:val="1"/>
          <w:numId w:val="5"/>
        </w:numPr>
        <w:ind w:left="0" w:firstLine="0"/>
      </w:pPr>
      <w:bookmarkStart w:id="1170" w:name="_Toc182414000"/>
      <w:bookmarkStart w:id="1171" w:name="_Toc190103175"/>
      <w:r w:rsidRPr="006A09F3">
        <w:t xml:space="preserve">Reallocation </w:t>
      </w:r>
      <w:r w:rsidR="00C728F4" w:rsidRPr="006A09F3">
        <w:t>P</w:t>
      </w:r>
      <w:r w:rsidRPr="006A09F3">
        <w:t xml:space="preserve">ayments and </w:t>
      </w:r>
      <w:r w:rsidR="00C728F4" w:rsidRPr="006A09F3">
        <w:t>D</w:t>
      </w:r>
      <w:r w:rsidRPr="006A09F3">
        <w:t>own</w:t>
      </w:r>
      <w:r w:rsidR="00C728F4" w:rsidRPr="006A09F3">
        <w:t xml:space="preserve"> P</w:t>
      </w:r>
      <w:r w:rsidRPr="006A09F3">
        <w:t>ayment only for Ijarah - WS0</w:t>
      </w:r>
      <w:r w:rsidR="004E2D90" w:rsidRPr="006A09F3">
        <w:t>3</w:t>
      </w:r>
      <w:r w:rsidRPr="006A09F3">
        <w:t>-IJR-</w:t>
      </w:r>
      <w:r w:rsidR="006A09F3" w:rsidRPr="006A09F3">
        <w:t>02</w:t>
      </w:r>
      <w:r w:rsidRPr="006A09F3">
        <w:t>-0</w:t>
      </w:r>
      <w:bookmarkEnd w:id="1170"/>
      <w:r w:rsidR="006A09F3" w:rsidRPr="006A09F3">
        <w:t>4</w:t>
      </w:r>
      <w:bookmarkEnd w:id="1171"/>
    </w:p>
    <w:p w14:paraId="1C205898" w14:textId="2B92D8FE" w:rsidR="004973DE" w:rsidRDefault="0601860C" w:rsidP="00F61690">
      <w:pPr>
        <w:ind w:left="284"/>
        <w:jc w:val="both"/>
      </w:pPr>
      <w:r w:rsidRPr="006A09F3">
        <w:t>I</w:t>
      </w:r>
      <w:r w:rsidR="004973DE" w:rsidRPr="006A09F3">
        <w:t>f the customer has cancelled</w:t>
      </w:r>
      <w:r w:rsidR="00BC6C17">
        <w:t>/rejected</w:t>
      </w:r>
      <w:r w:rsidR="004973DE" w:rsidRPr="006A09F3">
        <w:t xml:space="preserve"> relationship with TA, and repayment account still contains any Credit balance this balance can be used in next loan.</w:t>
      </w:r>
    </w:p>
    <w:p w14:paraId="1FF38CB2" w14:textId="4ACFF8E7" w:rsidR="004973DE" w:rsidRPr="006A09F3" w:rsidRDefault="004973DE" w:rsidP="002E001B">
      <w:pPr>
        <w:pStyle w:val="Heading2"/>
        <w:numPr>
          <w:ilvl w:val="1"/>
          <w:numId w:val="5"/>
        </w:numPr>
        <w:ind w:left="0" w:firstLine="0"/>
      </w:pPr>
      <w:bookmarkStart w:id="1172" w:name="_Toc182414001"/>
      <w:bookmarkStart w:id="1173" w:name="_Toc190103176"/>
      <w:r w:rsidRPr="006A09F3">
        <w:lastRenderedPageBreak/>
        <w:t>Deferment mandatory insurance payment - WS0</w:t>
      </w:r>
      <w:r w:rsidR="00F61690" w:rsidRPr="006A09F3">
        <w:t>3</w:t>
      </w:r>
      <w:r w:rsidRPr="006A09F3">
        <w:t>-IJR-</w:t>
      </w:r>
      <w:r w:rsidR="00F61690" w:rsidRPr="006A09F3">
        <w:t>09</w:t>
      </w:r>
      <w:r w:rsidRPr="006A09F3">
        <w:t>-0</w:t>
      </w:r>
      <w:r w:rsidR="00F61690" w:rsidRPr="006A09F3">
        <w:t>1</w:t>
      </w:r>
      <w:bookmarkEnd w:id="1172"/>
      <w:bookmarkEnd w:id="1173"/>
    </w:p>
    <w:p w14:paraId="5D695B75" w14:textId="0E71D82F" w:rsidR="004973DE" w:rsidRPr="00F25E1F" w:rsidRDefault="004973DE" w:rsidP="4578B8FE">
      <w:pPr>
        <w:ind w:left="284"/>
        <w:jc w:val="both"/>
      </w:pPr>
      <w:r w:rsidRPr="006A09F3">
        <w:t xml:space="preserve">In case of deferment, the adjustment of Insurance, must be aligned as per required scenario, that means the accrual of cost must be </w:t>
      </w:r>
      <w:r w:rsidR="00CE07A6">
        <w:t>aligned as per re</w:t>
      </w:r>
      <w:r w:rsidR="00CE07A6" w:rsidRPr="006A09F3">
        <w:t xml:space="preserve"> </w:t>
      </w:r>
      <w:r w:rsidRPr="006A09F3">
        <w:t>payment schedule</w:t>
      </w:r>
      <w:ins w:id="1174" w:author="Farhan Ullah Khan" w:date="2025-02-10T18:10:00Z">
        <w:r w:rsidR="00752A40">
          <w:t>.</w:t>
        </w:r>
      </w:ins>
      <w:r w:rsidR="000022F4">
        <w:t xml:space="preserve"> For example, </w:t>
      </w:r>
      <w:r w:rsidR="00C558AA">
        <w:t xml:space="preserve">if the deferment reduces the term of the </w:t>
      </w:r>
      <w:r w:rsidR="005326CB">
        <w:t>loan,</w:t>
      </w:r>
      <w:r w:rsidR="00C558AA">
        <w:t xml:space="preserve"> then what will be the treatment of insurance premium. We need one schedule before and after</w:t>
      </w:r>
      <w:r w:rsidR="00772DDD">
        <w:t xml:space="preserve"> from TA team.</w:t>
      </w:r>
    </w:p>
    <w:p w14:paraId="0D73875F" w14:textId="6C6F4BC1" w:rsidR="2F832DD4" w:rsidRDefault="2F832DD4" w:rsidP="002E001B">
      <w:pPr>
        <w:pStyle w:val="Heading2"/>
        <w:numPr>
          <w:ilvl w:val="1"/>
          <w:numId w:val="5"/>
        </w:numPr>
        <w:ind w:left="0" w:firstLine="0"/>
      </w:pPr>
      <w:bookmarkStart w:id="1175" w:name="_Toc190103177"/>
      <w:bookmarkEnd w:id="995"/>
      <w:commentRangeStart w:id="1176"/>
      <w:r>
        <w:t xml:space="preserve">Total Loss Settlement through Insurance Claim - </w:t>
      </w:r>
      <w:commentRangeEnd w:id="1176"/>
      <w:r w:rsidR="00A36BDF">
        <w:rPr>
          <w:rStyle w:val="CommentReference"/>
          <w:rFonts w:asciiTheme="minorHAnsi" w:eastAsiaTheme="minorHAnsi" w:hAnsiTheme="minorHAnsi" w:cstheme="minorBidi"/>
          <w:b w:val="0"/>
          <w:color w:val="auto"/>
        </w:rPr>
        <w:commentReference w:id="1176"/>
      </w:r>
      <w:r w:rsidR="007E59F2" w:rsidRPr="008774E2">
        <w:t>WS0</w:t>
      </w:r>
      <w:r w:rsidR="006A09F3">
        <w:t>3</w:t>
      </w:r>
      <w:r w:rsidR="007E59F2" w:rsidRPr="008774E2">
        <w:t>-</w:t>
      </w:r>
      <w:r w:rsidR="007E59F2">
        <w:t>IJR</w:t>
      </w:r>
      <w:r w:rsidR="007E59F2" w:rsidRPr="008774E2">
        <w:t>-</w:t>
      </w:r>
      <w:r w:rsidR="007E59F2">
        <w:t>10</w:t>
      </w:r>
      <w:r w:rsidR="008249F2">
        <w:t>-0</w:t>
      </w:r>
      <w:ins w:id="1177" w:author="Farhan Ullah Khan" w:date="2025-02-10T19:21:00Z">
        <w:r w:rsidR="006F32C5">
          <w:t>5</w:t>
        </w:r>
      </w:ins>
      <w:del w:id="1178" w:author="Farhan Ullah Khan" w:date="2025-02-10T19:08:00Z">
        <w:r w:rsidR="008249F2" w:rsidDel="00A82736">
          <w:delText>5</w:delText>
        </w:r>
      </w:del>
      <w:bookmarkEnd w:id="1175"/>
    </w:p>
    <w:p w14:paraId="6BC5844C" w14:textId="7D577EEA" w:rsidR="2F832DD4" w:rsidRDefault="2F832DD4" w:rsidP="4578B8FE">
      <w:pPr>
        <w:ind w:left="284"/>
        <w:jc w:val="both"/>
      </w:pPr>
      <w:r>
        <w:t>In case of</w:t>
      </w:r>
      <w:r w:rsidR="4BE98E52">
        <w:t xml:space="preserve"> total loss scenario in which </w:t>
      </w:r>
      <w:r w:rsidR="33F6F8CB">
        <w:t xml:space="preserve">arrangement will be settled against </w:t>
      </w:r>
      <w:r w:rsidR="611BF7DB">
        <w:t>insurance</w:t>
      </w:r>
      <w:r w:rsidR="33F6F8CB">
        <w:t xml:space="preserve"> clai</w:t>
      </w:r>
      <w:r w:rsidR="70AF7DDD">
        <w:t>m. Below are the scenarios through which total loss settlement will be executed.</w:t>
      </w:r>
    </w:p>
    <w:p w14:paraId="3851C68B" w14:textId="16E7BA8A" w:rsidR="639ABA86" w:rsidRPr="0064075F" w:rsidRDefault="639ABA86" w:rsidP="0064075F">
      <w:pPr>
        <w:pStyle w:val="Heading3"/>
        <w:numPr>
          <w:ilvl w:val="2"/>
          <w:numId w:val="5"/>
        </w:numPr>
      </w:pPr>
      <w:bookmarkStart w:id="1179" w:name="_Toc190103178"/>
      <w:r w:rsidRPr="0064075F">
        <w:t>Total Loss with charge</w:t>
      </w:r>
      <w:bookmarkEnd w:id="1179"/>
    </w:p>
    <w:p w14:paraId="6789E0F5" w14:textId="3AA3B884" w:rsidR="02225773" w:rsidRDefault="02225773" w:rsidP="007C1899">
      <w:pPr>
        <w:pStyle w:val="ListParagraph"/>
        <w:ind w:left="270"/>
        <w:jc w:val="both"/>
      </w:pPr>
      <w:r>
        <w:t xml:space="preserve">A charge will be taken for total loss settlement against </w:t>
      </w:r>
      <w:r w:rsidR="4D8D4769">
        <w:t>the insurance</w:t>
      </w:r>
      <w:r>
        <w:t xml:space="preserve"> claim.</w:t>
      </w:r>
      <w:r w:rsidR="64B8CA43">
        <w:t xml:space="preserve"> Detail</w:t>
      </w:r>
      <w:r w:rsidR="4DF69BF5">
        <w:t>ed</w:t>
      </w:r>
      <w:r w:rsidR="64B8CA43">
        <w:t xml:space="preserve"> calculation is attached in Ijarah Working Sheet - day9to13-TL with charge.</w:t>
      </w:r>
      <w:r>
        <w:t xml:space="preserve"> </w:t>
      </w:r>
    </w:p>
    <w:p w14:paraId="4EAC586A" w14:textId="4EB54150" w:rsidR="03119E1F" w:rsidRDefault="00DC6AFB" w:rsidP="0013249E">
      <w:pPr>
        <w:pStyle w:val="Heading3"/>
        <w:numPr>
          <w:ilvl w:val="0"/>
          <w:numId w:val="0"/>
        </w:numPr>
        <w:ind w:left="284"/>
      </w:pPr>
      <w:bookmarkStart w:id="1180" w:name="_Toc190103179"/>
      <w:r>
        <w:t>8.27</w:t>
      </w:r>
      <w:r w:rsidR="0064075F">
        <w:t>.1.</w:t>
      </w:r>
      <w:r w:rsidR="008B2D96">
        <w:t xml:space="preserve">1 </w:t>
      </w:r>
      <w:r w:rsidR="03119E1F" w:rsidRPr="661341B2">
        <w:t>Worksheet details:</w:t>
      </w:r>
      <w:bookmarkEnd w:id="1180"/>
    </w:p>
    <w:p w14:paraId="06B57CFF" w14:textId="62067F07" w:rsidR="03119E1F" w:rsidRDefault="03119E1F" w:rsidP="007C1899">
      <w:pPr>
        <w:pStyle w:val="NoSpacing"/>
        <w:ind w:left="270"/>
      </w:pPr>
      <w:r w:rsidRPr="661341B2">
        <w:t xml:space="preserve">File </w:t>
      </w:r>
      <w:r w:rsidR="00DC6AFB">
        <w:t>N</w:t>
      </w:r>
      <w:r w:rsidRPr="661341B2">
        <w:t>ame</w:t>
      </w:r>
      <w:r w:rsidR="00DC6AFB">
        <w:t xml:space="preserve">: </w:t>
      </w:r>
      <w:r w:rsidRPr="661341B2">
        <w:t>Ijarah Working Sheet</w:t>
      </w:r>
    </w:p>
    <w:p w14:paraId="262491B1" w14:textId="763E938E" w:rsidR="03119E1F" w:rsidRDefault="03119E1F" w:rsidP="007C1899">
      <w:pPr>
        <w:pStyle w:val="NoSpacing"/>
        <w:ind w:left="270"/>
      </w:pPr>
      <w:r w:rsidRPr="661341B2">
        <w:t xml:space="preserve">Sheet </w:t>
      </w:r>
      <w:r w:rsidR="00DC6AFB">
        <w:t>N</w:t>
      </w:r>
      <w:r w:rsidRPr="661341B2">
        <w:t>ame</w:t>
      </w:r>
      <w:r w:rsidR="00DC6AFB">
        <w:t>:</w:t>
      </w:r>
      <w:r w:rsidRPr="661341B2">
        <w:t xml:space="preserve"> </w:t>
      </w:r>
      <w:r>
        <w:t>day9to13-TL With charge</w:t>
      </w:r>
    </w:p>
    <w:p w14:paraId="24D5BCA3" w14:textId="5F589F0D" w:rsidR="661341B2" w:rsidRDefault="661341B2" w:rsidP="661341B2">
      <w:pPr>
        <w:pStyle w:val="ListParagraph"/>
        <w:ind w:left="644"/>
        <w:jc w:val="both"/>
      </w:pPr>
    </w:p>
    <w:p w14:paraId="6EB0B70E" w14:textId="56796EBB" w:rsidR="639ABA86" w:rsidRPr="008B2D96" w:rsidRDefault="639ABA86" w:rsidP="008944C6">
      <w:pPr>
        <w:pStyle w:val="Heading3"/>
        <w:numPr>
          <w:ilvl w:val="2"/>
          <w:numId w:val="5"/>
        </w:numPr>
        <w:rPr>
          <w:b w:val="0"/>
        </w:rPr>
      </w:pPr>
      <w:bookmarkStart w:id="1181" w:name="_Toc190103180"/>
      <w:r w:rsidRPr="008B2D96">
        <w:t>Total Loss without charge</w:t>
      </w:r>
      <w:bookmarkEnd w:id="1181"/>
    </w:p>
    <w:p w14:paraId="11DC0534" w14:textId="19D73A83" w:rsidR="3A191BCB" w:rsidRDefault="3A191BCB" w:rsidP="007C1899">
      <w:pPr>
        <w:pStyle w:val="ListParagraph"/>
        <w:ind w:left="270"/>
        <w:jc w:val="both"/>
      </w:pPr>
      <w:r>
        <w:t>No charge will be taken for total loss settlement against insurance claim.</w:t>
      </w:r>
      <w:r w:rsidR="6A471314">
        <w:t xml:space="preserve"> Detail</w:t>
      </w:r>
      <w:r w:rsidR="771B09EB">
        <w:t>ed</w:t>
      </w:r>
      <w:r w:rsidR="6A471314">
        <w:t xml:space="preserve"> calculation is attached in Ijarah Working Sheet - day9to13-TL with</w:t>
      </w:r>
      <w:r w:rsidR="0E8E06F9">
        <w:t>out</w:t>
      </w:r>
      <w:r w:rsidR="6A471314">
        <w:t xml:space="preserve"> charge.</w:t>
      </w:r>
    </w:p>
    <w:p w14:paraId="2844B892" w14:textId="423F7006" w:rsidR="121FC320" w:rsidRDefault="008B2D96" w:rsidP="0013249E">
      <w:pPr>
        <w:pStyle w:val="Heading3"/>
        <w:numPr>
          <w:ilvl w:val="0"/>
          <w:numId w:val="0"/>
        </w:numPr>
        <w:ind w:left="284"/>
      </w:pPr>
      <w:bookmarkStart w:id="1182" w:name="_Toc190103181"/>
      <w:r>
        <w:t xml:space="preserve">8.27.2.1 </w:t>
      </w:r>
      <w:r w:rsidR="121FC320" w:rsidRPr="661341B2">
        <w:t>Worksheet details:</w:t>
      </w:r>
      <w:bookmarkEnd w:id="1182"/>
    </w:p>
    <w:p w14:paraId="6D34395F" w14:textId="2EE8D58A" w:rsidR="121FC320" w:rsidRDefault="121FC320" w:rsidP="00C1273C">
      <w:pPr>
        <w:pStyle w:val="NoSpacing"/>
        <w:ind w:left="270"/>
      </w:pPr>
      <w:r w:rsidRPr="661341B2">
        <w:t xml:space="preserve">File </w:t>
      </w:r>
      <w:r w:rsidR="00352AF2">
        <w:t>N</w:t>
      </w:r>
      <w:r w:rsidRPr="661341B2">
        <w:t>ame</w:t>
      </w:r>
      <w:r w:rsidR="00352AF2">
        <w:t>:</w:t>
      </w:r>
      <w:r w:rsidRPr="661341B2">
        <w:t xml:space="preserve"> Ijarah Working Sheet</w:t>
      </w:r>
    </w:p>
    <w:p w14:paraId="675809F7" w14:textId="4F46D901" w:rsidR="121FC320" w:rsidRDefault="121FC320" w:rsidP="00C1273C">
      <w:pPr>
        <w:pStyle w:val="NoSpacing"/>
        <w:ind w:left="270"/>
      </w:pPr>
      <w:r w:rsidRPr="661341B2">
        <w:t xml:space="preserve">Sheet </w:t>
      </w:r>
      <w:r w:rsidR="00352AF2">
        <w:t>N</w:t>
      </w:r>
      <w:r w:rsidRPr="661341B2">
        <w:t>ame</w:t>
      </w:r>
      <w:r w:rsidR="00352AF2">
        <w:t>:</w:t>
      </w:r>
      <w:r w:rsidRPr="661341B2">
        <w:t xml:space="preserve"> </w:t>
      </w:r>
      <w:r>
        <w:t>day9to13-TL With</w:t>
      </w:r>
      <w:r w:rsidR="78433196">
        <w:t>out charge</w:t>
      </w:r>
    </w:p>
    <w:p w14:paraId="6377A0B4" w14:textId="56ABCB4D" w:rsidR="661341B2" w:rsidRDefault="661341B2" w:rsidP="661341B2">
      <w:pPr>
        <w:pStyle w:val="ListParagraph"/>
        <w:ind w:left="644"/>
        <w:jc w:val="both"/>
      </w:pPr>
    </w:p>
    <w:p w14:paraId="01AB5BE5" w14:textId="0B93086E" w:rsidR="639ABA86" w:rsidRPr="008944C6" w:rsidRDefault="639ABA86" w:rsidP="008944C6">
      <w:pPr>
        <w:pStyle w:val="Heading3"/>
        <w:numPr>
          <w:ilvl w:val="2"/>
          <w:numId w:val="5"/>
        </w:numPr>
      </w:pPr>
      <w:bookmarkStart w:id="1183" w:name="_Toc190103182"/>
      <w:r w:rsidRPr="00352AF2">
        <w:t>Total Loss with Insurance differential</w:t>
      </w:r>
      <w:bookmarkEnd w:id="1183"/>
    </w:p>
    <w:p w14:paraId="69D395B0" w14:textId="4745873E" w:rsidR="33BDB4C3" w:rsidRDefault="33BDB4C3" w:rsidP="00C1273C">
      <w:pPr>
        <w:pStyle w:val="ListParagraph"/>
        <w:ind w:left="270"/>
        <w:jc w:val="both"/>
      </w:pPr>
      <w:r>
        <w:t xml:space="preserve">Differential </w:t>
      </w:r>
      <w:r w:rsidR="34D9B12B">
        <w:t xml:space="preserve">between </w:t>
      </w:r>
      <w:r>
        <w:t xml:space="preserve">monthly insurance </w:t>
      </w:r>
      <w:r w:rsidR="036F9755">
        <w:t>received</w:t>
      </w:r>
      <w:r>
        <w:t xml:space="preserve"> and actual insurance paid will become part of </w:t>
      </w:r>
      <w:r w:rsidR="2C3E610E">
        <w:t>settlement</w:t>
      </w:r>
      <w:r>
        <w:t xml:space="preserve"> o</w:t>
      </w:r>
      <w:r w:rsidR="4B0A18CB">
        <w:t xml:space="preserve">f </w:t>
      </w:r>
      <w:r w:rsidR="1D61FAFF">
        <w:t>amount either its receivable or payable to customer. Detailed calculation is attached in Ijarah Working Sheet - day9to13-TL with insurance.</w:t>
      </w:r>
    </w:p>
    <w:p w14:paraId="1E9BA677" w14:textId="6E8D1282" w:rsidR="2808E295" w:rsidRDefault="005F1D0C" w:rsidP="0013249E">
      <w:pPr>
        <w:pStyle w:val="Heading3"/>
        <w:numPr>
          <w:ilvl w:val="0"/>
          <w:numId w:val="0"/>
        </w:numPr>
        <w:ind w:left="284"/>
      </w:pPr>
      <w:bookmarkStart w:id="1184" w:name="_Toc190103183"/>
      <w:r>
        <w:t xml:space="preserve">8.27.3.1 </w:t>
      </w:r>
      <w:r w:rsidR="2808E295" w:rsidRPr="661341B2">
        <w:t>Worksheet details:</w:t>
      </w:r>
      <w:bookmarkEnd w:id="1184"/>
    </w:p>
    <w:p w14:paraId="6071D99F" w14:textId="420ABE82" w:rsidR="2808E295" w:rsidRDefault="2808E295" w:rsidP="002C2F5D">
      <w:pPr>
        <w:pStyle w:val="NoSpacing"/>
        <w:ind w:left="270"/>
      </w:pPr>
      <w:r w:rsidRPr="661341B2">
        <w:t>File name = Ijarah Working Sheet</w:t>
      </w:r>
    </w:p>
    <w:p w14:paraId="4D956136" w14:textId="08E62CB5" w:rsidR="2808E295" w:rsidRDefault="2808E295" w:rsidP="002C2F5D">
      <w:pPr>
        <w:pStyle w:val="NoSpacing"/>
        <w:ind w:left="270"/>
      </w:pPr>
      <w:r w:rsidRPr="661341B2">
        <w:t xml:space="preserve">Sheet name = </w:t>
      </w:r>
      <w:r>
        <w:t xml:space="preserve">day9to13-TL With </w:t>
      </w:r>
      <w:r w:rsidR="4BAB64F9">
        <w:t>insurance</w:t>
      </w:r>
    </w:p>
    <w:p w14:paraId="308CEF57" w14:textId="0B905BFD" w:rsidR="639ABA86" w:rsidRPr="009075A6" w:rsidRDefault="639ABA86" w:rsidP="009075A6">
      <w:pPr>
        <w:pStyle w:val="Heading3"/>
        <w:numPr>
          <w:ilvl w:val="2"/>
          <w:numId w:val="5"/>
        </w:numPr>
      </w:pPr>
      <w:bookmarkStart w:id="1185" w:name="_Toc190103184"/>
      <w:r w:rsidRPr="00352AF2">
        <w:t>Total Loss with Back Date Accident</w:t>
      </w:r>
      <w:bookmarkEnd w:id="1185"/>
    </w:p>
    <w:p w14:paraId="628DEC6C" w14:textId="77777777" w:rsidR="00D34D7F" w:rsidRDefault="675A6EFD" w:rsidP="00FB79C9">
      <w:pPr>
        <w:ind w:left="284"/>
        <w:jc w:val="both"/>
        <w:rPr>
          <w:ins w:id="1186" w:author="Farhan Ullah Khan" w:date="2025-02-10T18:40:00Z"/>
        </w:rPr>
      </w:pPr>
      <w:r>
        <w:t>If any installment is received after the accident of vehicle</w:t>
      </w:r>
      <w:r w:rsidR="10B3244F">
        <w:t>,</w:t>
      </w:r>
      <w:r>
        <w:t xml:space="preserve"> then respective insurance and profit amount of those </w:t>
      </w:r>
      <w:r w:rsidR="0B44EC7C">
        <w:t xml:space="preserve">installment will be reversed </w:t>
      </w:r>
      <w:r w:rsidR="7557D7D0">
        <w:t xml:space="preserve">and </w:t>
      </w:r>
      <w:r w:rsidR="646D6957">
        <w:t>credited</w:t>
      </w:r>
      <w:r w:rsidR="7557D7D0">
        <w:t xml:space="preserve"> to customer account. </w:t>
      </w:r>
      <w:ins w:id="1187" w:author="Farhan Ullah Khan" w:date="2025-02-10T18:40:00Z">
        <w:r w:rsidR="00D34D7F" w:rsidRPr="007C48C6">
          <w:t>There will a discount equivalent of installment amount where user will input manually for recovered installment.</w:t>
        </w:r>
      </w:ins>
    </w:p>
    <w:p w14:paraId="54FB0080" w14:textId="5D2B55F8" w:rsidR="675A6EFD" w:rsidRDefault="7557D7D0" w:rsidP="00FB79C9">
      <w:pPr>
        <w:ind w:left="284"/>
        <w:jc w:val="both"/>
      </w:pPr>
      <w:r>
        <w:t>Detailed calculation is attached in Ijarah Working Sheet - day9to13-TL Back dated.</w:t>
      </w:r>
    </w:p>
    <w:p w14:paraId="2E8A8C13" w14:textId="04E282BE" w:rsidR="2655E682" w:rsidRDefault="008545D8" w:rsidP="0013249E">
      <w:pPr>
        <w:pStyle w:val="Heading3"/>
        <w:numPr>
          <w:ilvl w:val="0"/>
          <w:numId w:val="0"/>
        </w:numPr>
        <w:ind w:left="284"/>
      </w:pPr>
      <w:bookmarkStart w:id="1188" w:name="_Toc190103185"/>
      <w:r>
        <w:t xml:space="preserve">8.27.4.1 </w:t>
      </w:r>
      <w:r w:rsidR="2655E682" w:rsidRPr="661341B2">
        <w:t>Worksheet details:</w:t>
      </w:r>
      <w:bookmarkEnd w:id="1188"/>
    </w:p>
    <w:p w14:paraId="1CAF0763" w14:textId="420ABE82" w:rsidR="2655E682" w:rsidRDefault="2655E682" w:rsidP="00834E84">
      <w:pPr>
        <w:pStyle w:val="NoSpacing"/>
        <w:ind w:left="360"/>
      </w:pPr>
      <w:r w:rsidRPr="661341B2">
        <w:t>File name = Ijarah Working Sheet</w:t>
      </w:r>
    </w:p>
    <w:p w14:paraId="1DE784D8" w14:textId="465CE5F2" w:rsidR="661341B2" w:rsidRDefault="2655E682" w:rsidP="00834E84">
      <w:pPr>
        <w:pStyle w:val="NoSpacing"/>
        <w:ind w:left="360"/>
      </w:pPr>
      <w:r w:rsidRPr="661341B2">
        <w:t xml:space="preserve">Sheet name = </w:t>
      </w:r>
      <w:r>
        <w:t xml:space="preserve">day9to13-TL </w:t>
      </w:r>
      <w:r w:rsidR="336AE125">
        <w:t>Back dated</w:t>
      </w:r>
    </w:p>
    <w:p w14:paraId="28D0BF25" w14:textId="77777777" w:rsidR="00AD4239" w:rsidRDefault="00AD4239" w:rsidP="00834E84">
      <w:pPr>
        <w:pStyle w:val="NoSpacing"/>
        <w:ind w:left="360"/>
      </w:pPr>
    </w:p>
    <w:p w14:paraId="1384DC04" w14:textId="565EB02F" w:rsidR="639ABA86" w:rsidRPr="001F0D34" w:rsidRDefault="639ABA86" w:rsidP="001F0D34">
      <w:pPr>
        <w:pStyle w:val="Heading3"/>
        <w:numPr>
          <w:ilvl w:val="2"/>
          <w:numId w:val="5"/>
        </w:numPr>
      </w:pPr>
      <w:bookmarkStart w:id="1189" w:name="_Toc190103186"/>
      <w:r w:rsidRPr="00352AF2">
        <w:lastRenderedPageBreak/>
        <w:t xml:space="preserve">Total Loss with </w:t>
      </w:r>
      <w:r w:rsidR="2599C2F5" w:rsidRPr="00352AF2">
        <w:t>D</w:t>
      </w:r>
      <w:r w:rsidRPr="00352AF2">
        <w:t xml:space="preserve">eath </w:t>
      </w:r>
      <w:r w:rsidR="3F95FF10" w:rsidRPr="00352AF2">
        <w:t>C</w:t>
      </w:r>
      <w:r w:rsidR="2FF0BFF4" w:rsidRPr="00352AF2">
        <w:t>laim</w:t>
      </w:r>
      <w:bookmarkEnd w:id="1189"/>
    </w:p>
    <w:p w14:paraId="5AABA899" w14:textId="0ACA4A9D" w:rsidR="5E235693" w:rsidRDefault="5E235693" w:rsidP="00FB79C9">
      <w:pPr>
        <w:pStyle w:val="ListParagraph"/>
        <w:ind w:left="426"/>
        <w:jc w:val="both"/>
      </w:pPr>
      <w:r>
        <w:t xml:space="preserve">If </w:t>
      </w:r>
      <w:r w:rsidR="467EC07C">
        <w:t>a</w:t>
      </w:r>
      <w:r>
        <w:t xml:space="preserve"> customer is deceased in the event of acci</w:t>
      </w:r>
      <w:r w:rsidR="20AB6E94">
        <w:t>dent</w:t>
      </w:r>
      <w:r w:rsidR="5CADD4C6">
        <w:t>,</w:t>
      </w:r>
      <w:r w:rsidR="20AB6E94">
        <w:t xml:space="preserve"> then settlement of arrangement will be made against combination of </w:t>
      </w:r>
      <w:r w:rsidR="5BD62CF4">
        <w:t xml:space="preserve">life and vehicle insurance claim, any amount </w:t>
      </w:r>
      <w:r w:rsidR="3CB424DA">
        <w:t>excess</w:t>
      </w:r>
      <w:r w:rsidR="5BD62CF4">
        <w:t xml:space="preserve"> </w:t>
      </w:r>
      <w:r w:rsidR="039415E8">
        <w:t xml:space="preserve">after settlement will be </w:t>
      </w:r>
      <w:r w:rsidR="13AF0059">
        <w:t>credited to customer repayment account.</w:t>
      </w:r>
      <w:r>
        <w:t xml:space="preserve"> </w:t>
      </w:r>
      <w:r w:rsidR="50B8A791">
        <w:t>Detailed calculation</w:t>
      </w:r>
      <w:r>
        <w:t xml:space="preserve"> is </w:t>
      </w:r>
      <w:r w:rsidR="50B8A791">
        <w:t>attached in Ijarah Working Sheet - day9to13-TL With death claim.</w:t>
      </w:r>
    </w:p>
    <w:p w14:paraId="78209B86" w14:textId="19DE84C0" w:rsidR="2BCAA0FF" w:rsidRDefault="008545D8" w:rsidP="0013249E">
      <w:pPr>
        <w:pStyle w:val="Heading3"/>
        <w:numPr>
          <w:ilvl w:val="0"/>
          <w:numId w:val="0"/>
        </w:numPr>
        <w:ind w:left="284"/>
      </w:pPr>
      <w:bookmarkStart w:id="1190" w:name="_Toc190103187"/>
      <w:r>
        <w:t xml:space="preserve">8.27.5.1 </w:t>
      </w:r>
      <w:r w:rsidR="2BCAA0FF" w:rsidRPr="661341B2">
        <w:t>Worksheet details:</w:t>
      </w:r>
      <w:bookmarkEnd w:id="1190"/>
    </w:p>
    <w:p w14:paraId="6252CC9C" w14:textId="420ABE82" w:rsidR="2BCAA0FF" w:rsidRDefault="2BCAA0FF" w:rsidP="00834E84">
      <w:pPr>
        <w:pStyle w:val="NoSpacing"/>
        <w:ind w:left="270"/>
      </w:pPr>
      <w:r w:rsidRPr="661341B2">
        <w:t>File name = Ijarah Working Sheet</w:t>
      </w:r>
    </w:p>
    <w:p w14:paraId="1467AF9D" w14:textId="5BAF7D61" w:rsidR="00DB055D" w:rsidRDefault="2BCAA0FF" w:rsidP="00834E84">
      <w:pPr>
        <w:pStyle w:val="NoSpacing"/>
        <w:ind w:left="270"/>
      </w:pPr>
      <w:r w:rsidRPr="661341B2">
        <w:t xml:space="preserve">Sheet name = </w:t>
      </w:r>
      <w:r>
        <w:t>day9to13-TL With death claim</w:t>
      </w:r>
    </w:p>
    <w:p w14:paraId="7C601666" w14:textId="77777777" w:rsidR="00683560" w:rsidRDefault="00683560" w:rsidP="00834E84">
      <w:pPr>
        <w:pStyle w:val="NoSpacing"/>
        <w:ind w:left="270"/>
      </w:pPr>
    </w:p>
    <w:p w14:paraId="7BEDFBD5" w14:textId="3161E83C" w:rsidR="00DB055D" w:rsidRDefault="0034046F" w:rsidP="002E001B">
      <w:pPr>
        <w:pStyle w:val="Heading2"/>
        <w:numPr>
          <w:ilvl w:val="1"/>
          <w:numId w:val="5"/>
        </w:numPr>
        <w:ind w:left="0" w:firstLine="0"/>
      </w:pPr>
      <w:bookmarkStart w:id="1191" w:name="_Toc190103188"/>
      <w:r>
        <w:t>Reversal of Down payment, Admin fee and Insurance</w:t>
      </w:r>
      <w:r w:rsidR="009D3455">
        <w:t xml:space="preserve"> - </w:t>
      </w:r>
      <w:r w:rsidR="009D3455" w:rsidRPr="00F43552">
        <w:t>WS0</w:t>
      </w:r>
      <w:r w:rsidR="009D3455">
        <w:t>3</w:t>
      </w:r>
      <w:r w:rsidR="009D3455" w:rsidRPr="00F43552">
        <w:t>-IJR-0</w:t>
      </w:r>
      <w:r w:rsidR="009D3455">
        <w:t>3</w:t>
      </w:r>
      <w:r w:rsidR="009D3455" w:rsidRPr="00F43552">
        <w:t>-</w:t>
      </w:r>
      <w:r w:rsidR="001C5AF8">
        <w:t>0</w:t>
      </w:r>
      <w:r w:rsidR="000841E2">
        <w:t>4</w:t>
      </w:r>
      <w:bookmarkEnd w:id="1191"/>
    </w:p>
    <w:p w14:paraId="04F322BF" w14:textId="3DA2057C" w:rsidR="003A789A" w:rsidRDefault="003A789A" w:rsidP="00B46267">
      <w:pPr>
        <w:rPr>
          <w:rFonts w:cstheme="minorHAnsi"/>
          <w:szCs w:val="24"/>
        </w:rPr>
      </w:pPr>
      <w:r>
        <w:rPr>
          <w:rFonts w:cstheme="minorHAnsi"/>
          <w:szCs w:val="24"/>
        </w:rPr>
        <w:t xml:space="preserve">The reversal of down payment, admin fee + VAT and insurance will be occurred in the below </w:t>
      </w:r>
      <w:r w:rsidR="0094206F">
        <w:rPr>
          <w:rFonts w:cstheme="minorHAnsi"/>
          <w:szCs w:val="24"/>
        </w:rPr>
        <w:t>scenarios</w:t>
      </w:r>
      <w:r>
        <w:rPr>
          <w:rFonts w:cstheme="minorHAnsi"/>
          <w:szCs w:val="24"/>
        </w:rPr>
        <w:t>:</w:t>
      </w:r>
    </w:p>
    <w:p w14:paraId="710E9B68" w14:textId="06226EC3" w:rsidR="003A789A" w:rsidRDefault="00033485" w:rsidP="0008743E">
      <w:pPr>
        <w:pStyle w:val="ListParagraph"/>
        <w:numPr>
          <w:ilvl w:val="0"/>
          <w:numId w:val="12"/>
        </w:numPr>
      </w:pPr>
      <w:r>
        <w:t>Rejection/</w:t>
      </w:r>
      <w:r w:rsidR="00CF5B45">
        <w:t>Expiry of offer</w:t>
      </w:r>
    </w:p>
    <w:p w14:paraId="48D4ABA1" w14:textId="04ADC9D4" w:rsidR="00CF5B45" w:rsidRDefault="00CF5B45" w:rsidP="0008743E">
      <w:pPr>
        <w:pStyle w:val="ListParagraph"/>
        <w:numPr>
          <w:ilvl w:val="0"/>
          <w:numId w:val="12"/>
        </w:numPr>
      </w:pPr>
      <w:r>
        <w:t>Rejection of financing contract</w:t>
      </w:r>
    </w:p>
    <w:p w14:paraId="5426E942" w14:textId="5F9AB600" w:rsidR="00CF5B45" w:rsidRDefault="00CF5B45" w:rsidP="0008743E">
      <w:pPr>
        <w:pStyle w:val="ListParagraph"/>
        <w:numPr>
          <w:ilvl w:val="0"/>
          <w:numId w:val="12"/>
        </w:numPr>
      </w:pPr>
      <w:r>
        <w:t xml:space="preserve">Rejection of promissory note </w:t>
      </w:r>
    </w:p>
    <w:p w14:paraId="3549E8DC" w14:textId="4C6DA478" w:rsidR="00B46267" w:rsidRPr="00B46267" w:rsidRDefault="0094206F" w:rsidP="0008743E">
      <w:pPr>
        <w:pStyle w:val="ListParagraph"/>
        <w:numPr>
          <w:ilvl w:val="0"/>
          <w:numId w:val="12"/>
        </w:numPr>
      </w:pPr>
      <w:r>
        <w:t xml:space="preserve">Rejection by customer on IVR authentication </w:t>
      </w:r>
    </w:p>
    <w:p w14:paraId="4798685C" w14:textId="3C573FE0" w:rsidR="00B46267" w:rsidRPr="00B46267" w:rsidRDefault="00AE3A4E" w:rsidP="002E001B">
      <w:pPr>
        <w:pStyle w:val="Heading2"/>
        <w:numPr>
          <w:ilvl w:val="1"/>
          <w:numId w:val="5"/>
        </w:numPr>
        <w:ind w:left="0" w:firstLine="0"/>
      </w:pPr>
      <w:bookmarkStart w:id="1192" w:name="_Toc190103189"/>
      <w:r>
        <w:t xml:space="preserve">GAP - </w:t>
      </w:r>
      <w:r w:rsidR="00551BB0">
        <w:t xml:space="preserve">STP Process </w:t>
      </w:r>
      <w:r w:rsidR="00695992">
        <w:t xml:space="preserve">- </w:t>
      </w:r>
      <w:r w:rsidR="00695992" w:rsidRPr="00F43552">
        <w:t>WS0</w:t>
      </w:r>
      <w:r w:rsidR="00695992">
        <w:t>3</w:t>
      </w:r>
      <w:r w:rsidR="00695992" w:rsidRPr="00F43552">
        <w:t>-IJR-0</w:t>
      </w:r>
      <w:r w:rsidR="00695992">
        <w:t>2</w:t>
      </w:r>
      <w:r w:rsidR="00695992" w:rsidRPr="00F43552">
        <w:t>-0</w:t>
      </w:r>
      <w:r w:rsidR="00695992">
        <w:t>5</w:t>
      </w:r>
      <w:bookmarkEnd w:id="1192"/>
    </w:p>
    <w:p w14:paraId="7CC23325" w14:textId="77777777" w:rsidR="00184AF6" w:rsidRDefault="00184AF6" w:rsidP="00922E6D">
      <w:pPr>
        <w:pStyle w:val="ListParagraph"/>
        <w:numPr>
          <w:ilvl w:val="0"/>
          <w:numId w:val="13"/>
        </w:numPr>
        <w:jc w:val="both"/>
        <w:rPr>
          <w:rFonts w:cstheme="minorHAnsi"/>
          <w:szCs w:val="24"/>
        </w:rPr>
      </w:pPr>
      <w:r w:rsidRPr="000F6B7E">
        <w:rPr>
          <w:rFonts w:cstheme="minorHAnsi"/>
          <w:szCs w:val="24"/>
        </w:rPr>
        <w:t>LO will send list of fields to LM to get simulated schedule from LM</w:t>
      </w:r>
      <w:r>
        <w:rPr>
          <w:rFonts w:cstheme="minorHAnsi"/>
          <w:szCs w:val="24"/>
        </w:rPr>
        <w:t xml:space="preserve">, which will be used for Qarrar and offer letter generation. </w:t>
      </w:r>
    </w:p>
    <w:p w14:paraId="413119C3" w14:textId="77777777" w:rsidR="00184AF6" w:rsidRDefault="00184AF6" w:rsidP="00922E6D">
      <w:pPr>
        <w:pStyle w:val="ListParagraph"/>
        <w:numPr>
          <w:ilvl w:val="0"/>
          <w:numId w:val="13"/>
        </w:numPr>
        <w:jc w:val="both"/>
        <w:rPr>
          <w:rFonts w:cstheme="minorHAnsi"/>
          <w:szCs w:val="24"/>
        </w:rPr>
      </w:pPr>
      <w:r w:rsidRPr="00F06581">
        <w:rPr>
          <w:rFonts w:cstheme="minorHAnsi"/>
          <w:szCs w:val="24"/>
        </w:rPr>
        <w:t xml:space="preserve">Post offer acceptance, LO will push complete list of fields related to customer </w:t>
      </w:r>
      <w:r>
        <w:rPr>
          <w:rFonts w:cstheme="minorHAnsi"/>
          <w:szCs w:val="24"/>
        </w:rPr>
        <w:t>in response LM will create the CIF and Repayment account of customer. For CIF related information please refer to Customer’s documents.</w:t>
      </w:r>
    </w:p>
    <w:p w14:paraId="13B6297B" w14:textId="77777777" w:rsidR="00184AF6" w:rsidRDefault="00184AF6" w:rsidP="00922E6D">
      <w:pPr>
        <w:pStyle w:val="ListParagraph"/>
        <w:numPr>
          <w:ilvl w:val="0"/>
          <w:numId w:val="13"/>
        </w:numPr>
        <w:jc w:val="both"/>
        <w:rPr>
          <w:rFonts w:cstheme="minorHAnsi"/>
          <w:szCs w:val="24"/>
        </w:rPr>
      </w:pPr>
      <w:r>
        <w:rPr>
          <w:rFonts w:cstheme="minorHAnsi"/>
          <w:szCs w:val="24"/>
        </w:rPr>
        <w:t>Bill will be generated for downpayment and admin fee. Upon payment of bill Credit Admin will issue the PO and sent it to vendor manually.</w:t>
      </w:r>
    </w:p>
    <w:p w14:paraId="4E620CC7" w14:textId="77777777" w:rsidR="00184AF6" w:rsidRDefault="00184AF6" w:rsidP="00922E6D">
      <w:pPr>
        <w:pStyle w:val="ListParagraph"/>
        <w:numPr>
          <w:ilvl w:val="0"/>
          <w:numId w:val="13"/>
        </w:numPr>
        <w:jc w:val="both"/>
        <w:rPr>
          <w:rFonts w:cstheme="minorHAnsi"/>
          <w:szCs w:val="24"/>
        </w:rPr>
      </w:pPr>
      <w:r>
        <w:rPr>
          <w:rFonts w:cstheme="minorHAnsi"/>
          <w:szCs w:val="24"/>
        </w:rPr>
        <w:t>Vendor will share the green card details with the LO</w:t>
      </w:r>
    </w:p>
    <w:p w14:paraId="229117DE" w14:textId="77777777" w:rsidR="00184AF6" w:rsidRDefault="00184AF6" w:rsidP="00922E6D">
      <w:pPr>
        <w:pStyle w:val="ListParagraph"/>
        <w:numPr>
          <w:ilvl w:val="0"/>
          <w:numId w:val="13"/>
        </w:numPr>
        <w:jc w:val="both"/>
        <w:rPr>
          <w:rFonts w:cstheme="minorHAnsi"/>
          <w:szCs w:val="24"/>
        </w:rPr>
      </w:pPr>
      <w:r>
        <w:rPr>
          <w:rFonts w:cstheme="minorHAnsi"/>
          <w:szCs w:val="24"/>
        </w:rPr>
        <w:t>Credit will do the selection of insurance</w:t>
      </w:r>
    </w:p>
    <w:p w14:paraId="334D76DE" w14:textId="77777777" w:rsidR="00184AF6" w:rsidRPr="00D3428B" w:rsidRDefault="00184AF6" w:rsidP="00922E6D">
      <w:pPr>
        <w:pStyle w:val="ListParagraph"/>
        <w:numPr>
          <w:ilvl w:val="0"/>
          <w:numId w:val="13"/>
        </w:numPr>
        <w:jc w:val="both"/>
      </w:pPr>
      <w:r>
        <w:rPr>
          <w:rFonts w:cstheme="minorHAnsi"/>
          <w:szCs w:val="24"/>
        </w:rPr>
        <w:t xml:space="preserve">Contract will be generated through ND </w:t>
      </w:r>
      <w:r>
        <w:t>(if rejected/declined Reversal of: downpayment, admin fee, Insurance)</w:t>
      </w:r>
    </w:p>
    <w:p w14:paraId="3DD5E69C" w14:textId="77777777" w:rsidR="00184AF6" w:rsidRDefault="00184AF6" w:rsidP="00922E6D">
      <w:pPr>
        <w:pStyle w:val="ListParagraph"/>
        <w:numPr>
          <w:ilvl w:val="0"/>
          <w:numId w:val="13"/>
        </w:numPr>
        <w:jc w:val="both"/>
        <w:rPr>
          <w:rFonts w:cstheme="minorHAnsi"/>
          <w:szCs w:val="24"/>
        </w:rPr>
      </w:pPr>
      <w:r>
        <w:rPr>
          <w:rFonts w:cstheme="minorHAnsi"/>
          <w:szCs w:val="24"/>
        </w:rPr>
        <w:t xml:space="preserve">  </w:t>
      </w:r>
      <w:r>
        <w:t>Promissory Note creation and acceptance by customer through NAFITH (Reversal of: downpayment, admin fee, Insurance)</w:t>
      </w:r>
      <w:r>
        <w:rPr>
          <w:rFonts w:cstheme="minorHAnsi"/>
          <w:szCs w:val="24"/>
        </w:rPr>
        <w:t xml:space="preserve"> </w:t>
      </w:r>
    </w:p>
    <w:p w14:paraId="51FCBED8" w14:textId="77777777" w:rsidR="00184AF6" w:rsidRDefault="00184AF6" w:rsidP="00922E6D">
      <w:pPr>
        <w:pStyle w:val="ListParagraph"/>
        <w:numPr>
          <w:ilvl w:val="0"/>
          <w:numId w:val="13"/>
        </w:numPr>
        <w:jc w:val="both"/>
        <w:rPr>
          <w:rFonts w:cstheme="minorHAnsi"/>
          <w:szCs w:val="24"/>
        </w:rPr>
      </w:pPr>
      <w:r>
        <w:rPr>
          <w:rFonts w:cstheme="minorHAnsi"/>
          <w:szCs w:val="24"/>
        </w:rPr>
        <w:t xml:space="preserve">IVR call to be responded by the customer, </w:t>
      </w:r>
      <w:r>
        <w:t>IVR authentication if customer reject offer then Reversal of: downpayment, admin fee, Insurance)</w:t>
      </w:r>
    </w:p>
    <w:p w14:paraId="68324BF1" w14:textId="77777777" w:rsidR="00184AF6" w:rsidRDefault="00184AF6" w:rsidP="00922E6D">
      <w:pPr>
        <w:pStyle w:val="ListParagraph"/>
        <w:numPr>
          <w:ilvl w:val="0"/>
          <w:numId w:val="13"/>
        </w:numPr>
        <w:jc w:val="both"/>
        <w:rPr>
          <w:rFonts w:cstheme="minorHAnsi"/>
          <w:szCs w:val="24"/>
        </w:rPr>
      </w:pPr>
      <w:r>
        <w:rPr>
          <w:rFonts w:cstheme="minorHAnsi"/>
          <w:szCs w:val="24"/>
        </w:rPr>
        <w:t xml:space="preserve"> </w:t>
      </w:r>
      <w:r w:rsidRPr="00EB400E">
        <w:rPr>
          <w:rFonts w:cstheme="minorHAnsi"/>
          <w:b/>
          <w:bCs/>
          <w:szCs w:val="24"/>
        </w:rPr>
        <w:t>IS Contract Stage:</w:t>
      </w:r>
      <w:r>
        <w:rPr>
          <w:rFonts w:cstheme="minorHAnsi"/>
          <w:b/>
          <w:bCs/>
          <w:szCs w:val="24"/>
        </w:rPr>
        <w:t xml:space="preserve"> </w:t>
      </w:r>
      <w:r w:rsidRPr="00EB400E">
        <w:rPr>
          <w:rFonts w:cstheme="minorHAnsi"/>
          <w:szCs w:val="24"/>
        </w:rPr>
        <w:t>Auto</w:t>
      </w:r>
      <w:r>
        <w:rPr>
          <w:rFonts w:cstheme="minorHAnsi"/>
          <w:szCs w:val="24"/>
        </w:rPr>
        <w:t xml:space="preserve"> process will trigger (Asset Capture and IS Contract creation – Auto Creation)</w:t>
      </w:r>
    </w:p>
    <w:p w14:paraId="6C9856D5" w14:textId="66DE83B3" w:rsidR="00184AF6" w:rsidRDefault="00184AF6" w:rsidP="00922E6D">
      <w:pPr>
        <w:pStyle w:val="ListParagraph"/>
        <w:numPr>
          <w:ilvl w:val="0"/>
          <w:numId w:val="13"/>
        </w:numPr>
        <w:jc w:val="both"/>
        <w:rPr>
          <w:rFonts w:cstheme="minorHAnsi"/>
          <w:szCs w:val="24"/>
        </w:rPr>
      </w:pPr>
      <w:r>
        <w:rPr>
          <w:rFonts w:cstheme="minorHAnsi"/>
          <w:szCs w:val="24"/>
        </w:rPr>
        <w:t xml:space="preserve">Insurance policy needs to be issued </w:t>
      </w:r>
    </w:p>
    <w:p w14:paraId="2B481401" w14:textId="181A3C7C" w:rsidR="00184AF6" w:rsidRDefault="00184AF6" w:rsidP="00922E6D">
      <w:pPr>
        <w:pStyle w:val="ListParagraph"/>
        <w:numPr>
          <w:ilvl w:val="0"/>
          <w:numId w:val="13"/>
        </w:numPr>
        <w:jc w:val="both"/>
        <w:rPr>
          <w:rFonts w:cstheme="minorHAnsi"/>
          <w:szCs w:val="24"/>
        </w:rPr>
      </w:pPr>
      <w:r w:rsidRPr="00EB400E">
        <w:rPr>
          <w:rFonts w:cstheme="minorHAnsi"/>
          <w:b/>
          <w:bCs/>
          <w:szCs w:val="24"/>
        </w:rPr>
        <w:t>Delivery Stage:</w:t>
      </w:r>
      <w:r>
        <w:rPr>
          <w:rFonts w:cstheme="minorHAnsi"/>
          <w:szCs w:val="24"/>
        </w:rPr>
        <w:t xml:space="preserve"> Istamara Number will be input in Transact. </w:t>
      </w:r>
      <w:r w:rsidR="00275908">
        <w:rPr>
          <w:rFonts w:cstheme="minorHAnsi"/>
          <w:szCs w:val="24"/>
        </w:rPr>
        <w:t xml:space="preserve">AA will be created </w:t>
      </w:r>
      <w:r w:rsidR="00AB2A96">
        <w:rPr>
          <w:rFonts w:cstheme="minorHAnsi"/>
          <w:szCs w:val="24"/>
        </w:rPr>
        <w:t>manually where Istamara number will be input</w:t>
      </w:r>
      <w:r w:rsidR="00340B1E">
        <w:rPr>
          <w:rFonts w:cstheme="minorHAnsi"/>
          <w:szCs w:val="24"/>
        </w:rPr>
        <w:t>.</w:t>
      </w:r>
      <w:r w:rsidR="00AB2A96">
        <w:rPr>
          <w:rFonts w:cstheme="minorHAnsi"/>
          <w:szCs w:val="24"/>
        </w:rPr>
        <w:t xml:space="preserve"> </w:t>
      </w:r>
      <w:r>
        <w:rPr>
          <w:rFonts w:cstheme="minorHAnsi"/>
          <w:szCs w:val="24"/>
        </w:rPr>
        <w:t>Repayment Schedule with APR effective from delivery date</w:t>
      </w:r>
      <w:r w:rsidR="00340B1E">
        <w:rPr>
          <w:rFonts w:cstheme="minorHAnsi"/>
          <w:szCs w:val="24"/>
        </w:rPr>
        <w:t xml:space="preserve"> will be generated </w:t>
      </w:r>
      <w:r w:rsidR="00E47007">
        <w:rPr>
          <w:rFonts w:cstheme="minorHAnsi"/>
          <w:szCs w:val="24"/>
        </w:rPr>
        <w:t>on the same stage.</w:t>
      </w:r>
      <w:r>
        <w:rPr>
          <w:rFonts w:cstheme="minorHAnsi"/>
          <w:szCs w:val="24"/>
        </w:rPr>
        <w:t xml:space="preserve"> </w:t>
      </w:r>
      <w:r w:rsidR="00E47007">
        <w:rPr>
          <w:rFonts w:cstheme="minorHAnsi"/>
          <w:szCs w:val="24"/>
        </w:rPr>
        <w:t>F</w:t>
      </w:r>
      <w:r>
        <w:rPr>
          <w:rFonts w:cstheme="minorHAnsi"/>
          <w:szCs w:val="24"/>
        </w:rPr>
        <w:t>rom the same date the accrual of profit will start, during EOD process</w:t>
      </w:r>
      <w:r w:rsidR="00E47007">
        <w:rPr>
          <w:rFonts w:cstheme="minorHAnsi"/>
          <w:szCs w:val="24"/>
        </w:rPr>
        <w:t>.</w:t>
      </w:r>
    </w:p>
    <w:p w14:paraId="3FB590AB" w14:textId="469DAB71" w:rsidR="00C7724C" w:rsidRPr="00C7724C" w:rsidRDefault="258DD86C" w:rsidP="002E001B">
      <w:pPr>
        <w:pStyle w:val="Heading2"/>
        <w:numPr>
          <w:ilvl w:val="1"/>
          <w:numId w:val="5"/>
        </w:numPr>
        <w:ind w:left="0" w:firstLine="0"/>
      </w:pPr>
      <w:bookmarkStart w:id="1193" w:name="_Toc190103190"/>
      <w:r>
        <w:lastRenderedPageBreak/>
        <w:t>Restructuring</w:t>
      </w:r>
      <w:r w:rsidR="00695992">
        <w:t xml:space="preserve"> - </w:t>
      </w:r>
      <w:r w:rsidR="00695992" w:rsidRPr="00F43552">
        <w:t>WS0</w:t>
      </w:r>
      <w:r w:rsidR="00695992">
        <w:t>3</w:t>
      </w:r>
      <w:r w:rsidR="00695992" w:rsidRPr="00F43552">
        <w:t>-IJR-</w:t>
      </w:r>
      <w:r w:rsidR="00695992">
        <w:t>13</w:t>
      </w:r>
      <w:r w:rsidR="00695992" w:rsidRPr="00F43552">
        <w:t>-0</w:t>
      </w:r>
      <w:r w:rsidR="00695992">
        <w:t>1</w:t>
      </w:r>
      <w:bookmarkEnd w:id="1193"/>
    </w:p>
    <w:p w14:paraId="37758222" w14:textId="77AE0B20" w:rsidR="3C2DA6D2" w:rsidRDefault="715A60BF" w:rsidP="003216F0">
      <w:pPr>
        <w:jc w:val="both"/>
        <w:rPr>
          <w:ins w:id="1194" w:author="Mohamed Abass Fekher" w:date="2025-02-16T11:18:00Z"/>
        </w:rPr>
      </w:pPr>
      <w:r>
        <w:t>For r</w:t>
      </w:r>
      <w:r w:rsidR="5D4E4497">
        <w:t>est</w:t>
      </w:r>
      <w:r w:rsidR="2A4400A7">
        <w:t xml:space="preserve">ructuring of Ijarah finance </w:t>
      </w:r>
      <w:r w:rsidR="42620000">
        <w:t>assets capture details needs to be captured in order to book IS Contract and AA Arrangeme</w:t>
      </w:r>
      <w:r w:rsidR="08D5A9E9">
        <w:t xml:space="preserve">nt thereon. Moreover, </w:t>
      </w:r>
      <w:r w:rsidR="7A035097">
        <w:t xml:space="preserve">treatment of </w:t>
      </w:r>
      <w:r w:rsidR="08D5A9E9">
        <w:t xml:space="preserve">balance of takaful </w:t>
      </w:r>
      <w:r w:rsidR="722D8FCF">
        <w:t>amount (receivable / payable) will al</w:t>
      </w:r>
      <w:r w:rsidR="7020077F">
        <w:t>s</w:t>
      </w:r>
      <w:r w:rsidR="722D8FCF">
        <w:t xml:space="preserve">o be </w:t>
      </w:r>
      <w:r w:rsidR="6989F22F">
        <w:t>incorporated</w:t>
      </w:r>
      <w:r w:rsidR="722D8FCF">
        <w:t xml:space="preserve"> for </w:t>
      </w:r>
      <w:r w:rsidR="128A9D07">
        <w:t>restructured</w:t>
      </w:r>
      <w:r w:rsidR="722D8FCF">
        <w:t xml:space="preserve"> arrangement</w:t>
      </w:r>
      <w:r w:rsidR="22FDE73B">
        <w:t>.</w:t>
      </w:r>
    </w:p>
    <w:p w14:paraId="6AEDC97A" w14:textId="7726DCEF" w:rsidR="009F0F10" w:rsidRDefault="009F0F10" w:rsidP="003216F0">
      <w:pPr>
        <w:jc w:val="both"/>
      </w:pPr>
      <w:ins w:id="1195" w:author="Mohamed Abass Fekher" w:date="2025-02-16T11:18:00Z">
        <w:r>
          <w:t xml:space="preserve">In case of </w:t>
        </w:r>
      </w:ins>
      <w:ins w:id="1196" w:author="Mohamed Abass Fekher" w:date="2025-02-16T11:19:00Z">
        <w:r>
          <w:t xml:space="preserve">overdue insurance </w:t>
        </w:r>
      </w:ins>
      <w:ins w:id="1197" w:author="Mohamed Abass Fekher" w:date="2025-02-16T11:20:00Z">
        <w:r>
          <w:t xml:space="preserve">customer </w:t>
        </w:r>
      </w:ins>
      <w:ins w:id="1198" w:author="Mohamed Abass Fekher" w:date="2025-02-16T11:21:00Z">
        <w:r>
          <w:t>is supposed</w:t>
        </w:r>
      </w:ins>
      <w:ins w:id="1199" w:author="Mohamed Abass Fekher" w:date="2025-02-16T11:20:00Z">
        <w:r>
          <w:t xml:space="preserve"> to pay all overdue insurance amount as </w:t>
        </w:r>
      </w:ins>
      <w:ins w:id="1200" w:author="Mohamed Abass Fekher" w:date="2025-02-16T11:21:00Z">
        <w:r>
          <w:t>a part</w:t>
        </w:r>
      </w:ins>
      <w:ins w:id="1201" w:author="Mohamed Abass Fekher" w:date="2025-02-16T11:20:00Z">
        <w:r>
          <w:t xml:space="preserve"> of downpayment before </w:t>
        </w:r>
      </w:ins>
      <w:ins w:id="1202" w:author="Mohamed Abass Fekher" w:date="2025-02-16T11:21:00Z">
        <w:r>
          <w:t>starting the new contract.</w:t>
        </w:r>
      </w:ins>
    </w:p>
    <w:p w14:paraId="40A2833E" w14:textId="0BE77F04" w:rsidR="1E35C4CD" w:rsidRDefault="1E35C4CD" w:rsidP="002E001B">
      <w:pPr>
        <w:pStyle w:val="Heading2"/>
        <w:numPr>
          <w:ilvl w:val="1"/>
          <w:numId w:val="5"/>
        </w:numPr>
        <w:ind w:left="0" w:firstLine="0"/>
      </w:pPr>
      <w:bookmarkStart w:id="1203" w:name="_Toc190103191"/>
      <w:r>
        <w:t>Takaful Treatment in Partial Settlement</w:t>
      </w:r>
      <w:r w:rsidR="00DD5C9F">
        <w:t xml:space="preserve"> - </w:t>
      </w:r>
      <w:r w:rsidR="00DD5C9F" w:rsidRPr="00F43552">
        <w:t>WS0</w:t>
      </w:r>
      <w:r w:rsidR="00DD5C9F">
        <w:t>3</w:t>
      </w:r>
      <w:r w:rsidR="00DD5C9F" w:rsidRPr="00F43552">
        <w:t>-IJR-</w:t>
      </w:r>
      <w:r w:rsidR="00DD5C9F">
        <w:t>12</w:t>
      </w:r>
      <w:r w:rsidR="00DD5C9F" w:rsidRPr="00F43552">
        <w:t>-0</w:t>
      </w:r>
      <w:r w:rsidR="0009701C">
        <w:t>1</w:t>
      </w:r>
      <w:bookmarkEnd w:id="1203"/>
    </w:p>
    <w:p w14:paraId="7142FF63" w14:textId="4A62D98F" w:rsidR="1E35C4CD" w:rsidRDefault="1E35C4CD" w:rsidP="0009701C">
      <w:pPr>
        <w:jc w:val="both"/>
      </w:pPr>
      <w:r>
        <w:t xml:space="preserve">In case of partial settlement </w:t>
      </w:r>
      <w:r w:rsidR="57B4AD8C">
        <w:t>insurance template needs to be updated with takaful amount</w:t>
      </w:r>
      <w:r w:rsidR="40BBFE9D">
        <w:t xml:space="preserve"> to </w:t>
      </w:r>
      <w:r w:rsidR="562571D4">
        <w:t xml:space="preserve">be </w:t>
      </w:r>
      <w:r w:rsidR="40BBFE9D">
        <w:t>recovered as advance installment (</w:t>
      </w:r>
      <w:r w:rsidR="08BD1282">
        <w:t xml:space="preserve">i.e. </w:t>
      </w:r>
      <w:r w:rsidR="40BBFE9D">
        <w:t>compression</w:t>
      </w:r>
      <w:r w:rsidR="1744EBDA">
        <w:t xml:space="preserve"> </w:t>
      </w:r>
      <w:r w:rsidR="0009701C">
        <w:t>or principal decrease</w:t>
      </w:r>
      <w:r w:rsidR="40BBFE9D">
        <w:t>)</w:t>
      </w:r>
      <w:r w:rsidR="2957C8A0">
        <w:t>.</w:t>
      </w:r>
      <w:r w:rsidR="00E67C0C">
        <w:t xml:space="preserve"> This means if any advance payment has been </w:t>
      </w:r>
      <w:r w:rsidR="00C24C52">
        <w:t xml:space="preserve">executed then treatment of Takaful </w:t>
      </w:r>
      <w:r w:rsidR="009D2447">
        <w:t>should be recal</w:t>
      </w:r>
      <w:r w:rsidR="000D60DD">
        <w:t>culated so that it should not be exceeded projected amount, TA needs to confirm.</w:t>
      </w:r>
    </w:p>
    <w:p w14:paraId="625F77B7" w14:textId="77777777" w:rsidR="00787598" w:rsidRDefault="00787598">
      <w:pPr>
        <w:rPr>
          <w:ins w:id="1204" w:author="Affan Anjum" w:date="2025-01-12T02:29:00Z"/>
          <w:rFonts w:asciiTheme="majorHAnsi" w:eastAsiaTheme="majorEastAsia" w:hAnsiTheme="majorHAnsi" w:cstheme="majorBidi"/>
          <w:b/>
          <w:color w:val="2F5496" w:themeColor="accent1" w:themeShade="BF"/>
          <w:sz w:val="28"/>
          <w:szCs w:val="26"/>
        </w:rPr>
      </w:pPr>
      <w:ins w:id="1205" w:author="Affan Anjum" w:date="2025-01-12T02:29:00Z">
        <w:r>
          <w:br w:type="page"/>
        </w:r>
      </w:ins>
    </w:p>
    <w:p w14:paraId="37B6476F" w14:textId="2B908588" w:rsidR="00A203B3" w:rsidRDefault="00A203B3" w:rsidP="00A203B3">
      <w:pPr>
        <w:pStyle w:val="Heading2"/>
        <w:numPr>
          <w:ilvl w:val="1"/>
          <w:numId w:val="5"/>
        </w:numPr>
        <w:ind w:left="0" w:firstLine="0"/>
      </w:pPr>
      <w:bookmarkStart w:id="1206" w:name="_Toc190103192"/>
      <w:r>
        <w:lastRenderedPageBreak/>
        <w:t>Offer letter, contract generation and other letters-</w:t>
      </w:r>
      <w:r w:rsidRPr="00A203B3">
        <w:t xml:space="preserve"> </w:t>
      </w:r>
      <w:r w:rsidRPr="00F43552">
        <w:t>WS0</w:t>
      </w:r>
      <w:r>
        <w:t>3</w:t>
      </w:r>
      <w:r w:rsidRPr="00F43552">
        <w:t>-IJR-</w:t>
      </w:r>
      <w:r>
        <w:t>03</w:t>
      </w:r>
      <w:r w:rsidRPr="00F43552">
        <w:t>-0</w:t>
      </w:r>
      <w:r>
        <w:t>5</w:t>
      </w:r>
      <w:bookmarkEnd w:id="1206"/>
    </w:p>
    <w:tbl>
      <w:tblPr>
        <w:tblStyle w:val="TableGrid"/>
        <w:tblW w:w="8627" w:type="dxa"/>
        <w:tblLook w:val="04A0" w:firstRow="1" w:lastRow="0" w:firstColumn="1" w:lastColumn="0" w:noHBand="0" w:noVBand="1"/>
      </w:tblPr>
      <w:tblGrid>
        <w:gridCol w:w="1041"/>
        <w:gridCol w:w="4804"/>
        <w:gridCol w:w="2782"/>
      </w:tblGrid>
      <w:tr w:rsidR="00A203B3" w:rsidRPr="008E42E5" w14:paraId="0665EA7C" w14:textId="77777777" w:rsidTr="00930571">
        <w:trPr>
          <w:trHeight w:val="312"/>
        </w:trPr>
        <w:tc>
          <w:tcPr>
            <w:tcW w:w="1041" w:type="dxa"/>
            <w:noWrap/>
            <w:hideMark/>
          </w:tcPr>
          <w:p w14:paraId="66DF2DB0" w14:textId="77777777" w:rsidR="00A203B3" w:rsidRPr="008E42E5" w:rsidRDefault="00A203B3" w:rsidP="00930571">
            <w:pPr>
              <w:rPr>
                <w:rFonts w:ascii="Calibri" w:eastAsia="Times New Roman" w:hAnsi="Calibri" w:cs="Calibri"/>
                <w:b/>
                <w:bCs/>
                <w:color w:val="000000"/>
              </w:rPr>
            </w:pPr>
            <w:r>
              <w:rPr>
                <w:rFonts w:ascii="Calibri" w:eastAsia="Times New Roman" w:hAnsi="Calibri" w:cs="Calibri"/>
                <w:b/>
                <w:bCs/>
                <w:color w:val="000000"/>
              </w:rPr>
              <w:t>` S.no</w:t>
            </w:r>
          </w:p>
        </w:tc>
        <w:tc>
          <w:tcPr>
            <w:tcW w:w="4804" w:type="dxa"/>
            <w:noWrap/>
            <w:hideMark/>
          </w:tcPr>
          <w:p w14:paraId="1AE893E7" w14:textId="77777777" w:rsidR="00A203B3" w:rsidRPr="008E42E5" w:rsidRDefault="00A203B3" w:rsidP="00930571">
            <w:pPr>
              <w:rPr>
                <w:rFonts w:ascii="Calibri" w:eastAsia="Times New Roman" w:hAnsi="Calibri" w:cs="Calibri"/>
                <w:b/>
                <w:bCs/>
                <w:color w:val="000000"/>
              </w:rPr>
            </w:pPr>
            <w:r w:rsidRPr="008E42E5">
              <w:rPr>
                <w:rFonts w:ascii="Calibri" w:eastAsia="Times New Roman" w:hAnsi="Calibri" w:cs="Calibri"/>
                <w:b/>
                <w:bCs/>
                <w:color w:val="000000"/>
              </w:rPr>
              <w:t>File Name</w:t>
            </w:r>
          </w:p>
        </w:tc>
        <w:tc>
          <w:tcPr>
            <w:tcW w:w="2782" w:type="dxa"/>
            <w:noWrap/>
            <w:hideMark/>
          </w:tcPr>
          <w:p w14:paraId="677ECC06" w14:textId="77777777" w:rsidR="00A203B3" w:rsidRPr="008E42E5" w:rsidRDefault="00A203B3" w:rsidP="00930571">
            <w:pPr>
              <w:rPr>
                <w:rFonts w:ascii="Calibri" w:eastAsia="Times New Roman" w:hAnsi="Calibri" w:cs="Calibri"/>
                <w:b/>
                <w:bCs/>
                <w:color w:val="000000"/>
              </w:rPr>
            </w:pPr>
            <w:r>
              <w:rPr>
                <w:rFonts w:ascii="Calibri" w:eastAsia="Times New Roman" w:hAnsi="Calibri" w:cs="Calibri"/>
                <w:b/>
                <w:bCs/>
                <w:color w:val="000000"/>
              </w:rPr>
              <w:t>Document</w:t>
            </w:r>
          </w:p>
        </w:tc>
      </w:tr>
      <w:tr w:rsidR="00A203B3" w:rsidRPr="008E42E5" w14:paraId="4F655012" w14:textId="77777777" w:rsidTr="00930571">
        <w:trPr>
          <w:trHeight w:val="312"/>
        </w:trPr>
        <w:tc>
          <w:tcPr>
            <w:tcW w:w="1041" w:type="dxa"/>
            <w:noWrap/>
            <w:hideMark/>
          </w:tcPr>
          <w:p w14:paraId="0EE14488" w14:textId="77777777" w:rsidR="00A203B3" w:rsidRPr="008E42E5" w:rsidRDefault="00A203B3" w:rsidP="00930571">
            <w:pPr>
              <w:jc w:val="right"/>
              <w:rPr>
                <w:rFonts w:ascii="Calibri" w:eastAsia="Times New Roman" w:hAnsi="Calibri" w:cs="Calibri"/>
                <w:color w:val="000000"/>
              </w:rPr>
            </w:pPr>
            <w:r w:rsidRPr="008E42E5">
              <w:rPr>
                <w:rFonts w:ascii="Calibri" w:eastAsia="Times New Roman" w:hAnsi="Calibri" w:cs="Calibri"/>
                <w:color w:val="000000"/>
              </w:rPr>
              <w:t>1</w:t>
            </w:r>
          </w:p>
        </w:tc>
        <w:tc>
          <w:tcPr>
            <w:tcW w:w="4804" w:type="dxa"/>
            <w:noWrap/>
            <w:hideMark/>
          </w:tcPr>
          <w:p w14:paraId="730ED2B2" w14:textId="77777777" w:rsidR="00A203B3" w:rsidRPr="008E42E5" w:rsidRDefault="00000000" w:rsidP="00930571">
            <w:pPr>
              <w:rPr>
                <w:rFonts w:ascii="Calibri" w:eastAsia="Times New Roman" w:hAnsi="Calibri" w:cs="Calibri"/>
                <w:szCs w:val="24"/>
              </w:rPr>
            </w:pPr>
            <w:hyperlink w:history="1">
              <w:r w:rsidR="00A203B3" w:rsidRPr="008E42E5">
                <w:rPr>
                  <w:rFonts w:ascii="Calibri" w:eastAsia="Times New Roman" w:hAnsi="Calibri" w:cs="Calibri"/>
                  <w:szCs w:val="24"/>
                </w:rPr>
                <w:t>Clearance letter</w:t>
              </w:r>
            </w:hyperlink>
          </w:p>
        </w:tc>
        <w:tc>
          <w:tcPr>
            <w:tcW w:w="2782" w:type="dxa"/>
            <w:noWrap/>
            <w:hideMark/>
          </w:tcPr>
          <w:p w14:paraId="1AB5E6D6" w14:textId="1DA000B6" w:rsidR="00A203B3" w:rsidRPr="008E42E5" w:rsidRDefault="00826B9C" w:rsidP="00930571">
            <w:pPr>
              <w:rPr>
                <w:rFonts w:ascii="Calibri" w:eastAsia="Times New Roman" w:hAnsi="Calibri" w:cs="Calibri"/>
                <w:color w:val="0563C1"/>
                <w:u w:val="single"/>
              </w:rPr>
            </w:pPr>
            <w:bookmarkStart w:id="1207" w:name="_MON_1798110263"/>
            <w:bookmarkEnd w:id="1207"/>
            <w:r>
              <w:pict w14:anchorId="2A73200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6.35pt;height:49.65pt">
                  <v:imagedata r:id="rId209" o:title=""/>
                </v:shape>
              </w:pict>
            </w:r>
          </w:p>
        </w:tc>
      </w:tr>
      <w:tr w:rsidR="00A203B3" w:rsidRPr="008E42E5" w14:paraId="632851CA" w14:textId="77777777" w:rsidTr="00930571">
        <w:trPr>
          <w:trHeight w:val="92"/>
        </w:trPr>
        <w:tc>
          <w:tcPr>
            <w:tcW w:w="1041" w:type="dxa"/>
            <w:noWrap/>
            <w:hideMark/>
          </w:tcPr>
          <w:p w14:paraId="7CBDA272" w14:textId="77777777" w:rsidR="00A203B3" w:rsidRPr="008E42E5" w:rsidRDefault="00A203B3" w:rsidP="00930571">
            <w:pPr>
              <w:jc w:val="right"/>
              <w:rPr>
                <w:rFonts w:ascii="Calibri" w:eastAsia="Times New Roman" w:hAnsi="Calibri" w:cs="Calibri"/>
                <w:color w:val="000000"/>
              </w:rPr>
            </w:pPr>
            <w:r>
              <w:rPr>
                <w:rFonts w:ascii="Calibri" w:eastAsia="Times New Roman" w:hAnsi="Calibri" w:cs="Calibri"/>
                <w:color w:val="000000"/>
              </w:rPr>
              <w:t>2</w:t>
            </w:r>
          </w:p>
        </w:tc>
        <w:tc>
          <w:tcPr>
            <w:tcW w:w="4804" w:type="dxa"/>
            <w:noWrap/>
            <w:hideMark/>
          </w:tcPr>
          <w:p w14:paraId="120DDC70" w14:textId="77777777" w:rsidR="00A203B3" w:rsidRPr="008E42E5" w:rsidRDefault="00000000" w:rsidP="00930571">
            <w:pPr>
              <w:rPr>
                <w:rFonts w:ascii="Calibri" w:eastAsia="Times New Roman" w:hAnsi="Calibri" w:cs="Calibri"/>
                <w:szCs w:val="24"/>
              </w:rPr>
            </w:pPr>
            <w:hyperlink w:history="1">
              <w:r w:rsidR="00A203B3">
                <w:t>Ijarah</w:t>
              </w:r>
              <w:r w:rsidR="00A203B3" w:rsidRPr="008E42E5">
                <w:rPr>
                  <w:rFonts w:ascii="Calibri" w:eastAsia="Times New Roman" w:hAnsi="Calibri" w:cs="Calibri"/>
                  <w:szCs w:val="24"/>
                </w:rPr>
                <w:t xml:space="preserve"> contract - SAMA</w:t>
              </w:r>
            </w:hyperlink>
          </w:p>
        </w:tc>
        <w:tc>
          <w:tcPr>
            <w:tcW w:w="2782" w:type="dxa"/>
            <w:noWrap/>
            <w:hideMark/>
          </w:tcPr>
          <w:p w14:paraId="38CE7341" w14:textId="27C1A4DE" w:rsidR="00A203B3" w:rsidRPr="008E42E5" w:rsidRDefault="00826B9C" w:rsidP="00930571">
            <w:pPr>
              <w:rPr>
                <w:rFonts w:ascii="Calibri" w:eastAsia="Times New Roman" w:hAnsi="Calibri" w:cs="Calibri"/>
                <w:color w:val="0563C1"/>
                <w:u w:val="single"/>
              </w:rPr>
            </w:pPr>
            <w:bookmarkStart w:id="1208" w:name="_MON_1798110176"/>
            <w:bookmarkEnd w:id="1208"/>
            <w:r>
              <w:pict w14:anchorId="632BF0CC">
                <v:shape id="_x0000_i1026" type="#_x0000_t75" style="width:76.35pt;height:49.65pt">
                  <v:imagedata r:id="rId210" o:title=""/>
                </v:shape>
              </w:pict>
            </w:r>
          </w:p>
        </w:tc>
      </w:tr>
      <w:tr w:rsidR="00A203B3" w:rsidRPr="008E42E5" w14:paraId="5A9BEA1D" w14:textId="77777777" w:rsidTr="00930571">
        <w:trPr>
          <w:trHeight w:val="312"/>
        </w:trPr>
        <w:tc>
          <w:tcPr>
            <w:tcW w:w="1041" w:type="dxa"/>
            <w:noWrap/>
            <w:hideMark/>
          </w:tcPr>
          <w:p w14:paraId="1CD68FAC" w14:textId="77777777" w:rsidR="00A203B3" w:rsidRPr="008E42E5" w:rsidRDefault="00A203B3" w:rsidP="00930571">
            <w:pPr>
              <w:jc w:val="right"/>
              <w:rPr>
                <w:rFonts w:ascii="Calibri" w:eastAsia="Times New Roman" w:hAnsi="Calibri" w:cs="Calibri"/>
                <w:color w:val="000000"/>
              </w:rPr>
            </w:pPr>
            <w:r>
              <w:rPr>
                <w:rFonts w:ascii="Calibri" w:eastAsia="Times New Roman" w:hAnsi="Calibri" w:cs="Calibri"/>
                <w:color w:val="000000"/>
              </w:rPr>
              <w:t>3</w:t>
            </w:r>
          </w:p>
        </w:tc>
        <w:tc>
          <w:tcPr>
            <w:tcW w:w="4804" w:type="dxa"/>
            <w:noWrap/>
            <w:hideMark/>
          </w:tcPr>
          <w:p w14:paraId="6E52726D" w14:textId="77777777" w:rsidR="00A203B3" w:rsidRPr="008E42E5" w:rsidRDefault="00000000" w:rsidP="00930571">
            <w:pPr>
              <w:rPr>
                <w:rFonts w:ascii="Calibri" w:eastAsia="Times New Roman" w:hAnsi="Calibri" w:cs="Calibri"/>
                <w:szCs w:val="24"/>
              </w:rPr>
            </w:pPr>
            <w:hyperlink w:history="1">
              <w:r w:rsidR="00A203B3">
                <w:t>Ijarah</w:t>
              </w:r>
              <w:r w:rsidR="00A203B3" w:rsidRPr="008E42E5">
                <w:rPr>
                  <w:rFonts w:ascii="Calibri" w:eastAsia="Times New Roman" w:hAnsi="Calibri" w:cs="Calibri"/>
                  <w:szCs w:val="24"/>
                </w:rPr>
                <w:t xml:space="preserve"> contract</w:t>
              </w:r>
            </w:hyperlink>
          </w:p>
        </w:tc>
        <w:tc>
          <w:tcPr>
            <w:tcW w:w="2782" w:type="dxa"/>
            <w:noWrap/>
            <w:hideMark/>
          </w:tcPr>
          <w:p w14:paraId="6BFCC199" w14:textId="695BF095" w:rsidR="00A203B3" w:rsidRPr="008E42E5" w:rsidRDefault="00826B9C" w:rsidP="00930571">
            <w:pPr>
              <w:rPr>
                <w:rFonts w:ascii="Calibri" w:eastAsia="Times New Roman" w:hAnsi="Calibri" w:cs="Calibri"/>
                <w:color w:val="0563C1"/>
                <w:u w:val="single"/>
              </w:rPr>
            </w:pPr>
            <w:bookmarkStart w:id="1209" w:name="_MON_1798109782"/>
            <w:bookmarkEnd w:id="1209"/>
            <w:r>
              <w:pict w14:anchorId="3B3E8AB4">
                <v:shape id="_x0000_i1027" type="#_x0000_t75" style="width:76.35pt;height:49.65pt">
                  <v:imagedata r:id="rId211" o:title=""/>
                </v:shape>
              </w:pict>
            </w:r>
          </w:p>
        </w:tc>
      </w:tr>
    </w:tbl>
    <w:p w14:paraId="1E9C360C" w14:textId="77777777" w:rsidR="00EE0229" w:rsidRDefault="00EE0229" w:rsidP="00A203B3">
      <w:pPr>
        <w:jc w:val="both"/>
        <w:rPr>
          <w:ins w:id="1210" w:author="Affan Anjum" w:date="2025-01-12T02:23:00Z"/>
        </w:rPr>
      </w:pPr>
    </w:p>
    <w:p w14:paraId="06DA28BC" w14:textId="2355BEA0" w:rsidR="00483319" w:rsidDel="003445CB" w:rsidRDefault="009720FD" w:rsidP="00A203B3">
      <w:pPr>
        <w:jc w:val="both"/>
        <w:rPr>
          <w:del w:id="1211" w:author="Affan Anjum" w:date="2025-01-12T02:28:00Z"/>
        </w:rPr>
      </w:pPr>
      <w:ins w:id="1212" w:author="Affan Anjum" w:date="2025-01-12T02:28:00Z">
        <w:r>
          <w:t>In points 2 and 3 above, the TA needs to confirm which contract will be generated: the one mentioned in point 2 (Ijarah Contract – SAMA) or the one in point 3 (Ijarah Contract), as both cannot be created.</w:t>
        </w:r>
      </w:ins>
    </w:p>
    <w:p w14:paraId="24288ABE" w14:textId="62853249" w:rsidR="00FE318D" w:rsidRDefault="00FE318D">
      <w:pPr>
        <w:pStyle w:val="xxxmsolistparagraph"/>
        <w:shd w:val="clear" w:color="auto" w:fill="FFFFFF"/>
        <w:spacing w:before="0" w:beforeAutospacing="0" w:after="0" w:afterAutospacing="0"/>
        <w:rPr>
          <w:ins w:id="1213" w:author="Farhan Ullah Khan" w:date="2025-02-10T18:46:00Z"/>
          <w:rFonts w:ascii="Aptos" w:hAnsi="Aptos" w:cs="Segoe UI"/>
          <w:color w:val="242424"/>
          <w:sz w:val="22"/>
          <w:szCs w:val="22"/>
        </w:rPr>
        <w:pPrChange w:id="1214" w:author="Farhan Ullah Khan" w:date="2025-02-10T18:54:00Z">
          <w:pPr>
            <w:pStyle w:val="xxxmsolistparagraph"/>
            <w:numPr>
              <w:numId w:val="41"/>
            </w:numPr>
            <w:shd w:val="clear" w:color="auto" w:fill="FFFFFF"/>
            <w:tabs>
              <w:tab w:val="num" w:pos="720"/>
            </w:tabs>
            <w:spacing w:before="0" w:beforeAutospacing="0" w:after="0" w:afterAutospacing="0"/>
            <w:ind w:left="720" w:hanging="360"/>
          </w:pPr>
        </w:pPrChange>
      </w:pPr>
      <w:ins w:id="1215" w:author="Farhan Ullah Khan" w:date="2025-02-10T18:46:00Z">
        <w:r>
          <w:rPr>
            <w:rFonts w:ascii="Aptos" w:hAnsi="Aptos" w:cs="Segoe UI"/>
            <w:color w:val="242424"/>
            <w:sz w:val="22"/>
            <w:szCs w:val="22"/>
          </w:rPr>
          <w:t xml:space="preserve">In order </w:t>
        </w:r>
      </w:ins>
      <w:ins w:id="1216" w:author="Farhan Ullah Khan" w:date="2025-02-10T18:47:00Z">
        <w:r w:rsidR="003445CB">
          <w:rPr>
            <w:rFonts w:ascii="Aptos" w:hAnsi="Aptos" w:cs="Segoe UI"/>
            <w:color w:val="242424"/>
            <w:sz w:val="22"/>
            <w:szCs w:val="22"/>
          </w:rPr>
          <w:t xml:space="preserve">to </w:t>
        </w:r>
      </w:ins>
      <w:ins w:id="1217" w:author="Farhan Ullah Khan" w:date="2025-02-10T18:46:00Z">
        <w:r>
          <w:rPr>
            <w:rFonts w:ascii="Aptos" w:hAnsi="Aptos" w:cs="Segoe UI"/>
            <w:color w:val="242424"/>
            <w:sz w:val="22"/>
            <w:szCs w:val="22"/>
          </w:rPr>
          <w:t>generate synch APR on contract and loan account, it was agreed that TA will be generating contract on daily basis till the expiry of offer.</w:t>
        </w:r>
      </w:ins>
      <w:ins w:id="1218" w:author="Farhan Ullah Khan" w:date="2025-02-10T18:54:00Z">
        <w:r w:rsidR="00E30C6D">
          <w:rPr>
            <w:rFonts w:ascii="Aptos" w:hAnsi="Aptos" w:cs="Segoe UI"/>
            <w:color w:val="242424"/>
            <w:sz w:val="22"/>
            <w:szCs w:val="22"/>
          </w:rPr>
          <w:t xml:space="preserve"> </w:t>
        </w:r>
      </w:ins>
      <w:ins w:id="1219" w:author="Farhan Ullah Khan" w:date="2025-02-10T18:46:00Z">
        <w:r>
          <w:rPr>
            <w:rFonts w:ascii="Aptos" w:hAnsi="Aptos" w:cs="Segoe UI"/>
            <w:color w:val="242424"/>
            <w:sz w:val="22"/>
            <w:szCs w:val="22"/>
          </w:rPr>
          <w:t>There is no impact on offer generation, offer will contain maximum APR.</w:t>
        </w:r>
      </w:ins>
      <w:ins w:id="1220" w:author="Farhan Ullah Khan" w:date="2025-02-10T18:54:00Z">
        <w:r w:rsidR="00E30C6D">
          <w:rPr>
            <w:rFonts w:ascii="Aptos" w:hAnsi="Aptos" w:cs="Segoe UI"/>
            <w:color w:val="242424"/>
            <w:sz w:val="22"/>
            <w:szCs w:val="22"/>
          </w:rPr>
          <w:t xml:space="preserve"> </w:t>
        </w:r>
      </w:ins>
      <w:ins w:id="1221" w:author="Farhan Ullah Khan" w:date="2025-02-10T18:46:00Z">
        <w:r>
          <w:rPr>
            <w:rFonts w:ascii="Aptos" w:hAnsi="Aptos" w:cs="Segoe UI"/>
            <w:color w:val="242424"/>
            <w:sz w:val="22"/>
            <w:szCs w:val="22"/>
          </w:rPr>
          <w:t>There is no change in first instalment date calculation, which is based on offer expiry date.</w:t>
        </w:r>
      </w:ins>
    </w:p>
    <w:p w14:paraId="3CF6DBB6" w14:textId="77777777" w:rsidR="009720FD" w:rsidRDefault="009720FD" w:rsidP="00A203B3">
      <w:pPr>
        <w:jc w:val="both"/>
        <w:rPr>
          <w:ins w:id="1222" w:author="Affan Anjum" w:date="2025-01-12T02:28:00Z"/>
        </w:rPr>
      </w:pPr>
    </w:p>
    <w:p w14:paraId="0527320F" w14:textId="72D98A51" w:rsidR="00A203B3" w:rsidRDefault="00A203B3" w:rsidP="00A203B3">
      <w:pPr>
        <w:jc w:val="both"/>
      </w:pPr>
      <w:r>
        <w:t>Please also provide template of other notification like SMS with events if required from LMS</w:t>
      </w:r>
    </w:p>
    <w:p w14:paraId="22F226B0" w14:textId="6DD54144" w:rsidR="006F285F" w:rsidRDefault="006F285F" w:rsidP="006F285F">
      <w:pPr>
        <w:pStyle w:val="Heading2"/>
        <w:numPr>
          <w:ilvl w:val="1"/>
          <w:numId w:val="5"/>
        </w:numPr>
        <w:ind w:left="0" w:firstLine="0"/>
      </w:pPr>
      <w:bookmarkStart w:id="1223" w:name="_Toc190103193"/>
      <w:r>
        <w:t>Post write-off recovery-</w:t>
      </w:r>
      <w:r w:rsidRPr="00A203B3">
        <w:t xml:space="preserve"> </w:t>
      </w:r>
      <w:r w:rsidRPr="00F43552">
        <w:t>WS0</w:t>
      </w:r>
      <w:r>
        <w:t>3</w:t>
      </w:r>
      <w:r w:rsidRPr="00F43552">
        <w:t>-IJR-</w:t>
      </w:r>
      <w:r w:rsidR="00CA49B4">
        <w:t>11</w:t>
      </w:r>
      <w:r w:rsidRPr="00F43552">
        <w:t>-</w:t>
      </w:r>
      <w:r w:rsidR="00CA49B4">
        <w:t>01</w:t>
      </w:r>
      <w:bookmarkEnd w:id="1223"/>
    </w:p>
    <w:p w14:paraId="56CB17F7" w14:textId="3B79ADBA" w:rsidR="00CA49B4" w:rsidRDefault="00CA49B4" w:rsidP="001C1F9C">
      <w:pPr>
        <w:jc w:val="both"/>
      </w:pPr>
      <w:r>
        <w:t xml:space="preserve">In </w:t>
      </w:r>
      <w:r w:rsidR="00365825">
        <w:t xml:space="preserve">current design, once the case goes for write-off the loan account status </w:t>
      </w:r>
      <w:r w:rsidR="00EE6BBC">
        <w:t xml:space="preserve">becomes </w:t>
      </w:r>
      <w:r w:rsidR="0071332F">
        <w:t xml:space="preserve">pending closure as mentioned in section </w:t>
      </w:r>
      <w:r w:rsidR="00722708">
        <w:t>6.6.4. therefore, in order to recover the amount in future</w:t>
      </w:r>
      <w:r w:rsidR="00A964FD">
        <w:t xml:space="preserve">, system should maintain each balance component that were </w:t>
      </w:r>
      <w:r w:rsidR="00947900">
        <w:t>waived / writ</w:t>
      </w:r>
      <w:r w:rsidR="005900A8">
        <w:t xml:space="preserve">ten-off. </w:t>
      </w:r>
      <w:r w:rsidR="00AE24CA">
        <w:t xml:space="preserve">TA needs to elaborate how the payment of such </w:t>
      </w:r>
      <w:r w:rsidR="0040253A">
        <w:t>cases will be executed. Either IBFT or SADDAD</w:t>
      </w:r>
      <w:r w:rsidR="00062576">
        <w:t>.</w:t>
      </w:r>
    </w:p>
    <w:p w14:paraId="3852AD99" w14:textId="2D470A70" w:rsidR="00062576" w:rsidRDefault="00062576" w:rsidP="001735FD">
      <w:pPr>
        <w:jc w:val="both"/>
        <w:rPr>
          <w:ins w:id="1224" w:author="Kashif Umair" w:date="2025-01-08T11:13:00Z"/>
        </w:rPr>
      </w:pPr>
      <w:r>
        <w:t>TA needs to explain</w:t>
      </w:r>
      <w:r w:rsidR="000E0B0C">
        <w:t xml:space="preserve"> if write-off is required on different </w:t>
      </w:r>
      <w:r w:rsidR="00901651">
        <w:t xml:space="preserve">business events with different </w:t>
      </w:r>
      <w:r w:rsidR="00B40069">
        <w:t>PL, else one screen will be given with default GL.</w:t>
      </w:r>
    </w:p>
    <w:p w14:paraId="22480CFA" w14:textId="68EDD90D" w:rsidR="000C4C1D" w:rsidRPr="00CA49B4" w:rsidRDefault="000C4C1D" w:rsidP="001735FD">
      <w:pPr>
        <w:jc w:val="both"/>
      </w:pPr>
      <w:ins w:id="1225" w:author="Kashif Umair" w:date="2025-01-08T11:13:00Z">
        <w:r>
          <w:t>In addition to this bulk write-off is also required as mentioned in section 6.6.4.</w:t>
        </w:r>
      </w:ins>
    </w:p>
    <w:p w14:paraId="2FA93249" w14:textId="71036373" w:rsidR="00EA1C77" w:rsidRPr="00370658" w:rsidRDefault="00EA1C77">
      <w:pPr>
        <w:pStyle w:val="Heading2"/>
        <w:numPr>
          <w:ilvl w:val="1"/>
          <w:numId w:val="5"/>
        </w:numPr>
        <w:ind w:left="0" w:firstLine="0"/>
        <w:rPr>
          <w:ins w:id="1226" w:author="Farhan Ullah Khan" w:date="2025-02-10T15:36:00Z"/>
        </w:rPr>
        <w:pPrChange w:id="1227" w:author="Farhan Ullah Khan" w:date="2025-02-10T15:40:00Z">
          <w:pPr>
            <w:pStyle w:val="Heading1"/>
          </w:pPr>
        </w:pPrChange>
      </w:pPr>
      <w:bookmarkStart w:id="1228" w:name="_Toc190103194"/>
      <w:ins w:id="1229" w:author="Farhan Ullah Khan" w:date="2025-02-10T15:37:00Z">
        <w:r>
          <w:t xml:space="preserve">Bullet Payment </w:t>
        </w:r>
        <w:r w:rsidR="00024E2A">
          <w:t>and EPC (Early Payoff Charges)</w:t>
        </w:r>
      </w:ins>
      <w:ins w:id="1230" w:author="Farhan Ullah Khan" w:date="2025-02-10T19:08:00Z">
        <w:r w:rsidR="00A82736">
          <w:t xml:space="preserve"> </w:t>
        </w:r>
        <w:r w:rsidR="00A82736" w:rsidRPr="00F43552">
          <w:t>WS0</w:t>
        </w:r>
        <w:r w:rsidR="00A82736">
          <w:t>3</w:t>
        </w:r>
        <w:r w:rsidR="00A82736" w:rsidRPr="00F43552">
          <w:t>-IJR-1</w:t>
        </w:r>
        <w:r w:rsidR="00A82736">
          <w:t>0</w:t>
        </w:r>
        <w:r w:rsidR="00A82736" w:rsidRPr="00F43552">
          <w:t>-0</w:t>
        </w:r>
      </w:ins>
      <w:ins w:id="1231" w:author="Farhan Ullah Khan" w:date="2025-02-10T19:21:00Z">
        <w:r w:rsidR="006F32C5">
          <w:t>6</w:t>
        </w:r>
      </w:ins>
      <w:bookmarkEnd w:id="1228"/>
    </w:p>
    <w:p w14:paraId="1A10C578" w14:textId="0FAB3395" w:rsidR="00EA1C77" w:rsidRDefault="00090852" w:rsidP="00090852">
      <w:pPr>
        <w:jc w:val="both"/>
        <w:rPr>
          <w:ins w:id="1232" w:author="Farhan Ullah Khan" w:date="2025-02-10T16:41:00Z"/>
        </w:rPr>
      </w:pPr>
      <w:ins w:id="1233" w:author="Farhan Ullah Khan" w:date="2025-02-10T15:40:00Z">
        <w:r>
          <w:t>I</w:t>
        </w:r>
        <w:r w:rsidR="00370658" w:rsidRPr="004A2DAF">
          <w:t>f a customer has paid DP, and now wants to pay rest of the amount in last instalment, then in this case a bullet schedule will be generated. This information will come from LOS. The EPC charge / penalty now needs to be enhanced. Presently it’s taking current month profit to Ijarah Income and upcoming 3 months instalment profit in EPC. Now same routine will take current month profit in Ijarah income whereas since there is no EMI instalments therefore upcoming 3 months profit will be taken in ECP charge. Same enhancement will work for quarterly and semi-annually repayment cases.</w:t>
        </w:r>
      </w:ins>
    </w:p>
    <w:p w14:paraId="4FF78D9B" w14:textId="0828D61B" w:rsidR="00F104D4" w:rsidRDefault="00F104D4" w:rsidP="00F104D4">
      <w:pPr>
        <w:pStyle w:val="Heading2"/>
        <w:numPr>
          <w:ilvl w:val="1"/>
          <w:numId w:val="5"/>
        </w:numPr>
        <w:ind w:left="0" w:firstLine="0"/>
        <w:rPr>
          <w:ins w:id="1234" w:author="Farhan Ullah Khan" w:date="2025-02-10T16:43:00Z"/>
        </w:rPr>
      </w:pPr>
      <w:bookmarkStart w:id="1235" w:name="_Toc190103195"/>
      <w:ins w:id="1236" w:author="Farhan Ullah Khan" w:date="2025-02-10T16:41:00Z">
        <w:r>
          <w:lastRenderedPageBreak/>
          <w:t>Ab</w:t>
        </w:r>
      </w:ins>
      <w:ins w:id="1237" w:author="Farhan Ullah Khan" w:date="2025-02-10T16:42:00Z">
        <w:r>
          <w:t>normal Cancellation</w:t>
        </w:r>
      </w:ins>
      <w:ins w:id="1238" w:author="Farhan Ullah Khan" w:date="2025-02-10T19:08:00Z">
        <w:r w:rsidR="00A82736">
          <w:t xml:space="preserve"> </w:t>
        </w:r>
        <w:r w:rsidR="00A82736" w:rsidRPr="00F43552">
          <w:t>WS0</w:t>
        </w:r>
        <w:r w:rsidR="00A82736">
          <w:t>3</w:t>
        </w:r>
        <w:r w:rsidR="00A82736" w:rsidRPr="00F43552">
          <w:t>-IJR-1</w:t>
        </w:r>
        <w:r w:rsidR="00A82736">
          <w:t>0</w:t>
        </w:r>
        <w:r w:rsidR="00A82736" w:rsidRPr="00F43552">
          <w:t>-0</w:t>
        </w:r>
      </w:ins>
      <w:ins w:id="1239" w:author="Farhan Ullah Khan" w:date="2025-02-10T19:21:00Z">
        <w:r w:rsidR="006F32C5">
          <w:t>7</w:t>
        </w:r>
      </w:ins>
      <w:bookmarkEnd w:id="1235"/>
    </w:p>
    <w:p w14:paraId="619F8EAD" w14:textId="77777777" w:rsidR="00A44A9C" w:rsidRDefault="00A44A9C" w:rsidP="00A44A9C">
      <w:pPr>
        <w:pStyle w:val="CommentText"/>
        <w:rPr>
          <w:ins w:id="1240" w:author="Farhan Ullah Khan" w:date="2025-02-10T19:03:00Z"/>
        </w:rPr>
      </w:pPr>
      <w:ins w:id="1241" w:author="Farhan Ullah Khan" w:date="2025-02-10T16:43:00Z">
        <w:r>
          <w:t>In case of recall (abnormal cancelation) of the car by TA there will no Early Termination Fee and Accrued Profit (broken days profit). Reversal of Accrued profit will be managed through Discount Property. There will no reversal of admin fee and down payment.</w:t>
        </w:r>
      </w:ins>
    </w:p>
    <w:p w14:paraId="7C7411C7" w14:textId="3E9FC84E" w:rsidR="00864E61" w:rsidRDefault="00C03E17" w:rsidP="00864E61">
      <w:pPr>
        <w:pStyle w:val="Heading2"/>
        <w:numPr>
          <w:ilvl w:val="1"/>
          <w:numId w:val="5"/>
        </w:numPr>
        <w:ind w:left="0" w:firstLine="0"/>
        <w:rPr>
          <w:ins w:id="1242" w:author="Farhan Ullah Khan" w:date="2025-02-10T19:03:00Z"/>
        </w:rPr>
      </w:pPr>
      <w:bookmarkStart w:id="1243" w:name="_Toc190103196"/>
      <w:ins w:id="1244" w:author="Farhan Ullah Khan" w:date="2025-02-10T19:03:00Z">
        <w:r>
          <w:t>Residual Value</w:t>
        </w:r>
      </w:ins>
      <w:ins w:id="1245" w:author="Farhan Ullah Khan" w:date="2025-02-10T19:15:00Z">
        <w:r w:rsidR="00BF5529">
          <w:t xml:space="preserve"> </w:t>
        </w:r>
        <w:r w:rsidR="00BF5529" w:rsidRPr="00F43552">
          <w:t>WS0</w:t>
        </w:r>
        <w:r w:rsidR="00BF5529">
          <w:t>3</w:t>
        </w:r>
        <w:r w:rsidR="00BF5529" w:rsidRPr="00F43552">
          <w:t>-IJR-</w:t>
        </w:r>
        <w:r w:rsidR="00FA6A49">
          <w:t>06</w:t>
        </w:r>
        <w:r w:rsidR="00BF5529" w:rsidRPr="00F43552">
          <w:t>-</w:t>
        </w:r>
        <w:r w:rsidR="00BF5529">
          <w:t>18</w:t>
        </w:r>
      </w:ins>
      <w:bookmarkEnd w:id="1243"/>
    </w:p>
    <w:p w14:paraId="2058DA95" w14:textId="2669A219" w:rsidR="00864E61" w:rsidRPr="00864E61" w:rsidRDefault="00864E61">
      <w:pPr>
        <w:shd w:val="clear" w:color="auto" w:fill="FFFFFF"/>
        <w:spacing w:after="0" w:line="240" w:lineRule="auto"/>
        <w:rPr>
          <w:ins w:id="1246" w:author="Farhan Ullah Khan" w:date="2025-02-10T19:03:00Z"/>
          <w:rFonts w:ascii="Calibri" w:eastAsia="Times New Roman" w:hAnsi="Calibri" w:cs="Calibri"/>
          <w:color w:val="242424"/>
          <w:sz w:val="22"/>
        </w:rPr>
        <w:pPrChange w:id="1247" w:author="Farhan Ullah Khan" w:date="2025-02-10T19:03:00Z">
          <w:pPr>
            <w:numPr>
              <w:numId w:val="43"/>
            </w:numPr>
            <w:shd w:val="clear" w:color="auto" w:fill="FFFFFF"/>
            <w:tabs>
              <w:tab w:val="num" w:pos="720"/>
            </w:tabs>
            <w:spacing w:after="0" w:line="240" w:lineRule="auto"/>
            <w:ind w:left="720" w:hanging="360"/>
          </w:pPr>
        </w:pPrChange>
      </w:pPr>
      <w:ins w:id="1248" w:author="Farhan Ullah Khan" w:date="2025-02-10T19:03:00Z">
        <w:r w:rsidRPr="00C03E17">
          <w:rPr>
            <w:rFonts w:ascii="Calibri" w:eastAsia="Times New Roman" w:hAnsi="Calibri" w:cs="Calibri"/>
            <w:color w:val="242424"/>
            <w:sz w:val="22"/>
            <w:bdr w:val="none" w:sz="0" w:space="0" w:color="auto" w:frame="1"/>
            <w:rPrChange w:id="1249" w:author="Farhan Ullah Khan" w:date="2025-02-10T19:03:00Z">
              <w:rPr>
                <w:rFonts w:ascii="Calibri" w:eastAsia="Times New Roman" w:hAnsi="Calibri" w:cs="Calibri"/>
                <w:b/>
                <w:bCs/>
                <w:color w:val="242424"/>
                <w:sz w:val="22"/>
                <w:bdr w:val="none" w:sz="0" w:space="0" w:color="auto" w:frame="1"/>
              </w:rPr>
            </w:rPrChange>
          </w:rPr>
          <w:t>Residual value </w:t>
        </w:r>
        <w:r w:rsidRPr="00C03E17">
          <w:rPr>
            <w:rFonts w:ascii="Calibri" w:eastAsia="Times New Roman" w:hAnsi="Calibri" w:cs="Calibri"/>
            <w:color w:val="242424"/>
            <w:sz w:val="22"/>
            <w:bdr w:val="none" w:sz="0" w:space="0" w:color="auto" w:frame="1"/>
          </w:rPr>
          <w:t xml:space="preserve">will be set on schemes, LOS will send Transact RV % and RV Amount that will </w:t>
        </w:r>
        <w:r w:rsidRPr="00864E61">
          <w:rPr>
            <w:rFonts w:ascii="Calibri" w:eastAsia="Times New Roman" w:hAnsi="Calibri" w:cs="Calibri"/>
            <w:color w:val="242424"/>
            <w:sz w:val="22"/>
            <w:bdr w:val="none" w:sz="0" w:space="0" w:color="auto" w:frame="1"/>
          </w:rPr>
          <w:t>become part of last instalment. For last instalment, SADAD bill will be sent to customer that is last instalment amount + RV. If this RV is not settled by customer, then TA will see how to manage this amount. This also required an internal discussion on TA side. Any changes in process are part of Addendum of BSDD.</w:t>
        </w:r>
      </w:ins>
    </w:p>
    <w:p w14:paraId="3E619776" w14:textId="77777777" w:rsidR="00864E61" w:rsidRDefault="00864E61" w:rsidP="00A44A9C">
      <w:pPr>
        <w:pStyle w:val="CommentText"/>
        <w:rPr>
          <w:ins w:id="1250" w:author="Farhan Ullah Khan" w:date="2025-02-10T16:43:00Z"/>
        </w:rPr>
      </w:pPr>
    </w:p>
    <w:p w14:paraId="309BBC9D" w14:textId="77777777" w:rsidR="00A44A9C" w:rsidRPr="00A44A9C" w:rsidRDefault="00A44A9C">
      <w:pPr>
        <w:rPr>
          <w:ins w:id="1251" w:author="Farhan Ullah Khan" w:date="2025-02-10T16:41:00Z"/>
        </w:rPr>
        <w:pPrChange w:id="1252" w:author="Farhan Ullah Khan" w:date="2025-02-10T16:43:00Z">
          <w:pPr>
            <w:pStyle w:val="Heading2"/>
            <w:numPr>
              <w:ilvl w:val="1"/>
              <w:numId w:val="5"/>
            </w:numPr>
            <w:ind w:left="0" w:firstLine="0"/>
          </w:pPr>
        </w:pPrChange>
      </w:pPr>
    </w:p>
    <w:p w14:paraId="6E860F84" w14:textId="77777777" w:rsidR="00D0476C" w:rsidRDefault="00D0476C" w:rsidP="00D0476C">
      <w:pPr>
        <w:pStyle w:val="Heading2"/>
        <w:numPr>
          <w:ilvl w:val="1"/>
          <w:numId w:val="5"/>
        </w:numPr>
        <w:ind w:left="0" w:firstLine="0"/>
        <w:rPr>
          <w:ins w:id="1253" w:author="Kashif Umair" w:date="2025-02-10T18:01:00Z"/>
        </w:rPr>
      </w:pPr>
      <w:bookmarkStart w:id="1254" w:name="_Toc190103197"/>
      <w:ins w:id="1255" w:author="Kashif Umair" w:date="2025-02-10T18:01:00Z">
        <w:r>
          <w:t>File upload of repayments through IBFT</w:t>
        </w:r>
        <w:bookmarkEnd w:id="1254"/>
      </w:ins>
    </w:p>
    <w:p w14:paraId="280E2C06" w14:textId="77777777" w:rsidR="00D0476C" w:rsidRDefault="00D0476C" w:rsidP="00D0476C">
      <w:pPr>
        <w:jc w:val="both"/>
        <w:rPr>
          <w:ins w:id="1256" w:author="Kashif Umair" w:date="2025-02-10T18:01:00Z"/>
        </w:rPr>
      </w:pPr>
      <w:ins w:id="1257" w:author="Kashif Umair" w:date="2025-02-10T18:01:00Z">
        <w:r>
          <w:t>For all those customers’ that will manually transfer payment through IBFT, a file upload process will be used to execute the payment in transact. This will enable to settlement accounts to get funds and to process loan bills. Below is the agreed file format.</w:t>
        </w:r>
      </w:ins>
    </w:p>
    <w:p w14:paraId="42BB9967" w14:textId="77777777" w:rsidR="00D0476C" w:rsidRDefault="00D0476C" w:rsidP="00D0476C">
      <w:pPr>
        <w:jc w:val="both"/>
        <w:rPr>
          <w:ins w:id="1258" w:author="Kashif Umair" w:date="2025-02-10T18:01:00Z"/>
        </w:rPr>
      </w:pPr>
      <w:ins w:id="1259" w:author="Kashif Umair" w:date="2025-02-10T18:01:00Z">
        <w:r>
          <w:rPr>
            <w:noProof/>
          </w:rPr>
          <w:drawing>
            <wp:inline distT="0" distB="0" distL="0" distR="0" wp14:anchorId="291A254E" wp14:editId="6B15F2DB">
              <wp:extent cx="5731510" cy="1515110"/>
              <wp:effectExtent l="19050" t="19050" r="21590" b="27940"/>
              <wp:docPr id="3306696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0669618" name=""/>
                      <pic:cNvPicPr/>
                    </pic:nvPicPr>
                    <pic:blipFill>
                      <a:blip r:embed="rId212"/>
                      <a:stretch>
                        <a:fillRect/>
                      </a:stretch>
                    </pic:blipFill>
                    <pic:spPr>
                      <a:xfrm>
                        <a:off x="0" y="0"/>
                        <a:ext cx="5731510" cy="1515110"/>
                      </a:xfrm>
                      <a:prstGeom prst="rect">
                        <a:avLst/>
                      </a:prstGeom>
                      <a:ln>
                        <a:solidFill>
                          <a:schemeClr val="accent1"/>
                        </a:solidFill>
                      </a:ln>
                    </pic:spPr>
                  </pic:pic>
                </a:graphicData>
              </a:graphic>
            </wp:inline>
          </w:drawing>
        </w:r>
      </w:ins>
    </w:p>
    <w:p w14:paraId="31F8D93D" w14:textId="77777777" w:rsidR="00D0476C" w:rsidRPr="009B7688" w:rsidRDefault="00D0476C" w:rsidP="00D0476C">
      <w:pPr>
        <w:pStyle w:val="Heading3"/>
        <w:numPr>
          <w:ilvl w:val="2"/>
          <w:numId w:val="5"/>
        </w:numPr>
        <w:rPr>
          <w:ins w:id="1260" w:author="Kashif Umair" w:date="2025-02-10T18:01:00Z"/>
        </w:rPr>
      </w:pPr>
      <w:bookmarkStart w:id="1261" w:name="_Toc190103198"/>
      <w:ins w:id="1262" w:author="Kashif Umair" w:date="2025-02-10T18:01:00Z">
        <w:r w:rsidRPr="009B7688">
          <w:t>Worksheet details:</w:t>
        </w:r>
        <w:bookmarkEnd w:id="1261"/>
      </w:ins>
    </w:p>
    <w:p w14:paraId="32B2C450" w14:textId="77777777" w:rsidR="00D0476C" w:rsidRDefault="00D0476C" w:rsidP="00D0476C">
      <w:pPr>
        <w:pStyle w:val="NoSpacing"/>
        <w:ind w:left="360"/>
        <w:rPr>
          <w:ins w:id="1263" w:author="Kashif Umair" w:date="2025-02-10T18:01:00Z"/>
        </w:rPr>
      </w:pPr>
      <w:ins w:id="1264" w:author="Kashif Umair" w:date="2025-02-10T18:01:00Z">
        <w:r w:rsidRPr="661341B2">
          <w:t>File name = Ijarah Working Sheet</w:t>
        </w:r>
      </w:ins>
    </w:p>
    <w:p w14:paraId="0F221206" w14:textId="77777777" w:rsidR="00D0476C" w:rsidRDefault="00D0476C" w:rsidP="00D0476C">
      <w:pPr>
        <w:pStyle w:val="NoSpacing"/>
        <w:ind w:left="360"/>
        <w:rPr>
          <w:ins w:id="1265" w:author="Kashif Umair" w:date="2025-02-10T18:02:00Z"/>
        </w:rPr>
      </w:pPr>
      <w:ins w:id="1266" w:author="Kashif Umair" w:date="2025-02-10T18:01:00Z">
        <w:r w:rsidRPr="661341B2">
          <w:t xml:space="preserve">Sheet name = </w:t>
        </w:r>
        <w:r w:rsidRPr="009B7688">
          <w:t>DayN-File Upload</w:t>
        </w:r>
      </w:ins>
    </w:p>
    <w:p w14:paraId="6E8B2AD8" w14:textId="77777777" w:rsidR="00D0476C" w:rsidRDefault="00D0476C" w:rsidP="00D0476C">
      <w:pPr>
        <w:pStyle w:val="NoSpacing"/>
        <w:ind w:left="360"/>
        <w:rPr>
          <w:ins w:id="1267" w:author="Kashif Umair" w:date="2025-02-10T18:01:00Z"/>
        </w:rPr>
      </w:pPr>
    </w:p>
    <w:p w14:paraId="07C1C4CF" w14:textId="77777777" w:rsidR="00D0476C" w:rsidRPr="00CD5B64" w:rsidRDefault="00D0476C" w:rsidP="00D0476C">
      <w:pPr>
        <w:pStyle w:val="Heading2"/>
        <w:numPr>
          <w:ilvl w:val="1"/>
          <w:numId w:val="5"/>
        </w:numPr>
        <w:ind w:left="0" w:firstLine="0"/>
        <w:rPr>
          <w:ins w:id="1268" w:author="Kashif Umair" w:date="2025-02-10T18:02:00Z"/>
        </w:rPr>
      </w:pPr>
      <w:bookmarkStart w:id="1269" w:name="_Toc190103199"/>
      <w:ins w:id="1270" w:author="Kashif Umair" w:date="2025-02-10T18:02:00Z">
        <w:r w:rsidRPr="00CD5B64">
          <w:t>No Colling Period</w:t>
        </w:r>
        <w:r w:rsidRPr="00DC4CE1">
          <w:t>: so Ijarah cases will be tread as normal early maturity</w:t>
        </w:r>
        <w:bookmarkEnd w:id="1269"/>
      </w:ins>
    </w:p>
    <w:p w14:paraId="0BFBA50D" w14:textId="77777777" w:rsidR="00F104D4" w:rsidRPr="00D0476C" w:rsidRDefault="00F104D4" w:rsidP="00090852">
      <w:pPr>
        <w:jc w:val="both"/>
      </w:pPr>
    </w:p>
    <w:sectPr w:rsidR="00F104D4" w:rsidRPr="00D0476C">
      <w:headerReference w:type="even" r:id="rId213"/>
      <w:headerReference w:type="default" r:id="rId214"/>
      <w:footerReference w:type="even" r:id="rId215"/>
      <w:footerReference w:type="default" r:id="rId216"/>
      <w:headerReference w:type="first" r:id="rId217"/>
      <w:footerReference w:type="first" r:id="rId218"/>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comment w:id="790" w:author="Mohamed Abass Fekher" w:date="2025-02-13T15:51:00Z" w:initials="MAF">
    <w:p w14:paraId="7D448856" w14:textId="72813A13" w:rsidR="00E46E15" w:rsidRDefault="00E46E15">
      <w:pPr>
        <w:pStyle w:val="CommentText"/>
      </w:pPr>
      <w:r>
        <w:rPr>
          <w:rStyle w:val="CommentReference"/>
        </w:rPr>
        <w:annotationRef/>
      </w:r>
      <w:r>
        <w:t>It must be conducted by integration with tameni there is service in tameni  (get vehicle info)</w:t>
      </w:r>
    </w:p>
  </w:comment>
  <w:comment w:id="833" w:author="Mohamed Abass Fekher" w:date="2025-02-13T15:57:00Z" w:initials="MAF">
    <w:p w14:paraId="76B3FD5F" w14:textId="67D61221" w:rsidR="005F1EA2" w:rsidRDefault="005F1EA2">
      <w:pPr>
        <w:pStyle w:val="CommentText"/>
      </w:pPr>
      <w:r>
        <w:rPr>
          <w:rStyle w:val="CommentReference"/>
        </w:rPr>
        <w:annotationRef/>
      </w:r>
      <w:r>
        <w:t>Vendor will be DR and internal cleared account will be CR</w:t>
      </w:r>
    </w:p>
  </w:comment>
  <w:comment w:id="864" w:author="Mohamed Abass Fekher" w:date="2025-02-13T15:58:00Z" w:initials="MAF">
    <w:p w14:paraId="71A5F2C6" w14:textId="0D733D2E" w:rsidR="005F1EA2" w:rsidRDefault="005F1EA2">
      <w:pPr>
        <w:pStyle w:val="CommentText"/>
      </w:pPr>
      <w:r>
        <w:rPr>
          <w:rStyle w:val="CommentReference"/>
        </w:rPr>
        <w:annotationRef/>
      </w:r>
      <w:r>
        <w:t>If the EMI is due and we have to deferment the due installment so accrued revenue is recognized so we have to reverse in case of deferment.</w:t>
      </w:r>
    </w:p>
  </w:comment>
  <w:comment w:id="879" w:author="Mohamed Abass Fekher" w:date="2025-02-13T16:02:00Z" w:initials="MAF">
    <w:p w14:paraId="503082D2" w14:textId="5134E8EB" w:rsidR="005F1EA2" w:rsidRDefault="005F1EA2">
      <w:pPr>
        <w:pStyle w:val="CommentText"/>
      </w:pPr>
      <w:r>
        <w:rPr>
          <w:rStyle w:val="CommentReference"/>
        </w:rPr>
        <w:annotationRef/>
      </w:r>
      <w:r>
        <w:t>Early payoff bill must include the insurance balance</w:t>
      </w:r>
    </w:p>
  </w:comment>
  <w:comment w:id="959" w:author="Mohamed Abass Fekher" w:date="2025-02-13T16:12:00Z" w:initials="MAF">
    <w:p w14:paraId="0E1D4D60" w14:textId="479882AA" w:rsidR="002E10D9" w:rsidRDefault="002E10D9">
      <w:pPr>
        <w:pStyle w:val="CommentText"/>
      </w:pPr>
      <w:r>
        <w:rPr>
          <w:rStyle w:val="CommentReference"/>
        </w:rPr>
        <w:annotationRef/>
      </w:r>
      <w:r>
        <w:t>Upload file for services</w:t>
      </w:r>
    </w:p>
  </w:comment>
  <w:comment w:id="960" w:author="Mohamed Abass Fekher" w:date="2025-02-13T16:13:00Z" w:initials="MAF">
    <w:p w14:paraId="469E9828" w14:textId="1752D22F" w:rsidR="002E10D9" w:rsidRDefault="002E10D9">
      <w:pPr>
        <w:pStyle w:val="CommentText"/>
      </w:pPr>
      <w:r>
        <w:rPr>
          <w:rStyle w:val="CommentReference"/>
        </w:rPr>
        <w:annotationRef/>
      </w:r>
      <w:r>
        <w:t xml:space="preserve">Sold car amount if not cover the principle amount so the remain principle amount must paid by customer </w:t>
      </w:r>
    </w:p>
  </w:comment>
  <w:comment w:id="961" w:author="Mohamed Abass Fekher" w:date="2025-02-13T16:14:00Z" w:initials="MAF">
    <w:p w14:paraId="26F6554A" w14:textId="39B6605E" w:rsidR="002E10D9" w:rsidRDefault="002E10D9">
      <w:pPr>
        <w:pStyle w:val="CommentText"/>
      </w:pPr>
      <w:r>
        <w:rPr>
          <w:rStyle w:val="CommentReference"/>
        </w:rPr>
        <w:annotationRef/>
      </w:r>
      <w:r>
        <w:t xml:space="preserve">Related to maturity date even the contract is terminated or deferment occur so maturity date is uploaded </w:t>
      </w:r>
    </w:p>
  </w:comment>
  <w:comment w:id="1087" w:author="Mohamed Abass Fekher" w:date="2025-02-13T16:46:00Z" w:initials="MAF">
    <w:p w14:paraId="718D4273" w14:textId="2F56C284" w:rsidR="002B3513" w:rsidRDefault="002B3513">
      <w:pPr>
        <w:pStyle w:val="CommentText"/>
      </w:pPr>
      <w:r>
        <w:rPr>
          <w:rStyle w:val="CommentReference"/>
        </w:rPr>
        <w:annotationRef/>
      </w:r>
      <w:r>
        <w:t>Also file upload is needed</w:t>
      </w:r>
    </w:p>
  </w:comment>
  <w:comment w:id="1169" w:author="Mohamed Abass Fekher" w:date="2025-02-13T16:19:00Z" w:initials="MAF">
    <w:p w14:paraId="7845D90E" w14:textId="467D86E4" w:rsidR="00A36BDF" w:rsidRDefault="00A36BDF">
      <w:pPr>
        <w:pStyle w:val="CommentText"/>
      </w:pPr>
      <w:r>
        <w:rPr>
          <w:rStyle w:val="CommentReference"/>
        </w:rPr>
        <w:annotationRef/>
      </w:r>
      <w:r>
        <w:t xml:space="preserve">New contract will be created from infinity </w:t>
      </w:r>
    </w:p>
  </w:comment>
  <w:comment w:id="1176" w:author="Mohamed Abass Fekher" w:date="2025-02-13T16:21:00Z" w:initials="MAF">
    <w:p w14:paraId="276E91DD" w14:textId="74658D23" w:rsidR="00A36BDF" w:rsidRDefault="00A36BDF">
      <w:pPr>
        <w:pStyle w:val="CommentText"/>
      </w:pPr>
      <w:r>
        <w:rPr>
          <w:rStyle w:val="CommentReference"/>
        </w:rPr>
        <w:annotationRef/>
      </w:r>
      <w:r>
        <w:t xml:space="preserve">In case of customer pay any installments after accident date so it must refund to customer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commentEx w15:paraId="7D448856" w15:done="1"/>
  <w15:commentEx w15:paraId="76B3FD5F" w15:done="1"/>
  <w15:commentEx w15:paraId="71A5F2C6" w15:done="1"/>
  <w15:commentEx w15:paraId="503082D2" w15:done="1"/>
  <w15:commentEx w15:paraId="0E1D4D60" w15:done="1"/>
  <w15:commentEx w15:paraId="469E9828" w15:done="0"/>
  <w15:commentEx w15:paraId="26F6554A" w15:done="0"/>
  <w15:commentEx w15:paraId="718D4273" w15:done="1"/>
  <w15:commentEx w15:paraId="7845D90E" w15:done="1"/>
  <w15:commentEx w15:paraId="276E91DD"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16du wp14">
  <w16cex:commentExtensible w16cex:durableId="2B589380" w16cex:dateUtc="2025-02-13T12:51:00Z"/>
  <w16cex:commentExtensible w16cex:durableId="2B5894DC" w16cex:dateUtc="2025-02-13T12:57:00Z"/>
  <w16cex:commentExtensible w16cex:durableId="2B589543" w16cex:dateUtc="2025-02-13T12:58:00Z"/>
  <w16cex:commentExtensible w16cex:durableId="2B589612" w16cex:dateUtc="2025-02-13T13:02:00Z"/>
  <w16cex:commentExtensible w16cex:durableId="2B589878" w16cex:dateUtc="2025-02-13T13:12:00Z"/>
  <w16cex:commentExtensible w16cex:durableId="2B5898A0" w16cex:dateUtc="2025-02-13T13:13:00Z"/>
  <w16cex:commentExtensible w16cex:durableId="2B5898E2" w16cex:dateUtc="2025-02-13T13:14:00Z"/>
  <w16cex:commentExtensible w16cex:durableId="2B58A051" w16cex:dateUtc="2025-02-13T13:46:00Z"/>
  <w16cex:commentExtensible w16cex:durableId="2B5899F8" w16cex:dateUtc="2025-02-13T13:19:00Z"/>
  <w16cex:commentExtensible w16cex:durableId="2B589A90" w16cex:dateUtc="2025-02-13T13:2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7D448856" w16cid:durableId="2B589380"/>
  <w16cid:commentId w16cid:paraId="76B3FD5F" w16cid:durableId="2B5894DC"/>
  <w16cid:commentId w16cid:paraId="71A5F2C6" w16cid:durableId="2B589543"/>
  <w16cid:commentId w16cid:paraId="503082D2" w16cid:durableId="2B589612"/>
  <w16cid:commentId w16cid:paraId="0E1D4D60" w16cid:durableId="2B589878"/>
  <w16cid:commentId w16cid:paraId="469E9828" w16cid:durableId="2B5898A0"/>
  <w16cid:commentId w16cid:paraId="26F6554A" w16cid:durableId="2B5898E2"/>
  <w16cid:commentId w16cid:paraId="718D4273" w16cid:durableId="2B58A051"/>
  <w16cid:commentId w16cid:paraId="7845D90E" w16cid:durableId="2B5899F8"/>
  <w16cid:commentId w16cid:paraId="276E91DD" w16cid:durableId="2B589A90"/>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DB3C4DA" w14:textId="77777777" w:rsidR="002D479B" w:rsidRDefault="002D479B" w:rsidP="001A0AA2">
      <w:pPr>
        <w:spacing w:after="0" w:line="240" w:lineRule="auto"/>
      </w:pPr>
      <w:r>
        <w:separator/>
      </w:r>
    </w:p>
  </w:endnote>
  <w:endnote w:type="continuationSeparator" w:id="0">
    <w:p w14:paraId="69AE89A0" w14:textId="77777777" w:rsidR="002D479B" w:rsidRDefault="002D479B" w:rsidP="001A0AA2">
      <w:pPr>
        <w:spacing w:after="0" w:line="240" w:lineRule="auto"/>
      </w:pPr>
      <w:r>
        <w:continuationSeparator/>
      </w:r>
    </w:p>
  </w:endnote>
  <w:endnote w:type="continuationNotice" w:id="1">
    <w:p w14:paraId="7D7471FB" w14:textId="77777777" w:rsidR="002D479B" w:rsidRDefault="002D479B">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Yu Mincho">
    <w:charset w:val="80"/>
    <w:family w:val="roman"/>
    <w:pitch w:val="variable"/>
    <w:sig w:usb0="800002E7" w:usb1="2AC7FCFF" w:usb2="00000012" w:usb3="00000000" w:csb0="0002009F" w:csb1="00000000"/>
  </w:font>
  <w:font w:name="Arial Bold">
    <w:altName w:val="Times New Roman"/>
    <w:panose1 w:val="020B0704020202020204"/>
    <w:charset w:val="00"/>
    <w:family w:val="swiss"/>
    <w:notTrueType/>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Century Gothic">
    <w:panose1 w:val="020B0502020202020204"/>
    <w:charset w:val="00"/>
    <w:family w:val="swiss"/>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1F18842" w14:textId="5DD9FD65" w:rsidR="004601A3" w:rsidRPr="004679CC" w:rsidRDefault="00000000" w:rsidP="004679CC">
    <w:pPr>
      <w:pStyle w:val="Footer"/>
    </w:pPr>
    <w:fldSimple w:instr=" DOCPROPERTY bjFooterEvenPageDocProperty \* MERGEFORMAT " w:fldLock="1">
      <w:r w:rsidR="004679CC" w:rsidRPr="004138E7">
        <w:rPr>
          <w:rFonts w:ascii="Calibri Light" w:hAnsi="Calibri Light" w:cs="Calibri Light"/>
          <w:color w:val="00C000"/>
          <w:sz w:val="18"/>
          <w:szCs w:val="18"/>
        </w:rPr>
        <w:t>Public</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A8DC119" w14:textId="5DE1D0EB" w:rsidR="00B02B66" w:rsidRDefault="00000000" w:rsidP="004679CC">
    <w:pPr>
      <w:pStyle w:val="Footer"/>
      <w:pBdr>
        <w:top w:val="single" w:sz="4" w:space="1" w:color="D9D9D9" w:themeColor="background1" w:themeShade="D9"/>
      </w:pBdr>
    </w:pPr>
    <w:fldSimple w:instr=" DOCPROPERTY bjFooterBothDocProperty \* MERGEFORMAT " w:fldLock="1">
      <w:r w:rsidR="004679CC" w:rsidRPr="004138E7">
        <w:rPr>
          <w:rFonts w:ascii="Calibri Light" w:hAnsi="Calibri Light" w:cs="Calibri Light"/>
          <w:color w:val="00C000"/>
          <w:sz w:val="18"/>
          <w:szCs w:val="18"/>
        </w:rPr>
        <w:t>Public</w:t>
      </w:r>
    </w:fldSimple>
  </w:p>
  <w:sdt>
    <w:sdtPr>
      <w:id w:val="1012729404"/>
      <w:docPartObj>
        <w:docPartGallery w:val="Page Numbers (Bottom of Page)"/>
        <w:docPartUnique/>
      </w:docPartObj>
    </w:sdtPr>
    <w:sdtEndPr>
      <w:rPr>
        <w:color w:val="7F7F7F" w:themeColor="background1" w:themeShade="7F"/>
        <w:spacing w:val="60"/>
      </w:rPr>
    </w:sdtEndPr>
    <w:sdtContent>
      <w:p w14:paraId="3C711927" w14:textId="79B75D93" w:rsidR="003D1D50" w:rsidRDefault="008473F5">
        <w:pPr>
          <w:pStyle w:val="Footer"/>
          <w:pBdr>
            <w:top w:val="single" w:sz="4" w:space="1" w:color="D9D9D9" w:themeColor="background1" w:themeShade="D9"/>
          </w:pBdr>
          <w:rPr>
            <w:b/>
            <w:bCs/>
          </w:rPr>
        </w:pPr>
        <w:r w:rsidRPr="001A0AA2">
          <w:rPr>
            <w:noProof/>
          </w:rPr>
          <w:drawing>
            <wp:anchor distT="0" distB="0" distL="114300" distR="114300" simplePos="0" relativeHeight="251662336" behindDoc="1" locked="0" layoutInCell="1" allowOverlap="1" wp14:anchorId="5DAC0AF9" wp14:editId="1CB2B18F">
              <wp:simplePos x="0" y="0"/>
              <wp:positionH relativeFrom="column">
                <wp:posOffset>4559788</wp:posOffset>
              </wp:positionH>
              <wp:positionV relativeFrom="paragraph">
                <wp:posOffset>207010</wp:posOffset>
              </wp:positionV>
              <wp:extent cx="1700574" cy="274320"/>
              <wp:effectExtent l="0" t="0" r="0" b="0"/>
              <wp:wrapSquare wrapText="bothSides"/>
              <wp:docPr id="1570109662" name="Picture 1570109662" descr="A blue letter on a black background&#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6336440" name="Picture 946336440" descr="A blue letter on a black background&#10;&#10;Description automatically generated with low confidenc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700574" cy="27432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3D1D50" w:rsidRPr="001A0AA2">
          <w:rPr>
            <w:noProof/>
          </w:rPr>
          <w:drawing>
            <wp:anchor distT="0" distB="0" distL="114300" distR="114300" simplePos="0" relativeHeight="251660288" behindDoc="1" locked="0" layoutInCell="1" allowOverlap="1" wp14:anchorId="2DACCEA3" wp14:editId="68F99A70">
              <wp:simplePos x="0" y="0"/>
              <wp:positionH relativeFrom="margin">
                <wp:posOffset>52705</wp:posOffset>
              </wp:positionH>
              <wp:positionV relativeFrom="paragraph">
                <wp:posOffset>209697</wp:posOffset>
              </wp:positionV>
              <wp:extent cx="1200150" cy="508000"/>
              <wp:effectExtent l="0" t="0" r="0" b="6350"/>
              <wp:wrapSquare wrapText="bothSides"/>
              <wp:docPr id="1570109663" name="Picture 4" descr="Logo&#10;&#10;Description automatically generated with medium confidence">
                <a:extLst xmlns:a="http://schemas.openxmlformats.org/drawingml/2006/main">
                  <a:ext uri="{FF2B5EF4-FFF2-40B4-BE49-F238E27FC236}">
                    <a16:creationId xmlns:a16="http://schemas.microsoft.com/office/drawing/2014/main" id="{D35F79B5-E096-9FAA-7103-DF5BD91F63D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descr="Logo&#10;&#10;Description automatically generated with medium confidence">
                        <a:extLst>
                          <a:ext uri="{FF2B5EF4-FFF2-40B4-BE49-F238E27FC236}">
                            <a16:creationId xmlns:a16="http://schemas.microsoft.com/office/drawing/2014/main" id="{D35F79B5-E096-9FAA-7103-DF5BD91F63D2}"/>
                          </a:ext>
                        </a:extLst>
                      </pic:cNvPr>
                      <pic:cNvPicPr>
                        <a:picLocks noChangeAspect="1"/>
                      </pic:cNvPicPr>
                    </pic:nvPicPr>
                    <pic:blipFill>
                      <a:blip r:embed="rId2">
                        <a:extLst>
                          <a:ext uri="{28A0092B-C50C-407E-A947-70E740481C1C}">
                            <a14:useLocalDpi xmlns:a14="http://schemas.microsoft.com/office/drawing/2010/main" val="0"/>
                          </a:ext>
                        </a:extLst>
                      </a:blip>
                      <a:stretch>
                        <a:fillRect/>
                      </a:stretch>
                    </pic:blipFill>
                    <pic:spPr>
                      <a:xfrm>
                        <a:off x="0" y="0"/>
                        <a:ext cx="1200150" cy="508000"/>
                      </a:xfrm>
                      <a:prstGeom prst="rect">
                        <a:avLst/>
                      </a:prstGeom>
                    </pic:spPr>
                  </pic:pic>
                </a:graphicData>
              </a:graphic>
              <wp14:sizeRelV relativeFrom="margin">
                <wp14:pctHeight>0</wp14:pctHeight>
              </wp14:sizeRelV>
            </wp:anchor>
          </w:drawing>
        </w:r>
        <w:r w:rsidR="003D1D50">
          <w:fldChar w:fldCharType="begin"/>
        </w:r>
        <w:r w:rsidR="003D1D50">
          <w:instrText xml:space="preserve"> PAGE   \* MERGEFORMAT </w:instrText>
        </w:r>
        <w:r w:rsidR="003D1D50">
          <w:fldChar w:fldCharType="separate"/>
        </w:r>
        <w:r w:rsidR="003D1D50">
          <w:rPr>
            <w:b/>
            <w:bCs/>
            <w:noProof/>
          </w:rPr>
          <w:t>2</w:t>
        </w:r>
        <w:r w:rsidR="003D1D50">
          <w:rPr>
            <w:b/>
            <w:bCs/>
            <w:noProof/>
          </w:rPr>
          <w:fldChar w:fldCharType="end"/>
        </w:r>
        <w:r w:rsidR="003D1D50">
          <w:rPr>
            <w:b/>
            <w:bCs/>
          </w:rPr>
          <w:t xml:space="preserve"> | </w:t>
        </w:r>
        <w:r w:rsidR="003D1D50">
          <w:rPr>
            <w:color w:val="7F7F7F" w:themeColor="background1" w:themeShade="7F"/>
            <w:spacing w:val="60"/>
          </w:rPr>
          <w:t>Page</w:t>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A493175" w14:textId="3AB10901" w:rsidR="004601A3" w:rsidRPr="004679CC" w:rsidRDefault="00000000" w:rsidP="004679CC">
    <w:pPr>
      <w:pStyle w:val="Footer"/>
    </w:pPr>
    <w:fldSimple w:instr=" DOCPROPERTY bjFooterFirstPageDocProperty \* MERGEFORMAT " w:fldLock="1">
      <w:r w:rsidR="004679CC" w:rsidRPr="004138E7">
        <w:rPr>
          <w:rFonts w:ascii="Calibri Light" w:hAnsi="Calibri Light" w:cs="Calibri Light"/>
          <w:color w:val="00C000"/>
          <w:sz w:val="18"/>
          <w:szCs w:val="18"/>
        </w:rPr>
        <w:t>Public</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8BF3494" w14:textId="77777777" w:rsidR="002D479B" w:rsidRDefault="002D479B" w:rsidP="001A0AA2">
      <w:pPr>
        <w:spacing w:after="0" w:line="240" w:lineRule="auto"/>
      </w:pPr>
      <w:r>
        <w:separator/>
      </w:r>
    </w:p>
  </w:footnote>
  <w:footnote w:type="continuationSeparator" w:id="0">
    <w:p w14:paraId="4C4BF7EA" w14:textId="77777777" w:rsidR="002D479B" w:rsidRDefault="002D479B" w:rsidP="001A0AA2">
      <w:pPr>
        <w:spacing w:after="0" w:line="240" w:lineRule="auto"/>
      </w:pPr>
      <w:r>
        <w:continuationSeparator/>
      </w:r>
    </w:p>
  </w:footnote>
  <w:footnote w:type="continuationNotice" w:id="1">
    <w:p w14:paraId="5CC49959" w14:textId="77777777" w:rsidR="002D479B" w:rsidRDefault="002D479B">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2C61B29" w14:textId="77777777" w:rsidR="00854D82" w:rsidRDefault="00854D8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E52CA1C" w14:textId="1F2E7433" w:rsidR="001A0AA2" w:rsidRDefault="001A0AA2">
    <w:pPr>
      <w:pStyle w:val="Header"/>
    </w:pPr>
    <w:r w:rsidRPr="00F1671A">
      <w:rPr>
        <w:b/>
        <w:bCs/>
        <w:noProof/>
        <w:color w:val="2F5496" w:themeColor="accent1" w:themeShade="BF"/>
        <w:sz w:val="72"/>
        <w:szCs w:val="72"/>
      </w:rPr>
      <w:drawing>
        <wp:anchor distT="0" distB="0" distL="114300" distR="114300" simplePos="0" relativeHeight="251658240" behindDoc="0" locked="0" layoutInCell="1" allowOverlap="1" wp14:anchorId="22CCE622" wp14:editId="6814BBD7">
          <wp:simplePos x="0" y="0"/>
          <wp:positionH relativeFrom="column">
            <wp:posOffset>3939540</wp:posOffset>
          </wp:positionH>
          <wp:positionV relativeFrom="paragraph">
            <wp:posOffset>-335280</wp:posOffset>
          </wp:positionV>
          <wp:extent cx="2592617" cy="709301"/>
          <wp:effectExtent l="0" t="0" r="0" b="0"/>
          <wp:wrapSquare wrapText="bothSides"/>
          <wp:docPr id="1340978167" name="Picture 101" descr="A close 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0978167" name="Picture 101" descr="A close up of a logo&#10;&#10;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592617" cy="709301"/>
                  </a:xfrm>
                  <a:prstGeom prst="rect">
                    <a:avLst/>
                  </a:prstGeom>
                  <a:noFill/>
                  <a:ln>
                    <a:noFill/>
                  </a:ln>
                </pic:spPr>
              </pic:pic>
            </a:graphicData>
          </a:graphic>
        </wp:anchor>
      </w:drawing>
    </w:r>
    <w:bookmarkStart w:id="1271" w:name="_Hlk168509406"/>
    <w:bookmarkEnd w:id="1271"/>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03BC7AB" w14:textId="77777777" w:rsidR="00854D82" w:rsidRDefault="00854D8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B54B70"/>
    <w:multiLevelType w:val="multilevel"/>
    <w:tmpl w:val="73F025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7AE3FA4"/>
    <w:multiLevelType w:val="hybridMultilevel"/>
    <w:tmpl w:val="B98E1D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D90754D"/>
    <w:multiLevelType w:val="multilevel"/>
    <w:tmpl w:val="A07658C6"/>
    <w:lvl w:ilvl="0">
      <w:start w:val="8"/>
      <w:numFmt w:val="decimal"/>
      <w:lvlText w:val="%1."/>
      <w:lvlJc w:val="left"/>
      <w:pPr>
        <w:ind w:left="696" w:hanging="696"/>
      </w:pPr>
      <w:rPr>
        <w:rFonts w:hint="default"/>
      </w:rPr>
    </w:lvl>
    <w:lvl w:ilvl="1">
      <w:start w:val="20"/>
      <w:numFmt w:val="decimal"/>
      <w:lvlText w:val="%1.%2."/>
      <w:lvlJc w:val="left"/>
      <w:pPr>
        <w:ind w:left="876" w:hanging="696"/>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3" w15:restartNumberingAfterBreak="0">
    <w:nsid w:val="0EB80DA0"/>
    <w:multiLevelType w:val="hybridMultilevel"/>
    <w:tmpl w:val="41AA9CD4"/>
    <w:lvl w:ilvl="0" w:tplc="E6A032EA">
      <w:start w:val="1"/>
      <w:numFmt w:val="bullet"/>
      <w:lvlText w:val=""/>
      <w:lvlJc w:val="left"/>
      <w:pPr>
        <w:ind w:left="644" w:hanging="360"/>
      </w:pPr>
      <w:rPr>
        <w:rFonts w:ascii="Wingdings" w:hAnsi="Wingdings" w:hint="default"/>
      </w:rPr>
    </w:lvl>
    <w:lvl w:ilvl="1" w:tplc="C72C92BC">
      <w:start w:val="1"/>
      <w:numFmt w:val="bullet"/>
      <w:lvlText w:val="o"/>
      <w:lvlJc w:val="left"/>
      <w:pPr>
        <w:ind w:left="1364" w:hanging="360"/>
      </w:pPr>
      <w:rPr>
        <w:rFonts w:ascii="Courier New" w:hAnsi="Courier New" w:hint="default"/>
      </w:rPr>
    </w:lvl>
    <w:lvl w:ilvl="2" w:tplc="AAAE4D92">
      <w:start w:val="1"/>
      <w:numFmt w:val="bullet"/>
      <w:lvlText w:val=""/>
      <w:lvlJc w:val="left"/>
      <w:pPr>
        <w:ind w:left="2084" w:hanging="360"/>
      </w:pPr>
      <w:rPr>
        <w:rFonts w:ascii="Wingdings" w:hAnsi="Wingdings" w:hint="default"/>
      </w:rPr>
    </w:lvl>
    <w:lvl w:ilvl="3" w:tplc="48BA8E1C">
      <w:start w:val="1"/>
      <w:numFmt w:val="bullet"/>
      <w:lvlText w:val=""/>
      <w:lvlJc w:val="left"/>
      <w:pPr>
        <w:ind w:left="2804" w:hanging="360"/>
      </w:pPr>
      <w:rPr>
        <w:rFonts w:ascii="Symbol" w:hAnsi="Symbol" w:hint="default"/>
      </w:rPr>
    </w:lvl>
    <w:lvl w:ilvl="4" w:tplc="6B260F16">
      <w:start w:val="1"/>
      <w:numFmt w:val="bullet"/>
      <w:lvlText w:val="o"/>
      <w:lvlJc w:val="left"/>
      <w:pPr>
        <w:ind w:left="3524" w:hanging="360"/>
      </w:pPr>
      <w:rPr>
        <w:rFonts w:ascii="Courier New" w:hAnsi="Courier New" w:hint="default"/>
      </w:rPr>
    </w:lvl>
    <w:lvl w:ilvl="5" w:tplc="09B0DF2A">
      <w:start w:val="1"/>
      <w:numFmt w:val="bullet"/>
      <w:lvlText w:val=""/>
      <w:lvlJc w:val="left"/>
      <w:pPr>
        <w:ind w:left="4244" w:hanging="360"/>
      </w:pPr>
      <w:rPr>
        <w:rFonts w:ascii="Wingdings" w:hAnsi="Wingdings" w:hint="default"/>
      </w:rPr>
    </w:lvl>
    <w:lvl w:ilvl="6" w:tplc="E7CE5A18">
      <w:start w:val="1"/>
      <w:numFmt w:val="bullet"/>
      <w:lvlText w:val=""/>
      <w:lvlJc w:val="left"/>
      <w:pPr>
        <w:ind w:left="4964" w:hanging="360"/>
      </w:pPr>
      <w:rPr>
        <w:rFonts w:ascii="Symbol" w:hAnsi="Symbol" w:hint="default"/>
      </w:rPr>
    </w:lvl>
    <w:lvl w:ilvl="7" w:tplc="B1F6C206">
      <w:start w:val="1"/>
      <w:numFmt w:val="bullet"/>
      <w:lvlText w:val="o"/>
      <w:lvlJc w:val="left"/>
      <w:pPr>
        <w:ind w:left="5684" w:hanging="360"/>
      </w:pPr>
      <w:rPr>
        <w:rFonts w:ascii="Courier New" w:hAnsi="Courier New" w:hint="default"/>
      </w:rPr>
    </w:lvl>
    <w:lvl w:ilvl="8" w:tplc="EF18ED7C">
      <w:start w:val="1"/>
      <w:numFmt w:val="bullet"/>
      <w:lvlText w:val=""/>
      <w:lvlJc w:val="left"/>
      <w:pPr>
        <w:ind w:left="6404" w:hanging="360"/>
      </w:pPr>
      <w:rPr>
        <w:rFonts w:ascii="Wingdings" w:hAnsi="Wingdings" w:hint="default"/>
      </w:rPr>
    </w:lvl>
  </w:abstractNum>
  <w:abstractNum w:abstractNumId="4" w15:restartNumberingAfterBreak="0">
    <w:nsid w:val="117A32DD"/>
    <w:multiLevelType w:val="hybridMultilevel"/>
    <w:tmpl w:val="28EA23A8"/>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12C116EE"/>
    <w:multiLevelType w:val="hybridMultilevel"/>
    <w:tmpl w:val="3D3810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5F57CFE"/>
    <w:multiLevelType w:val="hybridMultilevel"/>
    <w:tmpl w:val="E1AC170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7DD34AA"/>
    <w:multiLevelType w:val="multilevel"/>
    <w:tmpl w:val="4350D21A"/>
    <w:lvl w:ilvl="0">
      <w:start w:val="1"/>
      <w:numFmt w:val="bullet"/>
      <w:lvlText w:val=""/>
      <w:lvlJc w:val="left"/>
      <w:pPr>
        <w:tabs>
          <w:tab w:val="num" w:pos="1104"/>
        </w:tabs>
        <w:ind w:left="1104" w:hanging="360"/>
      </w:pPr>
      <w:rPr>
        <w:rFonts w:ascii="Symbol" w:hAnsi="Symbol" w:hint="default"/>
        <w:sz w:val="20"/>
      </w:rPr>
    </w:lvl>
    <w:lvl w:ilvl="1">
      <w:start w:val="1"/>
      <w:numFmt w:val="bullet"/>
      <w:lvlText w:val="o"/>
      <w:lvlJc w:val="left"/>
      <w:pPr>
        <w:tabs>
          <w:tab w:val="num" w:pos="1824"/>
        </w:tabs>
        <w:ind w:left="1824" w:hanging="360"/>
      </w:pPr>
      <w:rPr>
        <w:rFonts w:ascii="Courier New" w:hAnsi="Courier New" w:hint="default"/>
        <w:sz w:val="20"/>
      </w:rPr>
    </w:lvl>
    <w:lvl w:ilvl="2" w:tentative="1">
      <w:start w:val="1"/>
      <w:numFmt w:val="bullet"/>
      <w:lvlText w:val=""/>
      <w:lvlJc w:val="left"/>
      <w:pPr>
        <w:tabs>
          <w:tab w:val="num" w:pos="2544"/>
        </w:tabs>
        <w:ind w:left="2544" w:hanging="360"/>
      </w:pPr>
      <w:rPr>
        <w:rFonts w:ascii="Wingdings" w:hAnsi="Wingdings" w:hint="default"/>
        <w:sz w:val="20"/>
      </w:rPr>
    </w:lvl>
    <w:lvl w:ilvl="3" w:tentative="1">
      <w:start w:val="1"/>
      <w:numFmt w:val="bullet"/>
      <w:lvlText w:val=""/>
      <w:lvlJc w:val="left"/>
      <w:pPr>
        <w:tabs>
          <w:tab w:val="num" w:pos="3264"/>
        </w:tabs>
        <w:ind w:left="3264" w:hanging="360"/>
      </w:pPr>
      <w:rPr>
        <w:rFonts w:ascii="Wingdings" w:hAnsi="Wingdings" w:hint="default"/>
        <w:sz w:val="20"/>
      </w:rPr>
    </w:lvl>
    <w:lvl w:ilvl="4" w:tentative="1">
      <w:start w:val="1"/>
      <w:numFmt w:val="bullet"/>
      <w:lvlText w:val=""/>
      <w:lvlJc w:val="left"/>
      <w:pPr>
        <w:tabs>
          <w:tab w:val="num" w:pos="3984"/>
        </w:tabs>
        <w:ind w:left="3984" w:hanging="360"/>
      </w:pPr>
      <w:rPr>
        <w:rFonts w:ascii="Wingdings" w:hAnsi="Wingdings" w:hint="default"/>
        <w:sz w:val="20"/>
      </w:rPr>
    </w:lvl>
    <w:lvl w:ilvl="5" w:tentative="1">
      <w:start w:val="1"/>
      <w:numFmt w:val="bullet"/>
      <w:lvlText w:val=""/>
      <w:lvlJc w:val="left"/>
      <w:pPr>
        <w:tabs>
          <w:tab w:val="num" w:pos="4704"/>
        </w:tabs>
        <w:ind w:left="4704" w:hanging="360"/>
      </w:pPr>
      <w:rPr>
        <w:rFonts w:ascii="Wingdings" w:hAnsi="Wingdings" w:hint="default"/>
        <w:sz w:val="20"/>
      </w:rPr>
    </w:lvl>
    <w:lvl w:ilvl="6" w:tentative="1">
      <w:start w:val="1"/>
      <w:numFmt w:val="bullet"/>
      <w:lvlText w:val=""/>
      <w:lvlJc w:val="left"/>
      <w:pPr>
        <w:tabs>
          <w:tab w:val="num" w:pos="5424"/>
        </w:tabs>
        <w:ind w:left="5424" w:hanging="360"/>
      </w:pPr>
      <w:rPr>
        <w:rFonts w:ascii="Wingdings" w:hAnsi="Wingdings" w:hint="default"/>
        <w:sz w:val="20"/>
      </w:rPr>
    </w:lvl>
    <w:lvl w:ilvl="7" w:tentative="1">
      <w:start w:val="1"/>
      <w:numFmt w:val="bullet"/>
      <w:lvlText w:val=""/>
      <w:lvlJc w:val="left"/>
      <w:pPr>
        <w:tabs>
          <w:tab w:val="num" w:pos="6144"/>
        </w:tabs>
        <w:ind w:left="6144" w:hanging="360"/>
      </w:pPr>
      <w:rPr>
        <w:rFonts w:ascii="Wingdings" w:hAnsi="Wingdings" w:hint="default"/>
        <w:sz w:val="20"/>
      </w:rPr>
    </w:lvl>
    <w:lvl w:ilvl="8" w:tentative="1">
      <w:start w:val="1"/>
      <w:numFmt w:val="bullet"/>
      <w:lvlText w:val=""/>
      <w:lvlJc w:val="left"/>
      <w:pPr>
        <w:tabs>
          <w:tab w:val="num" w:pos="6864"/>
        </w:tabs>
        <w:ind w:left="6864" w:hanging="360"/>
      </w:pPr>
      <w:rPr>
        <w:rFonts w:ascii="Wingdings" w:hAnsi="Wingdings" w:hint="default"/>
        <w:sz w:val="20"/>
      </w:rPr>
    </w:lvl>
  </w:abstractNum>
  <w:abstractNum w:abstractNumId="8" w15:restartNumberingAfterBreak="0">
    <w:nsid w:val="1A404F5E"/>
    <w:multiLevelType w:val="hybridMultilevel"/>
    <w:tmpl w:val="D708084A"/>
    <w:lvl w:ilvl="0" w:tplc="DEC23B3C">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1B106069"/>
    <w:multiLevelType w:val="multilevel"/>
    <w:tmpl w:val="C1CC5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0A046AD"/>
    <w:multiLevelType w:val="multilevel"/>
    <w:tmpl w:val="42AE78F6"/>
    <w:lvl w:ilvl="0">
      <w:start w:val="8"/>
      <w:numFmt w:val="decimal"/>
      <w:lvlText w:val="%1."/>
      <w:lvlJc w:val="left"/>
      <w:pPr>
        <w:ind w:left="696" w:hanging="696"/>
      </w:pPr>
      <w:rPr>
        <w:rFonts w:hint="default"/>
      </w:rPr>
    </w:lvl>
    <w:lvl w:ilvl="1">
      <w:start w:val="21"/>
      <w:numFmt w:val="decimal"/>
      <w:lvlText w:val="%1.%2."/>
      <w:lvlJc w:val="left"/>
      <w:pPr>
        <w:ind w:left="876" w:hanging="696"/>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11" w15:restartNumberingAfterBreak="0">
    <w:nsid w:val="21FB619F"/>
    <w:multiLevelType w:val="multilevel"/>
    <w:tmpl w:val="BBFEAB02"/>
    <w:lvl w:ilvl="0">
      <w:start w:val="1"/>
      <w:numFmt w:val="decimal"/>
      <w:pStyle w:val="Heading1"/>
      <w:lvlText w:val="%1."/>
      <w:lvlJc w:val="left"/>
      <w:pPr>
        <w:ind w:left="720" w:hanging="360"/>
      </w:pPr>
    </w:lvl>
    <w:lvl w:ilvl="1">
      <w:start w:val="1"/>
      <w:numFmt w:val="decimal"/>
      <w:isLgl/>
      <w:lvlText w:val="%1.%2"/>
      <w:lvlJc w:val="left"/>
      <w:pPr>
        <w:ind w:left="744" w:hanging="384"/>
      </w:pPr>
      <w:rPr>
        <w:rFonts w:hint="default"/>
        <w:b/>
        <w:bCs w:val="0"/>
      </w:rPr>
    </w:lvl>
    <w:lvl w:ilvl="2">
      <w:start w:val="1"/>
      <w:numFmt w:val="decimal"/>
      <w:isLgl/>
      <w:lvlText w:val="%1.%2.%3"/>
      <w:lvlJc w:val="left"/>
      <w:pPr>
        <w:ind w:left="1080" w:hanging="720"/>
      </w:pPr>
      <w:rPr>
        <w:rFonts w:hint="default"/>
        <w:b/>
        <w:bCs/>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2" w15:restartNumberingAfterBreak="0">
    <w:nsid w:val="226C4CFB"/>
    <w:multiLevelType w:val="hybridMultilevel"/>
    <w:tmpl w:val="C61E021C"/>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3" w15:restartNumberingAfterBreak="0">
    <w:nsid w:val="244949DF"/>
    <w:multiLevelType w:val="multilevel"/>
    <w:tmpl w:val="75C6A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458095D"/>
    <w:multiLevelType w:val="multilevel"/>
    <w:tmpl w:val="ADD44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9F14EA7"/>
    <w:multiLevelType w:val="hybridMultilevel"/>
    <w:tmpl w:val="69D6A636"/>
    <w:lvl w:ilvl="0" w:tplc="DFD45BDE">
      <w:start w:val="1"/>
      <w:numFmt w:val="bullet"/>
      <w:lvlText w:val=""/>
      <w:lvlJc w:val="left"/>
      <w:pPr>
        <w:ind w:left="720" w:hanging="360"/>
      </w:pPr>
      <w:rPr>
        <w:rFonts w:ascii="Wingdings" w:hAnsi="Wingdings" w:hint="default"/>
      </w:rPr>
    </w:lvl>
    <w:lvl w:ilvl="1" w:tplc="B2260F5A">
      <w:start w:val="1"/>
      <w:numFmt w:val="bullet"/>
      <w:lvlText w:val="o"/>
      <w:lvlJc w:val="left"/>
      <w:pPr>
        <w:ind w:left="1440" w:hanging="360"/>
      </w:pPr>
      <w:rPr>
        <w:rFonts w:ascii="Courier New" w:hAnsi="Courier New" w:hint="default"/>
      </w:rPr>
    </w:lvl>
    <w:lvl w:ilvl="2" w:tplc="59209248">
      <w:start w:val="1"/>
      <w:numFmt w:val="bullet"/>
      <w:lvlText w:val=""/>
      <w:lvlJc w:val="left"/>
      <w:pPr>
        <w:ind w:left="2160" w:hanging="360"/>
      </w:pPr>
      <w:rPr>
        <w:rFonts w:ascii="Wingdings" w:hAnsi="Wingdings" w:hint="default"/>
      </w:rPr>
    </w:lvl>
    <w:lvl w:ilvl="3" w:tplc="68EA3CD8">
      <w:start w:val="1"/>
      <w:numFmt w:val="bullet"/>
      <w:lvlText w:val=""/>
      <w:lvlJc w:val="left"/>
      <w:pPr>
        <w:ind w:left="2880" w:hanging="360"/>
      </w:pPr>
      <w:rPr>
        <w:rFonts w:ascii="Symbol" w:hAnsi="Symbol" w:hint="default"/>
      </w:rPr>
    </w:lvl>
    <w:lvl w:ilvl="4" w:tplc="A782B5BC">
      <w:start w:val="1"/>
      <w:numFmt w:val="bullet"/>
      <w:lvlText w:val="o"/>
      <w:lvlJc w:val="left"/>
      <w:pPr>
        <w:ind w:left="3600" w:hanging="360"/>
      </w:pPr>
      <w:rPr>
        <w:rFonts w:ascii="Courier New" w:hAnsi="Courier New" w:hint="default"/>
      </w:rPr>
    </w:lvl>
    <w:lvl w:ilvl="5" w:tplc="61DA5B18">
      <w:start w:val="1"/>
      <w:numFmt w:val="bullet"/>
      <w:lvlText w:val=""/>
      <w:lvlJc w:val="left"/>
      <w:pPr>
        <w:ind w:left="4320" w:hanging="360"/>
      </w:pPr>
      <w:rPr>
        <w:rFonts w:ascii="Wingdings" w:hAnsi="Wingdings" w:hint="default"/>
      </w:rPr>
    </w:lvl>
    <w:lvl w:ilvl="6" w:tplc="0ED0996E">
      <w:start w:val="1"/>
      <w:numFmt w:val="bullet"/>
      <w:lvlText w:val=""/>
      <w:lvlJc w:val="left"/>
      <w:pPr>
        <w:ind w:left="5040" w:hanging="360"/>
      </w:pPr>
      <w:rPr>
        <w:rFonts w:ascii="Symbol" w:hAnsi="Symbol" w:hint="default"/>
      </w:rPr>
    </w:lvl>
    <w:lvl w:ilvl="7" w:tplc="8B14EA86">
      <w:start w:val="1"/>
      <w:numFmt w:val="bullet"/>
      <w:lvlText w:val="o"/>
      <w:lvlJc w:val="left"/>
      <w:pPr>
        <w:ind w:left="5760" w:hanging="360"/>
      </w:pPr>
      <w:rPr>
        <w:rFonts w:ascii="Courier New" w:hAnsi="Courier New" w:hint="default"/>
      </w:rPr>
    </w:lvl>
    <w:lvl w:ilvl="8" w:tplc="B6985578">
      <w:start w:val="1"/>
      <w:numFmt w:val="bullet"/>
      <w:lvlText w:val=""/>
      <w:lvlJc w:val="left"/>
      <w:pPr>
        <w:ind w:left="6480" w:hanging="360"/>
      </w:pPr>
      <w:rPr>
        <w:rFonts w:ascii="Wingdings" w:hAnsi="Wingdings" w:hint="default"/>
      </w:rPr>
    </w:lvl>
  </w:abstractNum>
  <w:abstractNum w:abstractNumId="16" w15:restartNumberingAfterBreak="0">
    <w:nsid w:val="2CA27E9B"/>
    <w:multiLevelType w:val="hybridMultilevel"/>
    <w:tmpl w:val="B25E6D0A"/>
    <w:lvl w:ilvl="0" w:tplc="20000001">
      <w:start w:val="1"/>
      <w:numFmt w:val="bullet"/>
      <w:lvlText w:val=""/>
      <w:lvlJc w:val="left"/>
      <w:pPr>
        <w:ind w:left="1004" w:hanging="360"/>
      </w:pPr>
      <w:rPr>
        <w:rFonts w:ascii="Symbol" w:hAnsi="Symbol" w:hint="default"/>
      </w:rPr>
    </w:lvl>
    <w:lvl w:ilvl="1" w:tplc="20000003" w:tentative="1">
      <w:start w:val="1"/>
      <w:numFmt w:val="bullet"/>
      <w:lvlText w:val="o"/>
      <w:lvlJc w:val="left"/>
      <w:pPr>
        <w:ind w:left="1724" w:hanging="360"/>
      </w:pPr>
      <w:rPr>
        <w:rFonts w:ascii="Courier New" w:hAnsi="Courier New" w:cs="Courier New" w:hint="default"/>
      </w:rPr>
    </w:lvl>
    <w:lvl w:ilvl="2" w:tplc="20000005" w:tentative="1">
      <w:start w:val="1"/>
      <w:numFmt w:val="bullet"/>
      <w:lvlText w:val=""/>
      <w:lvlJc w:val="left"/>
      <w:pPr>
        <w:ind w:left="2444" w:hanging="360"/>
      </w:pPr>
      <w:rPr>
        <w:rFonts w:ascii="Wingdings" w:hAnsi="Wingdings" w:hint="default"/>
      </w:rPr>
    </w:lvl>
    <w:lvl w:ilvl="3" w:tplc="20000001" w:tentative="1">
      <w:start w:val="1"/>
      <w:numFmt w:val="bullet"/>
      <w:lvlText w:val=""/>
      <w:lvlJc w:val="left"/>
      <w:pPr>
        <w:ind w:left="3164" w:hanging="360"/>
      </w:pPr>
      <w:rPr>
        <w:rFonts w:ascii="Symbol" w:hAnsi="Symbol" w:hint="default"/>
      </w:rPr>
    </w:lvl>
    <w:lvl w:ilvl="4" w:tplc="20000003" w:tentative="1">
      <w:start w:val="1"/>
      <w:numFmt w:val="bullet"/>
      <w:lvlText w:val="o"/>
      <w:lvlJc w:val="left"/>
      <w:pPr>
        <w:ind w:left="3884" w:hanging="360"/>
      </w:pPr>
      <w:rPr>
        <w:rFonts w:ascii="Courier New" w:hAnsi="Courier New" w:cs="Courier New" w:hint="default"/>
      </w:rPr>
    </w:lvl>
    <w:lvl w:ilvl="5" w:tplc="20000005" w:tentative="1">
      <w:start w:val="1"/>
      <w:numFmt w:val="bullet"/>
      <w:lvlText w:val=""/>
      <w:lvlJc w:val="left"/>
      <w:pPr>
        <w:ind w:left="4604" w:hanging="360"/>
      </w:pPr>
      <w:rPr>
        <w:rFonts w:ascii="Wingdings" w:hAnsi="Wingdings" w:hint="default"/>
      </w:rPr>
    </w:lvl>
    <w:lvl w:ilvl="6" w:tplc="20000001" w:tentative="1">
      <w:start w:val="1"/>
      <w:numFmt w:val="bullet"/>
      <w:lvlText w:val=""/>
      <w:lvlJc w:val="left"/>
      <w:pPr>
        <w:ind w:left="5324" w:hanging="360"/>
      </w:pPr>
      <w:rPr>
        <w:rFonts w:ascii="Symbol" w:hAnsi="Symbol" w:hint="default"/>
      </w:rPr>
    </w:lvl>
    <w:lvl w:ilvl="7" w:tplc="20000003" w:tentative="1">
      <w:start w:val="1"/>
      <w:numFmt w:val="bullet"/>
      <w:lvlText w:val="o"/>
      <w:lvlJc w:val="left"/>
      <w:pPr>
        <w:ind w:left="6044" w:hanging="360"/>
      </w:pPr>
      <w:rPr>
        <w:rFonts w:ascii="Courier New" w:hAnsi="Courier New" w:cs="Courier New" w:hint="default"/>
      </w:rPr>
    </w:lvl>
    <w:lvl w:ilvl="8" w:tplc="20000005" w:tentative="1">
      <w:start w:val="1"/>
      <w:numFmt w:val="bullet"/>
      <w:lvlText w:val=""/>
      <w:lvlJc w:val="left"/>
      <w:pPr>
        <w:ind w:left="6764" w:hanging="360"/>
      </w:pPr>
      <w:rPr>
        <w:rFonts w:ascii="Wingdings" w:hAnsi="Wingdings" w:hint="default"/>
      </w:rPr>
    </w:lvl>
  </w:abstractNum>
  <w:abstractNum w:abstractNumId="17" w15:restartNumberingAfterBreak="0">
    <w:nsid w:val="382A6D22"/>
    <w:multiLevelType w:val="hybridMultilevel"/>
    <w:tmpl w:val="27B84076"/>
    <w:lvl w:ilvl="0" w:tplc="77C099CA">
      <w:start w:val="4"/>
      <w:numFmt w:val="decimal"/>
      <w:pStyle w:val="Heading2"/>
      <w:lvlText w:val="%1.1"/>
      <w:lvlJc w:val="left"/>
      <w:pPr>
        <w:ind w:left="1170" w:hanging="360"/>
      </w:pPr>
      <w:rPr>
        <w:rFonts w:hint="default"/>
      </w:rPr>
    </w:lvl>
    <w:lvl w:ilvl="1" w:tplc="04090019">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18" w15:restartNumberingAfterBreak="0">
    <w:nsid w:val="39E94F5F"/>
    <w:multiLevelType w:val="hybridMultilevel"/>
    <w:tmpl w:val="46581BFC"/>
    <w:lvl w:ilvl="0" w:tplc="20000001">
      <w:start w:val="1"/>
      <w:numFmt w:val="bullet"/>
      <w:lvlText w:val=""/>
      <w:lvlJc w:val="left"/>
      <w:pPr>
        <w:ind w:left="1004" w:hanging="360"/>
      </w:pPr>
      <w:rPr>
        <w:rFonts w:ascii="Symbol" w:hAnsi="Symbol" w:hint="default"/>
      </w:rPr>
    </w:lvl>
    <w:lvl w:ilvl="1" w:tplc="20000003" w:tentative="1">
      <w:start w:val="1"/>
      <w:numFmt w:val="bullet"/>
      <w:lvlText w:val="o"/>
      <w:lvlJc w:val="left"/>
      <w:pPr>
        <w:ind w:left="1724" w:hanging="360"/>
      </w:pPr>
      <w:rPr>
        <w:rFonts w:ascii="Courier New" w:hAnsi="Courier New" w:cs="Courier New" w:hint="default"/>
      </w:rPr>
    </w:lvl>
    <w:lvl w:ilvl="2" w:tplc="20000005" w:tentative="1">
      <w:start w:val="1"/>
      <w:numFmt w:val="bullet"/>
      <w:lvlText w:val=""/>
      <w:lvlJc w:val="left"/>
      <w:pPr>
        <w:ind w:left="2444" w:hanging="360"/>
      </w:pPr>
      <w:rPr>
        <w:rFonts w:ascii="Wingdings" w:hAnsi="Wingdings" w:hint="default"/>
      </w:rPr>
    </w:lvl>
    <w:lvl w:ilvl="3" w:tplc="20000001" w:tentative="1">
      <w:start w:val="1"/>
      <w:numFmt w:val="bullet"/>
      <w:lvlText w:val=""/>
      <w:lvlJc w:val="left"/>
      <w:pPr>
        <w:ind w:left="3164" w:hanging="360"/>
      </w:pPr>
      <w:rPr>
        <w:rFonts w:ascii="Symbol" w:hAnsi="Symbol" w:hint="default"/>
      </w:rPr>
    </w:lvl>
    <w:lvl w:ilvl="4" w:tplc="20000003" w:tentative="1">
      <w:start w:val="1"/>
      <w:numFmt w:val="bullet"/>
      <w:lvlText w:val="o"/>
      <w:lvlJc w:val="left"/>
      <w:pPr>
        <w:ind w:left="3884" w:hanging="360"/>
      </w:pPr>
      <w:rPr>
        <w:rFonts w:ascii="Courier New" w:hAnsi="Courier New" w:cs="Courier New" w:hint="default"/>
      </w:rPr>
    </w:lvl>
    <w:lvl w:ilvl="5" w:tplc="20000005" w:tentative="1">
      <w:start w:val="1"/>
      <w:numFmt w:val="bullet"/>
      <w:lvlText w:val=""/>
      <w:lvlJc w:val="left"/>
      <w:pPr>
        <w:ind w:left="4604" w:hanging="360"/>
      </w:pPr>
      <w:rPr>
        <w:rFonts w:ascii="Wingdings" w:hAnsi="Wingdings" w:hint="default"/>
      </w:rPr>
    </w:lvl>
    <w:lvl w:ilvl="6" w:tplc="20000001" w:tentative="1">
      <w:start w:val="1"/>
      <w:numFmt w:val="bullet"/>
      <w:lvlText w:val=""/>
      <w:lvlJc w:val="left"/>
      <w:pPr>
        <w:ind w:left="5324" w:hanging="360"/>
      </w:pPr>
      <w:rPr>
        <w:rFonts w:ascii="Symbol" w:hAnsi="Symbol" w:hint="default"/>
      </w:rPr>
    </w:lvl>
    <w:lvl w:ilvl="7" w:tplc="20000003" w:tentative="1">
      <w:start w:val="1"/>
      <w:numFmt w:val="bullet"/>
      <w:lvlText w:val="o"/>
      <w:lvlJc w:val="left"/>
      <w:pPr>
        <w:ind w:left="6044" w:hanging="360"/>
      </w:pPr>
      <w:rPr>
        <w:rFonts w:ascii="Courier New" w:hAnsi="Courier New" w:cs="Courier New" w:hint="default"/>
      </w:rPr>
    </w:lvl>
    <w:lvl w:ilvl="8" w:tplc="20000005" w:tentative="1">
      <w:start w:val="1"/>
      <w:numFmt w:val="bullet"/>
      <w:lvlText w:val=""/>
      <w:lvlJc w:val="left"/>
      <w:pPr>
        <w:ind w:left="6764" w:hanging="360"/>
      </w:pPr>
      <w:rPr>
        <w:rFonts w:ascii="Wingdings" w:hAnsi="Wingdings" w:hint="default"/>
      </w:rPr>
    </w:lvl>
  </w:abstractNum>
  <w:abstractNum w:abstractNumId="19" w15:restartNumberingAfterBreak="0">
    <w:nsid w:val="3C222398"/>
    <w:multiLevelType w:val="hybridMultilevel"/>
    <w:tmpl w:val="551A51F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0" w15:restartNumberingAfterBreak="0">
    <w:nsid w:val="4C5A5C20"/>
    <w:multiLevelType w:val="multilevel"/>
    <w:tmpl w:val="09EE4A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E83493C"/>
    <w:multiLevelType w:val="multilevel"/>
    <w:tmpl w:val="687E3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2E970D6"/>
    <w:multiLevelType w:val="hybridMultilevel"/>
    <w:tmpl w:val="0B10C5E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3" w15:restartNumberingAfterBreak="0">
    <w:nsid w:val="54A63D9A"/>
    <w:multiLevelType w:val="multilevel"/>
    <w:tmpl w:val="E0A005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74543FC"/>
    <w:multiLevelType w:val="multilevel"/>
    <w:tmpl w:val="DFF2CC2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5" w15:restartNumberingAfterBreak="0">
    <w:nsid w:val="583A77D4"/>
    <w:multiLevelType w:val="hybridMultilevel"/>
    <w:tmpl w:val="AFC6AEAC"/>
    <w:lvl w:ilvl="0" w:tplc="20000017">
      <w:start w:val="1"/>
      <w:numFmt w:val="lowerLetter"/>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6" w15:restartNumberingAfterBreak="0">
    <w:nsid w:val="5B7A2D47"/>
    <w:multiLevelType w:val="multilevel"/>
    <w:tmpl w:val="4B8A51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3325257"/>
    <w:multiLevelType w:val="multilevel"/>
    <w:tmpl w:val="3FD8D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79C116F"/>
    <w:multiLevelType w:val="multilevel"/>
    <w:tmpl w:val="E8BC27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85E3728"/>
    <w:multiLevelType w:val="hybridMultilevel"/>
    <w:tmpl w:val="632E321C"/>
    <w:lvl w:ilvl="0" w:tplc="20000001">
      <w:start w:val="1"/>
      <w:numFmt w:val="bullet"/>
      <w:lvlText w:val=""/>
      <w:lvlJc w:val="left"/>
      <w:pPr>
        <w:ind w:left="1440" w:hanging="360"/>
      </w:pPr>
      <w:rPr>
        <w:rFonts w:ascii="Symbol" w:hAnsi="Symbol" w:hint="default"/>
      </w:rPr>
    </w:lvl>
    <w:lvl w:ilvl="1" w:tplc="20000003" w:tentative="1">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abstractNum w:abstractNumId="30" w15:restartNumberingAfterBreak="0">
    <w:nsid w:val="6C5F3F19"/>
    <w:multiLevelType w:val="hybridMultilevel"/>
    <w:tmpl w:val="AF747D9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1" w15:restartNumberingAfterBreak="0">
    <w:nsid w:val="7493714A"/>
    <w:multiLevelType w:val="multilevel"/>
    <w:tmpl w:val="0DF4A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73B5A16"/>
    <w:multiLevelType w:val="hybridMultilevel"/>
    <w:tmpl w:val="ADCE4728"/>
    <w:lvl w:ilvl="0" w:tplc="187C9182">
      <w:start w:val="1"/>
      <w:numFmt w:val="decimal"/>
      <w:pStyle w:val="Heading3"/>
      <w:lvlText w:val="%1.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78A51E6C"/>
    <w:multiLevelType w:val="hybridMultilevel"/>
    <w:tmpl w:val="BE624C3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num w:numId="1" w16cid:durableId="1775202283">
    <w:abstractNumId w:val="15"/>
  </w:num>
  <w:num w:numId="2" w16cid:durableId="880871311">
    <w:abstractNumId w:val="3"/>
  </w:num>
  <w:num w:numId="3" w16cid:durableId="1159812621">
    <w:abstractNumId w:val="8"/>
  </w:num>
  <w:num w:numId="4" w16cid:durableId="2141149274">
    <w:abstractNumId w:val="17"/>
  </w:num>
  <w:num w:numId="5" w16cid:durableId="45227218">
    <w:abstractNumId w:val="11"/>
  </w:num>
  <w:num w:numId="6" w16cid:durableId="2032796672">
    <w:abstractNumId w:val="32"/>
  </w:num>
  <w:num w:numId="7" w16cid:durableId="649554214">
    <w:abstractNumId w:val="1"/>
  </w:num>
  <w:num w:numId="8" w16cid:durableId="598487168">
    <w:abstractNumId w:val="5"/>
  </w:num>
  <w:num w:numId="9" w16cid:durableId="1318218682">
    <w:abstractNumId w:val="29"/>
  </w:num>
  <w:num w:numId="10" w16cid:durableId="1070924107">
    <w:abstractNumId w:val="25"/>
  </w:num>
  <w:num w:numId="11" w16cid:durableId="286545129">
    <w:abstractNumId w:val="19"/>
  </w:num>
  <w:num w:numId="12" w16cid:durableId="1159464892">
    <w:abstractNumId w:val="30"/>
  </w:num>
  <w:num w:numId="13" w16cid:durableId="233047425">
    <w:abstractNumId w:val="4"/>
  </w:num>
  <w:num w:numId="14" w16cid:durableId="1396244570">
    <w:abstractNumId w:val="10"/>
  </w:num>
  <w:num w:numId="15" w16cid:durableId="503597007">
    <w:abstractNumId w:val="9"/>
  </w:num>
  <w:num w:numId="16" w16cid:durableId="1215316825">
    <w:abstractNumId w:val="31"/>
  </w:num>
  <w:num w:numId="17" w16cid:durableId="862523244">
    <w:abstractNumId w:val="7"/>
  </w:num>
  <w:num w:numId="18" w16cid:durableId="1754932385">
    <w:abstractNumId w:val="23"/>
  </w:num>
  <w:num w:numId="19" w16cid:durableId="1717854383">
    <w:abstractNumId w:val="27"/>
  </w:num>
  <w:num w:numId="20" w16cid:durableId="2013756441">
    <w:abstractNumId w:val="20"/>
  </w:num>
  <w:num w:numId="21" w16cid:durableId="1058482518">
    <w:abstractNumId w:val="14"/>
  </w:num>
  <w:num w:numId="22" w16cid:durableId="1186872691">
    <w:abstractNumId w:val="13"/>
  </w:num>
  <w:num w:numId="23" w16cid:durableId="226886030">
    <w:abstractNumId w:val="28"/>
  </w:num>
  <w:num w:numId="24" w16cid:durableId="1676809735">
    <w:abstractNumId w:val="32"/>
  </w:num>
  <w:num w:numId="25" w16cid:durableId="250089092">
    <w:abstractNumId w:val="17"/>
  </w:num>
  <w:num w:numId="26" w16cid:durableId="131946207">
    <w:abstractNumId w:val="32"/>
  </w:num>
  <w:num w:numId="27" w16cid:durableId="1077706399">
    <w:abstractNumId w:val="32"/>
  </w:num>
  <w:num w:numId="28" w16cid:durableId="192890917">
    <w:abstractNumId w:val="32"/>
  </w:num>
  <w:num w:numId="29" w16cid:durableId="1270970919">
    <w:abstractNumId w:val="32"/>
  </w:num>
  <w:num w:numId="30" w16cid:durableId="806436644">
    <w:abstractNumId w:val="32"/>
  </w:num>
  <w:num w:numId="31" w16cid:durableId="376898447">
    <w:abstractNumId w:val="2"/>
  </w:num>
  <w:num w:numId="32" w16cid:durableId="1766145250">
    <w:abstractNumId w:val="17"/>
  </w:num>
  <w:num w:numId="33" w16cid:durableId="1870528690">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1086418207">
    <w:abstractNumId w:val="6"/>
  </w:num>
  <w:num w:numId="35" w16cid:durableId="434836406">
    <w:abstractNumId w:val="12"/>
  </w:num>
  <w:num w:numId="36" w16cid:durableId="51278379">
    <w:abstractNumId w:val="16"/>
  </w:num>
  <w:num w:numId="37" w16cid:durableId="1125974138">
    <w:abstractNumId w:val="18"/>
  </w:num>
  <w:num w:numId="38" w16cid:durableId="1511603948">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1380133981">
    <w:abstractNumId w:val="17"/>
  </w:num>
  <w:num w:numId="40" w16cid:durableId="452486176">
    <w:abstractNumId w:val="26"/>
  </w:num>
  <w:num w:numId="41" w16cid:durableId="1780223759">
    <w:abstractNumId w:val="24"/>
  </w:num>
  <w:num w:numId="42" w16cid:durableId="629670643">
    <w:abstractNumId w:val="21"/>
  </w:num>
  <w:num w:numId="43" w16cid:durableId="931545186">
    <w:abstractNumId w:val="0"/>
  </w:num>
  <w:num w:numId="44" w16cid:durableId="1716006265">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23"/>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Farhan Ullah Khan">
    <w15:presenceInfo w15:providerId="AD" w15:userId="S::farhan.khan1@systemsltd.com::7ca199a4-226d-4e7e-8c2c-b6c5c5c80c38"/>
  </w15:person>
  <w15:person w15:author="Kashif Umair">
    <w15:presenceInfo w15:providerId="AD" w15:userId="S::kashif.umair@systemsltd.com::9d46a247-0e01-4fa3-b84f-28cfe7e51d1d"/>
  </w15:person>
  <w15:person w15:author="Affan Anjum">
    <w15:presenceInfo w15:providerId="AD" w15:userId="S::affan.anjum1@systemsltd.com::dcaa9206-462b-41be-936e-964cf5ace44b"/>
  </w15:person>
  <w15:person w15:author="Mohamed Abass Fekher">
    <w15:presenceInfo w15:providerId="AD" w15:userId="S-1-5-21-2083597058-3530690831-1814359585-118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trackRevisions/>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0AA2"/>
    <w:rsid w:val="000022F4"/>
    <w:rsid w:val="00003219"/>
    <w:rsid w:val="000077E4"/>
    <w:rsid w:val="00010D8B"/>
    <w:rsid w:val="00010EB0"/>
    <w:rsid w:val="00014473"/>
    <w:rsid w:val="00020210"/>
    <w:rsid w:val="000244D3"/>
    <w:rsid w:val="00024E2A"/>
    <w:rsid w:val="000250C3"/>
    <w:rsid w:val="00025DE7"/>
    <w:rsid w:val="00033485"/>
    <w:rsid w:val="00033BF0"/>
    <w:rsid w:val="00034D3D"/>
    <w:rsid w:val="00036BB1"/>
    <w:rsid w:val="000376F6"/>
    <w:rsid w:val="00040E20"/>
    <w:rsid w:val="00040E92"/>
    <w:rsid w:val="00043DB0"/>
    <w:rsid w:val="00047BD5"/>
    <w:rsid w:val="00055B5B"/>
    <w:rsid w:val="000577AC"/>
    <w:rsid w:val="00062576"/>
    <w:rsid w:val="00062699"/>
    <w:rsid w:val="00065160"/>
    <w:rsid w:val="0007296C"/>
    <w:rsid w:val="0007464D"/>
    <w:rsid w:val="00075E69"/>
    <w:rsid w:val="000800EE"/>
    <w:rsid w:val="00083272"/>
    <w:rsid w:val="000841E2"/>
    <w:rsid w:val="00087273"/>
    <w:rsid w:val="0008743E"/>
    <w:rsid w:val="00090852"/>
    <w:rsid w:val="00091E99"/>
    <w:rsid w:val="00091F96"/>
    <w:rsid w:val="00092127"/>
    <w:rsid w:val="00096089"/>
    <w:rsid w:val="0009701C"/>
    <w:rsid w:val="00097CA8"/>
    <w:rsid w:val="000B0AF1"/>
    <w:rsid w:val="000B3C37"/>
    <w:rsid w:val="000B4836"/>
    <w:rsid w:val="000B5AC2"/>
    <w:rsid w:val="000C1D5C"/>
    <w:rsid w:val="000C4C1D"/>
    <w:rsid w:val="000C4D2E"/>
    <w:rsid w:val="000D0A02"/>
    <w:rsid w:val="000D1221"/>
    <w:rsid w:val="000D45D0"/>
    <w:rsid w:val="000D60DD"/>
    <w:rsid w:val="000D7B27"/>
    <w:rsid w:val="000E0B0C"/>
    <w:rsid w:val="000E4201"/>
    <w:rsid w:val="000E5173"/>
    <w:rsid w:val="000E57B9"/>
    <w:rsid w:val="000F3B53"/>
    <w:rsid w:val="000F3B90"/>
    <w:rsid w:val="000F6B7E"/>
    <w:rsid w:val="000F7252"/>
    <w:rsid w:val="000F7878"/>
    <w:rsid w:val="0010246E"/>
    <w:rsid w:val="00102E0E"/>
    <w:rsid w:val="00106DDD"/>
    <w:rsid w:val="0010716C"/>
    <w:rsid w:val="001074EF"/>
    <w:rsid w:val="00110FBE"/>
    <w:rsid w:val="0011195A"/>
    <w:rsid w:val="00111CD2"/>
    <w:rsid w:val="0012166F"/>
    <w:rsid w:val="0012448C"/>
    <w:rsid w:val="0012541C"/>
    <w:rsid w:val="00131E8B"/>
    <w:rsid w:val="0013249E"/>
    <w:rsid w:val="001340B1"/>
    <w:rsid w:val="001359AB"/>
    <w:rsid w:val="001377FE"/>
    <w:rsid w:val="001409AA"/>
    <w:rsid w:val="00143A8B"/>
    <w:rsid w:val="00145138"/>
    <w:rsid w:val="0015401E"/>
    <w:rsid w:val="001574DF"/>
    <w:rsid w:val="0015764F"/>
    <w:rsid w:val="00160C03"/>
    <w:rsid w:val="001613DC"/>
    <w:rsid w:val="001637DF"/>
    <w:rsid w:val="00165650"/>
    <w:rsid w:val="00165FFE"/>
    <w:rsid w:val="00172F48"/>
    <w:rsid w:val="001735FD"/>
    <w:rsid w:val="001837A9"/>
    <w:rsid w:val="00183C7D"/>
    <w:rsid w:val="0018442B"/>
    <w:rsid w:val="00184AF6"/>
    <w:rsid w:val="0018769D"/>
    <w:rsid w:val="001919FC"/>
    <w:rsid w:val="00193FA8"/>
    <w:rsid w:val="001A0AA2"/>
    <w:rsid w:val="001A62FC"/>
    <w:rsid w:val="001B5749"/>
    <w:rsid w:val="001B5D84"/>
    <w:rsid w:val="001B7B38"/>
    <w:rsid w:val="001C0A09"/>
    <w:rsid w:val="001C1F9C"/>
    <w:rsid w:val="001C26D7"/>
    <w:rsid w:val="001C41A7"/>
    <w:rsid w:val="001C5AF8"/>
    <w:rsid w:val="001C6055"/>
    <w:rsid w:val="001C6F4A"/>
    <w:rsid w:val="001D0DF1"/>
    <w:rsid w:val="001D3A54"/>
    <w:rsid w:val="001D463F"/>
    <w:rsid w:val="001E5E36"/>
    <w:rsid w:val="001E6473"/>
    <w:rsid w:val="001F0D34"/>
    <w:rsid w:val="001F6369"/>
    <w:rsid w:val="001F751C"/>
    <w:rsid w:val="00200608"/>
    <w:rsid w:val="002030CE"/>
    <w:rsid w:val="0020765A"/>
    <w:rsid w:val="00215D5F"/>
    <w:rsid w:val="00216728"/>
    <w:rsid w:val="00216BCA"/>
    <w:rsid w:val="0022190D"/>
    <w:rsid w:val="00222269"/>
    <w:rsid w:val="00224DD7"/>
    <w:rsid w:val="00225DBC"/>
    <w:rsid w:val="002275CD"/>
    <w:rsid w:val="00230040"/>
    <w:rsid w:val="00232612"/>
    <w:rsid w:val="00234E86"/>
    <w:rsid w:val="00236836"/>
    <w:rsid w:val="00236A4F"/>
    <w:rsid w:val="00237391"/>
    <w:rsid w:val="00242417"/>
    <w:rsid w:val="00245795"/>
    <w:rsid w:val="0024598D"/>
    <w:rsid w:val="0024699D"/>
    <w:rsid w:val="00251691"/>
    <w:rsid w:val="002516FA"/>
    <w:rsid w:val="002524F8"/>
    <w:rsid w:val="00254174"/>
    <w:rsid w:val="00254845"/>
    <w:rsid w:val="002620D0"/>
    <w:rsid w:val="00264170"/>
    <w:rsid w:val="0026600D"/>
    <w:rsid w:val="00271D7C"/>
    <w:rsid w:val="00275908"/>
    <w:rsid w:val="0027617E"/>
    <w:rsid w:val="00280786"/>
    <w:rsid w:val="00283A48"/>
    <w:rsid w:val="00291856"/>
    <w:rsid w:val="00291E24"/>
    <w:rsid w:val="00291EC9"/>
    <w:rsid w:val="00294A68"/>
    <w:rsid w:val="002A0032"/>
    <w:rsid w:val="002A0812"/>
    <w:rsid w:val="002A2001"/>
    <w:rsid w:val="002A36D0"/>
    <w:rsid w:val="002A5046"/>
    <w:rsid w:val="002A6AA2"/>
    <w:rsid w:val="002B1983"/>
    <w:rsid w:val="002B28A5"/>
    <w:rsid w:val="002B3513"/>
    <w:rsid w:val="002B4140"/>
    <w:rsid w:val="002B7E5D"/>
    <w:rsid w:val="002C1406"/>
    <w:rsid w:val="002C275B"/>
    <w:rsid w:val="002C2F5D"/>
    <w:rsid w:val="002D3F56"/>
    <w:rsid w:val="002D479B"/>
    <w:rsid w:val="002D754D"/>
    <w:rsid w:val="002E001B"/>
    <w:rsid w:val="002E0AD2"/>
    <w:rsid w:val="002E10D9"/>
    <w:rsid w:val="002E210B"/>
    <w:rsid w:val="002E57F7"/>
    <w:rsid w:val="002E605B"/>
    <w:rsid w:val="002F0B33"/>
    <w:rsid w:val="002F19AA"/>
    <w:rsid w:val="002F2DD1"/>
    <w:rsid w:val="002F4D1D"/>
    <w:rsid w:val="002F5A89"/>
    <w:rsid w:val="002F70C2"/>
    <w:rsid w:val="00300384"/>
    <w:rsid w:val="00301BFD"/>
    <w:rsid w:val="00304047"/>
    <w:rsid w:val="00304C6E"/>
    <w:rsid w:val="00305EF3"/>
    <w:rsid w:val="00307A62"/>
    <w:rsid w:val="00311E96"/>
    <w:rsid w:val="00313498"/>
    <w:rsid w:val="003140F4"/>
    <w:rsid w:val="003216F0"/>
    <w:rsid w:val="00324861"/>
    <w:rsid w:val="00324AB0"/>
    <w:rsid w:val="003304B0"/>
    <w:rsid w:val="00330F4B"/>
    <w:rsid w:val="00332DFE"/>
    <w:rsid w:val="00332EA3"/>
    <w:rsid w:val="0034046F"/>
    <w:rsid w:val="00340B1E"/>
    <w:rsid w:val="003445CB"/>
    <w:rsid w:val="0034487B"/>
    <w:rsid w:val="003507F8"/>
    <w:rsid w:val="003515B9"/>
    <w:rsid w:val="00351608"/>
    <w:rsid w:val="00351E95"/>
    <w:rsid w:val="00352A03"/>
    <w:rsid w:val="00352AF2"/>
    <w:rsid w:val="00360B34"/>
    <w:rsid w:val="00363F52"/>
    <w:rsid w:val="00365825"/>
    <w:rsid w:val="00367AE5"/>
    <w:rsid w:val="00370658"/>
    <w:rsid w:val="00373B11"/>
    <w:rsid w:val="00374866"/>
    <w:rsid w:val="003758F2"/>
    <w:rsid w:val="00384B3B"/>
    <w:rsid w:val="0038658B"/>
    <w:rsid w:val="00386B6F"/>
    <w:rsid w:val="0038757E"/>
    <w:rsid w:val="00391E51"/>
    <w:rsid w:val="003965FE"/>
    <w:rsid w:val="00397BCE"/>
    <w:rsid w:val="0039F9FD"/>
    <w:rsid w:val="003A06C2"/>
    <w:rsid w:val="003A0AF2"/>
    <w:rsid w:val="003A4F09"/>
    <w:rsid w:val="003A789A"/>
    <w:rsid w:val="003B161D"/>
    <w:rsid w:val="003C1859"/>
    <w:rsid w:val="003C2F1A"/>
    <w:rsid w:val="003C3AB2"/>
    <w:rsid w:val="003C5F26"/>
    <w:rsid w:val="003C68D6"/>
    <w:rsid w:val="003C703F"/>
    <w:rsid w:val="003D0000"/>
    <w:rsid w:val="003D1649"/>
    <w:rsid w:val="003D1D50"/>
    <w:rsid w:val="003D49A8"/>
    <w:rsid w:val="003D603E"/>
    <w:rsid w:val="003D7CA2"/>
    <w:rsid w:val="003E26AF"/>
    <w:rsid w:val="003E7751"/>
    <w:rsid w:val="003E7875"/>
    <w:rsid w:val="003F5199"/>
    <w:rsid w:val="003F5893"/>
    <w:rsid w:val="003F5CF6"/>
    <w:rsid w:val="003F6AD8"/>
    <w:rsid w:val="0040253A"/>
    <w:rsid w:val="00412902"/>
    <w:rsid w:val="004138E7"/>
    <w:rsid w:val="00414799"/>
    <w:rsid w:val="00414A70"/>
    <w:rsid w:val="00415F83"/>
    <w:rsid w:val="00416B6C"/>
    <w:rsid w:val="00416EF9"/>
    <w:rsid w:val="00425442"/>
    <w:rsid w:val="00426B57"/>
    <w:rsid w:val="0042780D"/>
    <w:rsid w:val="00436961"/>
    <w:rsid w:val="00445CD1"/>
    <w:rsid w:val="00446E0D"/>
    <w:rsid w:val="00452489"/>
    <w:rsid w:val="00454A61"/>
    <w:rsid w:val="00454B74"/>
    <w:rsid w:val="00455EDF"/>
    <w:rsid w:val="00456DB3"/>
    <w:rsid w:val="004601A3"/>
    <w:rsid w:val="004608E2"/>
    <w:rsid w:val="004679CC"/>
    <w:rsid w:val="004718D1"/>
    <w:rsid w:val="00472517"/>
    <w:rsid w:val="00480D23"/>
    <w:rsid w:val="00483319"/>
    <w:rsid w:val="00485FED"/>
    <w:rsid w:val="004919DF"/>
    <w:rsid w:val="00493FFE"/>
    <w:rsid w:val="00496A87"/>
    <w:rsid w:val="004973DE"/>
    <w:rsid w:val="004A19F0"/>
    <w:rsid w:val="004A2DFE"/>
    <w:rsid w:val="004A3F43"/>
    <w:rsid w:val="004A5341"/>
    <w:rsid w:val="004A5410"/>
    <w:rsid w:val="004A6983"/>
    <w:rsid w:val="004B114D"/>
    <w:rsid w:val="004B32E3"/>
    <w:rsid w:val="004B4733"/>
    <w:rsid w:val="004B5548"/>
    <w:rsid w:val="004C45EC"/>
    <w:rsid w:val="004D37C3"/>
    <w:rsid w:val="004D5385"/>
    <w:rsid w:val="004D6F78"/>
    <w:rsid w:val="004E1711"/>
    <w:rsid w:val="004E2D90"/>
    <w:rsid w:val="004E4D1D"/>
    <w:rsid w:val="004E5123"/>
    <w:rsid w:val="004E720A"/>
    <w:rsid w:val="004F000D"/>
    <w:rsid w:val="004F1A1C"/>
    <w:rsid w:val="004F20AC"/>
    <w:rsid w:val="004F3736"/>
    <w:rsid w:val="004F4EB6"/>
    <w:rsid w:val="0050535C"/>
    <w:rsid w:val="005117CC"/>
    <w:rsid w:val="00522CFD"/>
    <w:rsid w:val="00524A1B"/>
    <w:rsid w:val="0052605E"/>
    <w:rsid w:val="0053177D"/>
    <w:rsid w:val="005318C0"/>
    <w:rsid w:val="005326CB"/>
    <w:rsid w:val="00532F36"/>
    <w:rsid w:val="00542633"/>
    <w:rsid w:val="00542B09"/>
    <w:rsid w:val="0054410F"/>
    <w:rsid w:val="00544A0F"/>
    <w:rsid w:val="00545A13"/>
    <w:rsid w:val="0054664F"/>
    <w:rsid w:val="00551BB0"/>
    <w:rsid w:val="00552B0B"/>
    <w:rsid w:val="0055463C"/>
    <w:rsid w:val="005549C5"/>
    <w:rsid w:val="00555F33"/>
    <w:rsid w:val="00556376"/>
    <w:rsid w:val="00557935"/>
    <w:rsid w:val="00563CB0"/>
    <w:rsid w:val="00563E2F"/>
    <w:rsid w:val="00574B3C"/>
    <w:rsid w:val="00577906"/>
    <w:rsid w:val="005819A5"/>
    <w:rsid w:val="00581FC5"/>
    <w:rsid w:val="0058300F"/>
    <w:rsid w:val="00583065"/>
    <w:rsid w:val="00584AC2"/>
    <w:rsid w:val="005900A8"/>
    <w:rsid w:val="005927F0"/>
    <w:rsid w:val="00593D8A"/>
    <w:rsid w:val="00594526"/>
    <w:rsid w:val="00595595"/>
    <w:rsid w:val="005A4797"/>
    <w:rsid w:val="005A7E67"/>
    <w:rsid w:val="005B01D9"/>
    <w:rsid w:val="005B0685"/>
    <w:rsid w:val="005B1323"/>
    <w:rsid w:val="005B1DDC"/>
    <w:rsid w:val="005B640D"/>
    <w:rsid w:val="005C1C4D"/>
    <w:rsid w:val="005C4F6D"/>
    <w:rsid w:val="005C699A"/>
    <w:rsid w:val="005D14D9"/>
    <w:rsid w:val="005E1F31"/>
    <w:rsid w:val="005E2B94"/>
    <w:rsid w:val="005E2F2C"/>
    <w:rsid w:val="005E692F"/>
    <w:rsid w:val="005E70E9"/>
    <w:rsid w:val="005E779B"/>
    <w:rsid w:val="005F1D0C"/>
    <w:rsid w:val="005F1EA2"/>
    <w:rsid w:val="005F3185"/>
    <w:rsid w:val="005F4DE2"/>
    <w:rsid w:val="005F609C"/>
    <w:rsid w:val="005F7B68"/>
    <w:rsid w:val="005F7CC5"/>
    <w:rsid w:val="00601BDB"/>
    <w:rsid w:val="00602313"/>
    <w:rsid w:val="00602F13"/>
    <w:rsid w:val="0060703B"/>
    <w:rsid w:val="006153D8"/>
    <w:rsid w:val="006320ED"/>
    <w:rsid w:val="006325CE"/>
    <w:rsid w:val="0063520F"/>
    <w:rsid w:val="0064075F"/>
    <w:rsid w:val="00644202"/>
    <w:rsid w:val="006463D7"/>
    <w:rsid w:val="006563FA"/>
    <w:rsid w:val="00661EA7"/>
    <w:rsid w:val="006643C7"/>
    <w:rsid w:val="006649DE"/>
    <w:rsid w:val="00671576"/>
    <w:rsid w:val="00671893"/>
    <w:rsid w:val="00671B07"/>
    <w:rsid w:val="0067631A"/>
    <w:rsid w:val="00677D9C"/>
    <w:rsid w:val="00683560"/>
    <w:rsid w:val="0068556A"/>
    <w:rsid w:val="0068663E"/>
    <w:rsid w:val="00687658"/>
    <w:rsid w:val="00690168"/>
    <w:rsid w:val="00690E05"/>
    <w:rsid w:val="00695992"/>
    <w:rsid w:val="00695DE7"/>
    <w:rsid w:val="00697543"/>
    <w:rsid w:val="006A09F3"/>
    <w:rsid w:val="006A2ECC"/>
    <w:rsid w:val="006A566F"/>
    <w:rsid w:val="006A6B5D"/>
    <w:rsid w:val="006A6DED"/>
    <w:rsid w:val="006A73BA"/>
    <w:rsid w:val="006B1396"/>
    <w:rsid w:val="006B1441"/>
    <w:rsid w:val="006B6DB8"/>
    <w:rsid w:val="006C13E1"/>
    <w:rsid w:val="006C2E3E"/>
    <w:rsid w:val="006C4B20"/>
    <w:rsid w:val="006C68ED"/>
    <w:rsid w:val="006C6BC7"/>
    <w:rsid w:val="006C72A0"/>
    <w:rsid w:val="006D10EB"/>
    <w:rsid w:val="006D12A4"/>
    <w:rsid w:val="006D13DE"/>
    <w:rsid w:val="006D3873"/>
    <w:rsid w:val="006D6562"/>
    <w:rsid w:val="006D6E16"/>
    <w:rsid w:val="006E0ABA"/>
    <w:rsid w:val="006E0F42"/>
    <w:rsid w:val="006E33CF"/>
    <w:rsid w:val="006E478E"/>
    <w:rsid w:val="006E4CD5"/>
    <w:rsid w:val="006E4F7A"/>
    <w:rsid w:val="006F17E7"/>
    <w:rsid w:val="006F285F"/>
    <w:rsid w:val="006F32C5"/>
    <w:rsid w:val="006F4DF5"/>
    <w:rsid w:val="006F5143"/>
    <w:rsid w:val="00705E7C"/>
    <w:rsid w:val="007076D6"/>
    <w:rsid w:val="00711702"/>
    <w:rsid w:val="00712699"/>
    <w:rsid w:val="0071332F"/>
    <w:rsid w:val="00713727"/>
    <w:rsid w:val="0071582A"/>
    <w:rsid w:val="00715D93"/>
    <w:rsid w:val="007173B1"/>
    <w:rsid w:val="00720128"/>
    <w:rsid w:val="00722708"/>
    <w:rsid w:val="00724C48"/>
    <w:rsid w:val="0072526F"/>
    <w:rsid w:val="0072789B"/>
    <w:rsid w:val="007300CD"/>
    <w:rsid w:val="0073017B"/>
    <w:rsid w:val="00731705"/>
    <w:rsid w:val="0073647F"/>
    <w:rsid w:val="0073729A"/>
    <w:rsid w:val="00737CDB"/>
    <w:rsid w:val="00740FE3"/>
    <w:rsid w:val="00747485"/>
    <w:rsid w:val="00752A40"/>
    <w:rsid w:val="00757985"/>
    <w:rsid w:val="007619D1"/>
    <w:rsid w:val="0076264C"/>
    <w:rsid w:val="00765D36"/>
    <w:rsid w:val="00767D84"/>
    <w:rsid w:val="00771E92"/>
    <w:rsid w:val="00772DDD"/>
    <w:rsid w:val="00776FBF"/>
    <w:rsid w:val="007805F3"/>
    <w:rsid w:val="0078202B"/>
    <w:rsid w:val="00783878"/>
    <w:rsid w:val="00783A74"/>
    <w:rsid w:val="0078531C"/>
    <w:rsid w:val="00785988"/>
    <w:rsid w:val="00787598"/>
    <w:rsid w:val="00790C23"/>
    <w:rsid w:val="00791056"/>
    <w:rsid w:val="007A167C"/>
    <w:rsid w:val="007A182A"/>
    <w:rsid w:val="007A75F5"/>
    <w:rsid w:val="007B01E6"/>
    <w:rsid w:val="007B1C58"/>
    <w:rsid w:val="007B42F4"/>
    <w:rsid w:val="007C134D"/>
    <w:rsid w:val="007C1899"/>
    <w:rsid w:val="007C48C6"/>
    <w:rsid w:val="007C5E41"/>
    <w:rsid w:val="007D03A6"/>
    <w:rsid w:val="007D0D4D"/>
    <w:rsid w:val="007D1427"/>
    <w:rsid w:val="007D2219"/>
    <w:rsid w:val="007D41C9"/>
    <w:rsid w:val="007D5880"/>
    <w:rsid w:val="007E0040"/>
    <w:rsid w:val="007E0934"/>
    <w:rsid w:val="007E0BCC"/>
    <w:rsid w:val="007E4B11"/>
    <w:rsid w:val="007E59F2"/>
    <w:rsid w:val="007E5CB4"/>
    <w:rsid w:val="007E6006"/>
    <w:rsid w:val="007E6E86"/>
    <w:rsid w:val="007E6E97"/>
    <w:rsid w:val="007E723E"/>
    <w:rsid w:val="007E75D9"/>
    <w:rsid w:val="007E76E7"/>
    <w:rsid w:val="007E7988"/>
    <w:rsid w:val="007F304B"/>
    <w:rsid w:val="00801BE2"/>
    <w:rsid w:val="00806318"/>
    <w:rsid w:val="0080730A"/>
    <w:rsid w:val="00811065"/>
    <w:rsid w:val="00814A9C"/>
    <w:rsid w:val="008153ED"/>
    <w:rsid w:val="00816DE9"/>
    <w:rsid w:val="00816F86"/>
    <w:rsid w:val="008178B5"/>
    <w:rsid w:val="00820CDC"/>
    <w:rsid w:val="00820FED"/>
    <w:rsid w:val="00821642"/>
    <w:rsid w:val="00821C51"/>
    <w:rsid w:val="00822537"/>
    <w:rsid w:val="00822E96"/>
    <w:rsid w:val="008249F2"/>
    <w:rsid w:val="00824ED3"/>
    <w:rsid w:val="008263E0"/>
    <w:rsid w:val="00826B9C"/>
    <w:rsid w:val="00826DBA"/>
    <w:rsid w:val="00833555"/>
    <w:rsid w:val="00834E84"/>
    <w:rsid w:val="008430FA"/>
    <w:rsid w:val="00843D22"/>
    <w:rsid w:val="008448A1"/>
    <w:rsid w:val="00844B1B"/>
    <w:rsid w:val="00845E17"/>
    <w:rsid w:val="0084615A"/>
    <w:rsid w:val="00846CF1"/>
    <w:rsid w:val="008473F5"/>
    <w:rsid w:val="0085132E"/>
    <w:rsid w:val="00851BDE"/>
    <w:rsid w:val="008527FF"/>
    <w:rsid w:val="008545D8"/>
    <w:rsid w:val="00854D82"/>
    <w:rsid w:val="00855F4E"/>
    <w:rsid w:val="00856216"/>
    <w:rsid w:val="00860D7D"/>
    <w:rsid w:val="00860E09"/>
    <w:rsid w:val="00864E61"/>
    <w:rsid w:val="00876718"/>
    <w:rsid w:val="0088030E"/>
    <w:rsid w:val="00881327"/>
    <w:rsid w:val="00883C86"/>
    <w:rsid w:val="00886F02"/>
    <w:rsid w:val="00887010"/>
    <w:rsid w:val="008912CC"/>
    <w:rsid w:val="008944C6"/>
    <w:rsid w:val="00896F29"/>
    <w:rsid w:val="008A3118"/>
    <w:rsid w:val="008B02C7"/>
    <w:rsid w:val="008B1D30"/>
    <w:rsid w:val="008B2D96"/>
    <w:rsid w:val="008C2164"/>
    <w:rsid w:val="008C485D"/>
    <w:rsid w:val="008D19BB"/>
    <w:rsid w:val="008D539C"/>
    <w:rsid w:val="008E13FA"/>
    <w:rsid w:val="008E3A82"/>
    <w:rsid w:val="008E554D"/>
    <w:rsid w:val="008E7BD4"/>
    <w:rsid w:val="008F4833"/>
    <w:rsid w:val="008F5FE1"/>
    <w:rsid w:val="008F6CC2"/>
    <w:rsid w:val="00901651"/>
    <w:rsid w:val="0090253E"/>
    <w:rsid w:val="009075A6"/>
    <w:rsid w:val="0091338A"/>
    <w:rsid w:val="00917692"/>
    <w:rsid w:val="0091793A"/>
    <w:rsid w:val="00922E6D"/>
    <w:rsid w:val="00923D69"/>
    <w:rsid w:val="009338A6"/>
    <w:rsid w:val="009360A5"/>
    <w:rsid w:val="009408C2"/>
    <w:rsid w:val="0094186B"/>
    <w:rsid w:val="0094206F"/>
    <w:rsid w:val="00945E0C"/>
    <w:rsid w:val="0094653F"/>
    <w:rsid w:val="00947900"/>
    <w:rsid w:val="009526C5"/>
    <w:rsid w:val="00955FF9"/>
    <w:rsid w:val="00957E5A"/>
    <w:rsid w:val="009624DB"/>
    <w:rsid w:val="00971EF2"/>
    <w:rsid w:val="009720FD"/>
    <w:rsid w:val="0097262D"/>
    <w:rsid w:val="0097368E"/>
    <w:rsid w:val="0097783A"/>
    <w:rsid w:val="009819DF"/>
    <w:rsid w:val="00984AD2"/>
    <w:rsid w:val="00985D68"/>
    <w:rsid w:val="00987CF2"/>
    <w:rsid w:val="0099360C"/>
    <w:rsid w:val="00995CD1"/>
    <w:rsid w:val="00996CC1"/>
    <w:rsid w:val="009B1C77"/>
    <w:rsid w:val="009B41E0"/>
    <w:rsid w:val="009B543C"/>
    <w:rsid w:val="009C1F5D"/>
    <w:rsid w:val="009C2F32"/>
    <w:rsid w:val="009D2447"/>
    <w:rsid w:val="009D3455"/>
    <w:rsid w:val="009D3B70"/>
    <w:rsid w:val="009D68B8"/>
    <w:rsid w:val="009D7CA1"/>
    <w:rsid w:val="009E3084"/>
    <w:rsid w:val="009E6D11"/>
    <w:rsid w:val="009F0F10"/>
    <w:rsid w:val="009F239E"/>
    <w:rsid w:val="009F24D7"/>
    <w:rsid w:val="009F681A"/>
    <w:rsid w:val="009F6C82"/>
    <w:rsid w:val="00A00166"/>
    <w:rsid w:val="00A0300C"/>
    <w:rsid w:val="00A03657"/>
    <w:rsid w:val="00A03E68"/>
    <w:rsid w:val="00A042D8"/>
    <w:rsid w:val="00A0492E"/>
    <w:rsid w:val="00A05E36"/>
    <w:rsid w:val="00A10930"/>
    <w:rsid w:val="00A11874"/>
    <w:rsid w:val="00A12684"/>
    <w:rsid w:val="00A15C64"/>
    <w:rsid w:val="00A16D53"/>
    <w:rsid w:val="00A1792A"/>
    <w:rsid w:val="00A203B3"/>
    <w:rsid w:val="00A242B2"/>
    <w:rsid w:val="00A25381"/>
    <w:rsid w:val="00A34479"/>
    <w:rsid w:val="00A359C5"/>
    <w:rsid w:val="00A3600E"/>
    <w:rsid w:val="00A36BDF"/>
    <w:rsid w:val="00A378CA"/>
    <w:rsid w:val="00A414E0"/>
    <w:rsid w:val="00A44A9C"/>
    <w:rsid w:val="00A44EDE"/>
    <w:rsid w:val="00A4586D"/>
    <w:rsid w:val="00A4641C"/>
    <w:rsid w:val="00A51E20"/>
    <w:rsid w:val="00A5463A"/>
    <w:rsid w:val="00A55FD6"/>
    <w:rsid w:val="00A5706E"/>
    <w:rsid w:val="00A625A4"/>
    <w:rsid w:val="00A661B1"/>
    <w:rsid w:val="00A72663"/>
    <w:rsid w:val="00A728DB"/>
    <w:rsid w:val="00A77F70"/>
    <w:rsid w:val="00A82736"/>
    <w:rsid w:val="00A83F72"/>
    <w:rsid w:val="00A85A45"/>
    <w:rsid w:val="00A94223"/>
    <w:rsid w:val="00A960D0"/>
    <w:rsid w:val="00A964FD"/>
    <w:rsid w:val="00AA1EA3"/>
    <w:rsid w:val="00AA402E"/>
    <w:rsid w:val="00AA4B86"/>
    <w:rsid w:val="00AA4DEA"/>
    <w:rsid w:val="00AA70A7"/>
    <w:rsid w:val="00AB1FA3"/>
    <w:rsid w:val="00AB2A96"/>
    <w:rsid w:val="00AB3432"/>
    <w:rsid w:val="00AB3D13"/>
    <w:rsid w:val="00AC1473"/>
    <w:rsid w:val="00AC36E9"/>
    <w:rsid w:val="00AC46EE"/>
    <w:rsid w:val="00AC527F"/>
    <w:rsid w:val="00AC769E"/>
    <w:rsid w:val="00AD0580"/>
    <w:rsid w:val="00AD0CF5"/>
    <w:rsid w:val="00AD22EC"/>
    <w:rsid w:val="00AD3498"/>
    <w:rsid w:val="00AD381D"/>
    <w:rsid w:val="00AD4239"/>
    <w:rsid w:val="00AD5468"/>
    <w:rsid w:val="00AE24CA"/>
    <w:rsid w:val="00AE333E"/>
    <w:rsid w:val="00AE373E"/>
    <w:rsid w:val="00AE3A4E"/>
    <w:rsid w:val="00AE3BB6"/>
    <w:rsid w:val="00AE5849"/>
    <w:rsid w:val="00AF17D6"/>
    <w:rsid w:val="00AF193B"/>
    <w:rsid w:val="00AF2E32"/>
    <w:rsid w:val="00AF3808"/>
    <w:rsid w:val="00AF61F2"/>
    <w:rsid w:val="00B0179E"/>
    <w:rsid w:val="00B02B66"/>
    <w:rsid w:val="00B14C95"/>
    <w:rsid w:val="00B23461"/>
    <w:rsid w:val="00B24C51"/>
    <w:rsid w:val="00B25684"/>
    <w:rsid w:val="00B31F65"/>
    <w:rsid w:val="00B36D18"/>
    <w:rsid w:val="00B40069"/>
    <w:rsid w:val="00B402B5"/>
    <w:rsid w:val="00B46267"/>
    <w:rsid w:val="00B47D00"/>
    <w:rsid w:val="00B50839"/>
    <w:rsid w:val="00B523CF"/>
    <w:rsid w:val="00B6266D"/>
    <w:rsid w:val="00B644DC"/>
    <w:rsid w:val="00B64DE5"/>
    <w:rsid w:val="00B64F9D"/>
    <w:rsid w:val="00B65DD7"/>
    <w:rsid w:val="00B66322"/>
    <w:rsid w:val="00B672AF"/>
    <w:rsid w:val="00B70D46"/>
    <w:rsid w:val="00B73629"/>
    <w:rsid w:val="00B75AA5"/>
    <w:rsid w:val="00B826BC"/>
    <w:rsid w:val="00B82F64"/>
    <w:rsid w:val="00B83B95"/>
    <w:rsid w:val="00B8698C"/>
    <w:rsid w:val="00B935ED"/>
    <w:rsid w:val="00B952F1"/>
    <w:rsid w:val="00BA74A5"/>
    <w:rsid w:val="00BB0CCC"/>
    <w:rsid w:val="00BB0DD2"/>
    <w:rsid w:val="00BB3C07"/>
    <w:rsid w:val="00BB504B"/>
    <w:rsid w:val="00BB54FE"/>
    <w:rsid w:val="00BB57A5"/>
    <w:rsid w:val="00BB5FF0"/>
    <w:rsid w:val="00BB68EE"/>
    <w:rsid w:val="00BC0515"/>
    <w:rsid w:val="00BC171B"/>
    <w:rsid w:val="00BC265F"/>
    <w:rsid w:val="00BC3F95"/>
    <w:rsid w:val="00BC69F8"/>
    <w:rsid w:val="00BC6C17"/>
    <w:rsid w:val="00BC7A8E"/>
    <w:rsid w:val="00BD2B68"/>
    <w:rsid w:val="00BD5153"/>
    <w:rsid w:val="00BD6363"/>
    <w:rsid w:val="00BD7BE5"/>
    <w:rsid w:val="00BE508D"/>
    <w:rsid w:val="00BE53C7"/>
    <w:rsid w:val="00BE5CD8"/>
    <w:rsid w:val="00BE67AD"/>
    <w:rsid w:val="00BF17B3"/>
    <w:rsid w:val="00BF27A8"/>
    <w:rsid w:val="00BF3C11"/>
    <w:rsid w:val="00BF4957"/>
    <w:rsid w:val="00BF5529"/>
    <w:rsid w:val="00BF5FA7"/>
    <w:rsid w:val="00C03E17"/>
    <w:rsid w:val="00C06EC0"/>
    <w:rsid w:val="00C06F2A"/>
    <w:rsid w:val="00C1273C"/>
    <w:rsid w:val="00C1439E"/>
    <w:rsid w:val="00C17209"/>
    <w:rsid w:val="00C20359"/>
    <w:rsid w:val="00C21398"/>
    <w:rsid w:val="00C23863"/>
    <w:rsid w:val="00C24C52"/>
    <w:rsid w:val="00C26570"/>
    <w:rsid w:val="00C31AF1"/>
    <w:rsid w:val="00C333AA"/>
    <w:rsid w:val="00C34036"/>
    <w:rsid w:val="00C464B3"/>
    <w:rsid w:val="00C46AB5"/>
    <w:rsid w:val="00C5173E"/>
    <w:rsid w:val="00C52FED"/>
    <w:rsid w:val="00C558AA"/>
    <w:rsid w:val="00C56CBF"/>
    <w:rsid w:val="00C56F84"/>
    <w:rsid w:val="00C57AA6"/>
    <w:rsid w:val="00C632A4"/>
    <w:rsid w:val="00C632D5"/>
    <w:rsid w:val="00C63A23"/>
    <w:rsid w:val="00C644EF"/>
    <w:rsid w:val="00C66F02"/>
    <w:rsid w:val="00C7032C"/>
    <w:rsid w:val="00C70833"/>
    <w:rsid w:val="00C728F4"/>
    <w:rsid w:val="00C72FF3"/>
    <w:rsid w:val="00C74756"/>
    <w:rsid w:val="00C7724C"/>
    <w:rsid w:val="00C77B4E"/>
    <w:rsid w:val="00C80762"/>
    <w:rsid w:val="00C876C9"/>
    <w:rsid w:val="00C9273E"/>
    <w:rsid w:val="00C948F6"/>
    <w:rsid w:val="00CA49B4"/>
    <w:rsid w:val="00CA676C"/>
    <w:rsid w:val="00CB0CAB"/>
    <w:rsid w:val="00CB12F2"/>
    <w:rsid w:val="00CC1187"/>
    <w:rsid w:val="00CC39CF"/>
    <w:rsid w:val="00CC3E50"/>
    <w:rsid w:val="00CC4FC2"/>
    <w:rsid w:val="00CD019E"/>
    <w:rsid w:val="00CD164E"/>
    <w:rsid w:val="00CD26B4"/>
    <w:rsid w:val="00CE07A6"/>
    <w:rsid w:val="00CE53F1"/>
    <w:rsid w:val="00CE765A"/>
    <w:rsid w:val="00CF1F4E"/>
    <w:rsid w:val="00CF2B10"/>
    <w:rsid w:val="00CF5B45"/>
    <w:rsid w:val="00CF6EFD"/>
    <w:rsid w:val="00D00B5E"/>
    <w:rsid w:val="00D023D1"/>
    <w:rsid w:val="00D0476C"/>
    <w:rsid w:val="00D053D2"/>
    <w:rsid w:val="00D11692"/>
    <w:rsid w:val="00D11F1C"/>
    <w:rsid w:val="00D12F93"/>
    <w:rsid w:val="00D13FC7"/>
    <w:rsid w:val="00D22D02"/>
    <w:rsid w:val="00D257FE"/>
    <w:rsid w:val="00D26186"/>
    <w:rsid w:val="00D2631A"/>
    <w:rsid w:val="00D27767"/>
    <w:rsid w:val="00D27769"/>
    <w:rsid w:val="00D312C1"/>
    <w:rsid w:val="00D3428B"/>
    <w:rsid w:val="00D34AD7"/>
    <w:rsid w:val="00D34D7F"/>
    <w:rsid w:val="00D34E8B"/>
    <w:rsid w:val="00D40696"/>
    <w:rsid w:val="00D40F7D"/>
    <w:rsid w:val="00D451D7"/>
    <w:rsid w:val="00D51209"/>
    <w:rsid w:val="00D53C90"/>
    <w:rsid w:val="00D547B4"/>
    <w:rsid w:val="00D54E9C"/>
    <w:rsid w:val="00D60544"/>
    <w:rsid w:val="00D61689"/>
    <w:rsid w:val="00D61ADB"/>
    <w:rsid w:val="00D61DF9"/>
    <w:rsid w:val="00D61EBC"/>
    <w:rsid w:val="00D630BC"/>
    <w:rsid w:val="00D6763E"/>
    <w:rsid w:val="00D71222"/>
    <w:rsid w:val="00D722D1"/>
    <w:rsid w:val="00D72D56"/>
    <w:rsid w:val="00D76B49"/>
    <w:rsid w:val="00D82763"/>
    <w:rsid w:val="00D84097"/>
    <w:rsid w:val="00D861B9"/>
    <w:rsid w:val="00D9118E"/>
    <w:rsid w:val="00D923C0"/>
    <w:rsid w:val="00D957A2"/>
    <w:rsid w:val="00D95F79"/>
    <w:rsid w:val="00D96513"/>
    <w:rsid w:val="00D97A3A"/>
    <w:rsid w:val="00DA21C1"/>
    <w:rsid w:val="00DA2819"/>
    <w:rsid w:val="00DA42C3"/>
    <w:rsid w:val="00DB055D"/>
    <w:rsid w:val="00DB174D"/>
    <w:rsid w:val="00DB441E"/>
    <w:rsid w:val="00DB53E9"/>
    <w:rsid w:val="00DB5C3A"/>
    <w:rsid w:val="00DC3004"/>
    <w:rsid w:val="00DC58A8"/>
    <w:rsid w:val="00DC6AFB"/>
    <w:rsid w:val="00DC759E"/>
    <w:rsid w:val="00DD5C9F"/>
    <w:rsid w:val="00DE517E"/>
    <w:rsid w:val="00DE5218"/>
    <w:rsid w:val="00DF0B8A"/>
    <w:rsid w:val="00DF4443"/>
    <w:rsid w:val="00DF5EBC"/>
    <w:rsid w:val="00DF765F"/>
    <w:rsid w:val="00DFBEAE"/>
    <w:rsid w:val="00E01759"/>
    <w:rsid w:val="00E05246"/>
    <w:rsid w:val="00E11DD4"/>
    <w:rsid w:val="00E14726"/>
    <w:rsid w:val="00E149DC"/>
    <w:rsid w:val="00E21E24"/>
    <w:rsid w:val="00E21F1D"/>
    <w:rsid w:val="00E235E6"/>
    <w:rsid w:val="00E24376"/>
    <w:rsid w:val="00E275A1"/>
    <w:rsid w:val="00E30C6D"/>
    <w:rsid w:val="00E34E58"/>
    <w:rsid w:val="00E34EE9"/>
    <w:rsid w:val="00E3587C"/>
    <w:rsid w:val="00E36814"/>
    <w:rsid w:val="00E4092C"/>
    <w:rsid w:val="00E46E15"/>
    <w:rsid w:val="00E47007"/>
    <w:rsid w:val="00E47BA1"/>
    <w:rsid w:val="00E54BC2"/>
    <w:rsid w:val="00E55C8D"/>
    <w:rsid w:val="00E612D1"/>
    <w:rsid w:val="00E6215B"/>
    <w:rsid w:val="00E62C6E"/>
    <w:rsid w:val="00E67807"/>
    <w:rsid w:val="00E67C0C"/>
    <w:rsid w:val="00E714B2"/>
    <w:rsid w:val="00E717E8"/>
    <w:rsid w:val="00E72C11"/>
    <w:rsid w:val="00E7350F"/>
    <w:rsid w:val="00E74C21"/>
    <w:rsid w:val="00E7504E"/>
    <w:rsid w:val="00E7535D"/>
    <w:rsid w:val="00E7662D"/>
    <w:rsid w:val="00E851DA"/>
    <w:rsid w:val="00E8533D"/>
    <w:rsid w:val="00E90E4A"/>
    <w:rsid w:val="00E92E6E"/>
    <w:rsid w:val="00E9413E"/>
    <w:rsid w:val="00E95F73"/>
    <w:rsid w:val="00E97282"/>
    <w:rsid w:val="00EA0CAB"/>
    <w:rsid w:val="00EA1C77"/>
    <w:rsid w:val="00EA22C2"/>
    <w:rsid w:val="00EA430F"/>
    <w:rsid w:val="00EB3CA6"/>
    <w:rsid w:val="00EC58A1"/>
    <w:rsid w:val="00EC5CDE"/>
    <w:rsid w:val="00EC7855"/>
    <w:rsid w:val="00ED2BD0"/>
    <w:rsid w:val="00ED49E7"/>
    <w:rsid w:val="00EE0229"/>
    <w:rsid w:val="00EE0591"/>
    <w:rsid w:val="00EE46E4"/>
    <w:rsid w:val="00EE4DEA"/>
    <w:rsid w:val="00EE6AE5"/>
    <w:rsid w:val="00EE6BBC"/>
    <w:rsid w:val="00EF0450"/>
    <w:rsid w:val="00EF133F"/>
    <w:rsid w:val="00EF4644"/>
    <w:rsid w:val="00EF5118"/>
    <w:rsid w:val="00F010E9"/>
    <w:rsid w:val="00F060BA"/>
    <w:rsid w:val="00F06581"/>
    <w:rsid w:val="00F104D4"/>
    <w:rsid w:val="00F10535"/>
    <w:rsid w:val="00F11290"/>
    <w:rsid w:val="00F16F21"/>
    <w:rsid w:val="00F21836"/>
    <w:rsid w:val="00F25E9A"/>
    <w:rsid w:val="00F27839"/>
    <w:rsid w:val="00F31D44"/>
    <w:rsid w:val="00F321A4"/>
    <w:rsid w:val="00F34FED"/>
    <w:rsid w:val="00F36ACE"/>
    <w:rsid w:val="00F43568"/>
    <w:rsid w:val="00F43712"/>
    <w:rsid w:val="00F47646"/>
    <w:rsid w:val="00F512D7"/>
    <w:rsid w:val="00F5161A"/>
    <w:rsid w:val="00F52555"/>
    <w:rsid w:val="00F60129"/>
    <w:rsid w:val="00F61690"/>
    <w:rsid w:val="00F618BE"/>
    <w:rsid w:val="00F61EC7"/>
    <w:rsid w:val="00F66A7D"/>
    <w:rsid w:val="00F75C3F"/>
    <w:rsid w:val="00F811F5"/>
    <w:rsid w:val="00F82515"/>
    <w:rsid w:val="00F83C3D"/>
    <w:rsid w:val="00F86BB4"/>
    <w:rsid w:val="00F9048C"/>
    <w:rsid w:val="00F904BD"/>
    <w:rsid w:val="00F927C2"/>
    <w:rsid w:val="00F94FEF"/>
    <w:rsid w:val="00F9518A"/>
    <w:rsid w:val="00F95E81"/>
    <w:rsid w:val="00F960AF"/>
    <w:rsid w:val="00FA62DA"/>
    <w:rsid w:val="00FA630D"/>
    <w:rsid w:val="00FA6A49"/>
    <w:rsid w:val="00FB03B0"/>
    <w:rsid w:val="00FB134C"/>
    <w:rsid w:val="00FB5782"/>
    <w:rsid w:val="00FB7698"/>
    <w:rsid w:val="00FB79C9"/>
    <w:rsid w:val="00FB7C27"/>
    <w:rsid w:val="00FC3F46"/>
    <w:rsid w:val="00FC771E"/>
    <w:rsid w:val="00FC7CCE"/>
    <w:rsid w:val="00FD5DA9"/>
    <w:rsid w:val="00FD5DB1"/>
    <w:rsid w:val="00FD7716"/>
    <w:rsid w:val="00FE318D"/>
    <w:rsid w:val="00FE5112"/>
    <w:rsid w:val="00FE59F0"/>
    <w:rsid w:val="00FF5F46"/>
    <w:rsid w:val="014D738B"/>
    <w:rsid w:val="01684704"/>
    <w:rsid w:val="01831087"/>
    <w:rsid w:val="020AE5E0"/>
    <w:rsid w:val="02225773"/>
    <w:rsid w:val="02501459"/>
    <w:rsid w:val="0283E540"/>
    <w:rsid w:val="02D16FE3"/>
    <w:rsid w:val="03009B79"/>
    <w:rsid w:val="03119E1F"/>
    <w:rsid w:val="03467C00"/>
    <w:rsid w:val="0356847D"/>
    <w:rsid w:val="036F9755"/>
    <w:rsid w:val="039415E8"/>
    <w:rsid w:val="0398E57C"/>
    <w:rsid w:val="05D5FD64"/>
    <w:rsid w:val="05F33DAB"/>
    <w:rsid w:val="0601860C"/>
    <w:rsid w:val="06509918"/>
    <w:rsid w:val="067B4FC8"/>
    <w:rsid w:val="070165BF"/>
    <w:rsid w:val="0706D5E8"/>
    <w:rsid w:val="072F6024"/>
    <w:rsid w:val="07316B2E"/>
    <w:rsid w:val="074C969A"/>
    <w:rsid w:val="0760AAC8"/>
    <w:rsid w:val="0795F812"/>
    <w:rsid w:val="07C93070"/>
    <w:rsid w:val="07CC00A9"/>
    <w:rsid w:val="0800C889"/>
    <w:rsid w:val="082C8391"/>
    <w:rsid w:val="083FF114"/>
    <w:rsid w:val="0849358F"/>
    <w:rsid w:val="08A17512"/>
    <w:rsid w:val="08BD1282"/>
    <w:rsid w:val="08C2C777"/>
    <w:rsid w:val="08D5A9E9"/>
    <w:rsid w:val="090B72E7"/>
    <w:rsid w:val="093C8358"/>
    <w:rsid w:val="09470787"/>
    <w:rsid w:val="09995924"/>
    <w:rsid w:val="0A19ACA1"/>
    <w:rsid w:val="0A67441E"/>
    <w:rsid w:val="0AE1D840"/>
    <w:rsid w:val="0B44EC7C"/>
    <w:rsid w:val="0B4B389B"/>
    <w:rsid w:val="0C5F8826"/>
    <w:rsid w:val="0C741FA6"/>
    <w:rsid w:val="0C7F611E"/>
    <w:rsid w:val="0D8B5505"/>
    <w:rsid w:val="0DA0EC52"/>
    <w:rsid w:val="0E0FD298"/>
    <w:rsid w:val="0E14871F"/>
    <w:rsid w:val="0E493005"/>
    <w:rsid w:val="0E8E06F9"/>
    <w:rsid w:val="0EA55B21"/>
    <w:rsid w:val="0EA9895E"/>
    <w:rsid w:val="0F064A9F"/>
    <w:rsid w:val="0F6EB70B"/>
    <w:rsid w:val="0FA7ECCD"/>
    <w:rsid w:val="0FE6A703"/>
    <w:rsid w:val="1018C213"/>
    <w:rsid w:val="103A7509"/>
    <w:rsid w:val="10B3244F"/>
    <w:rsid w:val="114A2E32"/>
    <w:rsid w:val="11746857"/>
    <w:rsid w:val="121FC320"/>
    <w:rsid w:val="124C698F"/>
    <w:rsid w:val="12537296"/>
    <w:rsid w:val="128A9D07"/>
    <w:rsid w:val="12A202D2"/>
    <w:rsid w:val="1302F799"/>
    <w:rsid w:val="130382EA"/>
    <w:rsid w:val="1309584C"/>
    <w:rsid w:val="13AF0059"/>
    <w:rsid w:val="13FACAB5"/>
    <w:rsid w:val="141910BA"/>
    <w:rsid w:val="14EC2F1C"/>
    <w:rsid w:val="15421BBA"/>
    <w:rsid w:val="155B38E6"/>
    <w:rsid w:val="156B4763"/>
    <w:rsid w:val="157B19E4"/>
    <w:rsid w:val="15CF8443"/>
    <w:rsid w:val="16FD0B75"/>
    <w:rsid w:val="172212B8"/>
    <w:rsid w:val="1744EBDA"/>
    <w:rsid w:val="17FFF739"/>
    <w:rsid w:val="18B671A5"/>
    <w:rsid w:val="192E1917"/>
    <w:rsid w:val="194F1A8B"/>
    <w:rsid w:val="198007FF"/>
    <w:rsid w:val="19922700"/>
    <w:rsid w:val="19D85760"/>
    <w:rsid w:val="1B8072C4"/>
    <w:rsid w:val="1BC01658"/>
    <w:rsid w:val="1BF438D5"/>
    <w:rsid w:val="1C4B6B39"/>
    <w:rsid w:val="1D1CDDB1"/>
    <w:rsid w:val="1D1D09C7"/>
    <w:rsid w:val="1D36722F"/>
    <w:rsid w:val="1D61FAFF"/>
    <w:rsid w:val="1E35C4CD"/>
    <w:rsid w:val="1E3A494F"/>
    <w:rsid w:val="1E8581EC"/>
    <w:rsid w:val="1E9C6230"/>
    <w:rsid w:val="1E9FC540"/>
    <w:rsid w:val="1EA83029"/>
    <w:rsid w:val="1EE1B5D8"/>
    <w:rsid w:val="1F989EF6"/>
    <w:rsid w:val="20AB6E94"/>
    <w:rsid w:val="20B803E4"/>
    <w:rsid w:val="21F9F33C"/>
    <w:rsid w:val="222D08F7"/>
    <w:rsid w:val="223683E8"/>
    <w:rsid w:val="227E00FA"/>
    <w:rsid w:val="22C0AA78"/>
    <w:rsid w:val="22E10869"/>
    <w:rsid w:val="22FDE73B"/>
    <w:rsid w:val="233BCCAB"/>
    <w:rsid w:val="2358DE62"/>
    <w:rsid w:val="23A8751F"/>
    <w:rsid w:val="23B115B8"/>
    <w:rsid w:val="23E64EC5"/>
    <w:rsid w:val="24BC4B96"/>
    <w:rsid w:val="24D61743"/>
    <w:rsid w:val="2520EBA9"/>
    <w:rsid w:val="258DD86C"/>
    <w:rsid w:val="2599C2F5"/>
    <w:rsid w:val="25FD2F59"/>
    <w:rsid w:val="2655E682"/>
    <w:rsid w:val="2790F130"/>
    <w:rsid w:val="2808E295"/>
    <w:rsid w:val="283DF14D"/>
    <w:rsid w:val="2857B0A7"/>
    <w:rsid w:val="2895A450"/>
    <w:rsid w:val="29276C7D"/>
    <w:rsid w:val="2957C8A0"/>
    <w:rsid w:val="29B07B26"/>
    <w:rsid w:val="29E3E80D"/>
    <w:rsid w:val="2A4400A7"/>
    <w:rsid w:val="2AEC12F3"/>
    <w:rsid w:val="2AF4D425"/>
    <w:rsid w:val="2B58F30C"/>
    <w:rsid w:val="2BCAA0FF"/>
    <w:rsid w:val="2BE1947E"/>
    <w:rsid w:val="2C3E610E"/>
    <w:rsid w:val="2C6C534D"/>
    <w:rsid w:val="2C88B7D4"/>
    <w:rsid w:val="2CA2311B"/>
    <w:rsid w:val="2CE7C94E"/>
    <w:rsid w:val="2D2C6CCC"/>
    <w:rsid w:val="2D8B88AB"/>
    <w:rsid w:val="2D91D3D5"/>
    <w:rsid w:val="2DB21DE1"/>
    <w:rsid w:val="2DB9447F"/>
    <w:rsid w:val="2DC90789"/>
    <w:rsid w:val="2E12D02A"/>
    <w:rsid w:val="2EDE9264"/>
    <w:rsid w:val="2F03D5F0"/>
    <w:rsid w:val="2F44BA57"/>
    <w:rsid w:val="2F58849C"/>
    <w:rsid w:val="2F832DD4"/>
    <w:rsid w:val="2FAED9EA"/>
    <w:rsid w:val="2FE63249"/>
    <w:rsid w:val="2FF0BFF4"/>
    <w:rsid w:val="2FFA51C0"/>
    <w:rsid w:val="303819D6"/>
    <w:rsid w:val="31B0736A"/>
    <w:rsid w:val="32979278"/>
    <w:rsid w:val="32C2F91F"/>
    <w:rsid w:val="32D7B69B"/>
    <w:rsid w:val="33254F64"/>
    <w:rsid w:val="336AE125"/>
    <w:rsid w:val="33936782"/>
    <w:rsid w:val="33BDB4C3"/>
    <w:rsid w:val="33F6F8CB"/>
    <w:rsid w:val="33FCFE87"/>
    <w:rsid w:val="342CA959"/>
    <w:rsid w:val="349270C3"/>
    <w:rsid w:val="34B68D87"/>
    <w:rsid w:val="34D9B12B"/>
    <w:rsid w:val="3523C6A9"/>
    <w:rsid w:val="356F8B0B"/>
    <w:rsid w:val="35DE965F"/>
    <w:rsid w:val="36B152A4"/>
    <w:rsid w:val="36F04CC2"/>
    <w:rsid w:val="374BF8FA"/>
    <w:rsid w:val="3790532E"/>
    <w:rsid w:val="38C9BA65"/>
    <w:rsid w:val="39739D1D"/>
    <w:rsid w:val="3A191BCB"/>
    <w:rsid w:val="3AEC3DF6"/>
    <w:rsid w:val="3B599B70"/>
    <w:rsid w:val="3B5B6A2E"/>
    <w:rsid w:val="3B8F8C3F"/>
    <w:rsid w:val="3BB6D8F1"/>
    <w:rsid w:val="3C2DA6D2"/>
    <w:rsid w:val="3CB424DA"/>
    <w:rsid w:val="3CDFE533"/>
    <w:rsid w:val="3D1FD1B0"/>
    <w:rsid w:val="3D4A7FA8"/>
    <w:rsid w:val="3DCCB2BD"/>
    <w:rsid w:val="3DDC3228"/>
    <w:rsid w:val="3E0E431B"/>
    <w:rsid w:val="3E22F619"/>
    <w:rsid w:val="3E3CBF9B"/>
    <w:rsid w:val="3F703AD6"/>
    <w:rsid w:val="3F73A1A6"/>
    <w:rsid w:val="3F87F11F"/>
    <w:rsid w:val="3F95FF10"/>
    <w:rsid w:val="3F9D700E"/>
    <w:rsid w:val="409A050A"/>
    <w:rsid w:val="40BBFE9D"/>
    <w:rsid w:val="40DA0186"/>
    <w:rsid w:val="4199E1D9"/>
    <w:rsid w:val="424D64B9"/>
    <w:rsid w:val="42620000"/>
    <w:rsid w:val="4271355D"/>
    <w:rsid w:val="427F3C3A"/>
    <w:rsid w:val="428F44D5"/>
    <w:rsid w:val="42BA4A04"/>
    <w:rsid w:val="435BE20F"/>
    <w:rsid w:val="453356AD"/>
    <w:rsid w:val="4578B8FE"/>
    <w:rsid w:val="458B2608"/>
    <w:rsid w:val="46088ED3"/>
    <w:rsid w:val="467EC07C"/>
    <w:rsid w:val="47F30759"/>
    <w:rsid w:val="48AEAE91"/>
    <w:rsid w:val="48F88E3D"/>
    <w:rsid w:val="493F922F"/>
    <w:rsid w:val="4A9DFE0C"/>
    <w:rsid w:val="4B0A18CB"/>
    <w:rsid w:val="4B2ECE95"/>
    <w:rsid w:val="4BAB64F9"/>
    <w:rsid w:val="4BE98E52"/>
    <w:rsid w:val="4C714A24"/>
    <w:rsid w:val="4D6E4641"/>
    <w:rsid w:val="4D74B33B"/>
    <w:rsid w:val="4D8D4769"/>
    <w:rsid w:val="4DAAB799"/>
    <w:rsid w:val="4DD25D03"/>
    <w:rsid w:val="4DEFA079"/>
    <w:rsid w:val="4DF69BF5"/>
    <w:rsid w:val="4ED59192"/>
    <w:rsid w:val="4F8992A0"/>
    <w:rsid w:val="4F93EF9A"/>
    <w:rsid w:val="500899E5"/>
    <w:rsid w:val="50B1C8D4"/>
    <w:rsid w:val="50B8A791"/>
    <w:rsid w:val="51BD7AFB"/>
    <w:rsid w:val="51E65869"/>
    <w:rsid w:val="51F7BFEA"/>
    <w:rsid w:val="52712B73"/>
    <w:rsid w:val="5279F65A"/>
    <w:rsid w:val="53073580"/>
    <w:rsid w:val="5336D28A"/>
    <w:rsid w:val="53E6FE18"/>
    <w:rsid w:val="54DAD0FE"/>
    <w:rsid w:val="55AA27A5"/>
    <w:rsid w:val="55C26ACA"/>
    <w:rsid w:val="55D33F56"/>
    <w:rsid w:val="55F45872"/>
    <w:rsid w:val="5617B359"/>
    <w:rsid w:val="562571D4"/>
    <w:rsid w:val="5655328B"/>
    <w:rsid w:val="56E8A0A0"/>
    <w:rsid w:val="5718B94A"/>
    <w:rsid w:val="577D1B8B"/>
    <w:rsid w:val="57B4AD8C"/>
    <w:rsid w:val="57DBD5BF"/>
    <w:rsid w:val="589457C1"/>
    <w:rsid w:val="594C9F40"/>
    <w:rsid w:val="59691C06"/>
    <w:rsid w:val="5A832C01"/>
    <w:rsid w:val="5A8590D0"/>
    <w:rsid w:val="5AC94DC4"/>
    <w:rsid w:val="5AC96AB5"/>
    <w:rsid w:val="5B49F1C5"/>
    <w:rsid w:val="5BD62CF4"/>
    <w:rsid w:val="5C2BE2CD"/>
    <w:rsid w:val="5C2FBC2D"/>
    <w:rsid w:val="5CADD4C6"/>
    <w:rsid w:val="5D038F18"/>
    <w:rsid w:val="5D4E4497"/>
    <w:rsid w:val="5D9C2F23"/>
    <w:rsid w:val="5DAD5A3D"/>
    <w:rsid w:val="5DF45288"/>
    <w:rsid w:val="5E235693"/>
    <w:rsid w:val="5E51C920"/>
    <w:rsid w:val="5F6A8B0D"/>
    <w:rsid w:val="609F723B"/>
    <w:rsid w:val="611BF7DB"/>
    <w:rsid w:val="625610DF"/>
    <w:rsid w:val="62C41CF6"/>
    <w:rsid w:val="62E35258"/>
    <w:rsid w:val="63196B0C"/>
    <w:rsid w:val="636E70AB"/>
    <w:rsid w:val="6385D03D"/>
    <w:rsid w:val="639ABA86"/>
    <w:rsid w:val="64056CE4"/>
    <w:rsid w:val="646D6957"/>
    <w:rsid w:val="64B8CA43"/>
    <w:rsid w:val="64DCE95B"/>
    <w:rsid w:val="661341B2"/>
    <w:rsid w:val="666CD050"/>
    <w:rsid w:val="667CD75A"/>
    <w:rsid w:val="673EDBD2"/>
    <w:rsid w:val="675A6EFD"/>
    <w:rsid w:val="67B5CF42"/>
    <w:rsid w:val="67BD6EB4"/>
    <w:rsid w:val="67D877A7"/>
    <w:rsid w:val="67E46005"/>
    <w:rsid w:val="68121DF1"/>
    <w:rsid w:val="687FD9F0"/>
    <w:rsid w:val="6884A9A7"/>
    <w:rsid w:val="68F8F2E9"/>
    <w:rsid w:val="6989F22F"/>
    <w:rsid w:val="6996F419"/>
    <w:rsid w:val="69A461E6"/>
    <w:rsid w:val="6A471314"/>
    <w:rsid w:val="6A487DC7"/>
    <w:rsid w:val="6A4E0DC6"/>
    <w:rsid w:val="6A9A2C3C"/>
    <w:rsid w:val="6BC52F20"/>
    <w:rsid w:val="6CA5DEFE"/>
    <w:rsid w:val="6D1C0911"/>
    <w:rsid w:val="6D2F6B8E"/>
    <w:rsid w:val="6D34408C"/>
    <w:rsid w:val="6D710A4D"/>
    <w:rsid w:val="6DA48190"/>
    <w:rsid w:val="6DB525A9"/>
    <w:rsid w:val="6DCA678B"/>
    <w:rsid w:val="6DCC24F4"/>
    <w:rsid w:val="6E5241BD"/>
    <w:rsid w:val="6E5E8C14"/>
    <w:rsid w:val="6E677744"/>
    <w:rsid w:val="6EE8A8F8"/>
    <w:rsid w:val="6EE8CF50"/>
    <w:rsid w:val="6F212602"/>
    <w:rsid w:val="6F3E8E05"/>
    <w:rsid w:val="7020077F"/>
    <w:rsid w:val="704DBB41"/>
    <w:rsid w:val="7058DD14"/>
    <w:rsid w:val="70AF7DDD"/>
    <w:rsid w:val="7109BA47"/>
    <w:rsid w:val="7137A7D2"/>
    <w:rsid w:val="715A60BF"/>
    <w:rsid w:val="722D8FCF"/>
    <w:rsid w:val="72E24A9F"/>
    <w:rsid w:val="733C5855"/>
    <w:rsid w:val="73926406"/>
    <w:rsid w:val="73ACA7E3"/>
    <w:rsid w:val="74B40513"/>
    <w:rsid w:val="74C16485"/>
    <w:rsid w:val="7554A63E"/>
    <w:rsid w:val="7557D7D0"/>
    <w:rsid w:val="75A34FF3"/>
    <w:rsid w:val="75BB37AC"/>
    <w:rsid w:val="75EE3FE1"/>
    <w:rsid w:val="771B09EB"/>
    <w:rsid w:val="7777C3D5"/>
    <w:rsid w:val="78433196"/>
    <w:rsid w:val="78E31551"/>
    <w:rsid w:val="79422CCC"/>
    <w:rsid w:val="7948B1B2"/>
    <w:rsid w:val="79CB0DEB"/>
    <w:rsid w:val="7A035097"/>
    <w:rsid w:val="7A8D71A5"/>
    <w:rsid w:val="7B1D2FF3"/>
    <w:rsid w:val="7B4C5841"/>
    <w:rsid w:val="7B6FEEFE"/>
    <w:rsid w:val="7CA1C536"/>
    <w:rsid w:val="7CBAA183"/>
    <w:rsid w:val="7CD2EA50"/>
    <w:rsid w:val="7D9B4FFF"/>
    <w:rsid w:val="7DA6B112"/>
    <w:rsid w:val="7DC3761C"/>
    <w:rsid w:val="7E14EE1E"/>
    <w:rsid w:val="7E79B372"/>
    <w:rsid w:val="7E90E339"/>
    <w:rsid w:val="7EA56A9D"/>
    <w:rsid w:val="7EC97A13"/>
    <w:rsid w:val="7EE5B175"/>
    <w:rsid w:val="7F252B12"/>
    <w:rsid w:val="7F9894E1"/>
    <w:rsid w:val="7FEDD3CE"/>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B63B757"/>
  <w15:chartTrackingRefBased/>
  <w15:docId w15:val="{38E7C5AD-9788-4FC1-9771-D7318F3229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F2E32"/>
    <w:rPr>
      <w:sz w:val="24"/>
    </w:rPr>
  </w:style>
  <w:style w:type="paragraph" w:styleId="Heading1">
    <w:name w:val="heading 1"/>
    <w:basedOn w:val="Normal"/>
    <w:next w:val="Normal"/>
    <w:link w:val="Heading1Char"/>
    <w:uiPriority w:val="9"/>
    <w:qFormat/>
    <w:rsid w:val="001A0AA2"/>
    <w:pPr>
      <w:keepNext/>
      <w:keepLines/>
      <w:numPr>
        <w:numId w:val="5"/>
      </w:numPr>
      <w:spacing w:before="240" w:after="0"/>
      <w:outlineLvl w:val="0"/>
    </w:pPr>
    <w:rPr>
      <w:rFonts w:asciiTheme="majorHAnsi" w:eastAsiaTheme="majorEastAsia" w:hAnsiTheme="majorHAnsi" w:cstheme="majorBidi"/>
      <w:b/>
      <w:color w:val="2F5496" w:themeColor="accent1" w:themeShade="BF"/>
      <w:sz w:val="32"/>
      <w:szCs w:val="32"/>
    </w:rPr>
  </w:style>
  <w:style w:type="paragraph" w:styleId="Heading2">
    <w:name w:val="heading 2"/>
    <w:basedOn w:val="Normal"/>
    <w:next w:val="Normal"/>
    <w:link w:val="Heading2Char"/>
    <w:uiPriority w:val="9"/>
    <w:unhideWhenUsed/>
    <w:qFormat/>
    <w:rsid w:val="001A0AA2"/>
    <w:pPr>
      <w:keepNext/>
      <w:keepLines/>
      <w:numPr>
        <w:numId w:val="4"/>
      </w:numPr>
      <w:spacing w:before="40" w:after="0"/>
      <w:outlineLvl w:val="1"/>
    </w:pPr>
    <w:rPr>
      <w:rFonts w:asciiTheme="majorHAnsi" w:eastAsiaTheme="majorEastAsia" w:hAnsiTheme="majorHAnsi" w:cstheme="majorBidi"/>
      <w:b/>
      <w:color w:val="2F5496" w:themeColor="accent1" w:themeShade="BF"/>
      <w:sz w:val="28"/>
      <w:szCs w:val="26"/>
    </w:rPr>
  </w:style>
  <w:style w:type="paragraph" w:styleId="Heading3">
    <w:name w:val="heading 3"/>
    <w:basedOn w:val="Normal"/>
    <w:next w:val="Normal"/>
    <w:link w:val="Heading3Char"/>
    <w:uiPriority w:val="9"/>
    <w:unhideWhenUsed/>
    <w:qFormat/>
    <w:rsid w:val="001A0AA2"/>
    <w:pPr>
      <w:keepNext/>
      <w:keepLines/>
      <w:numPr>
        <w:numId w:val="6"/>
      </w:numPr>
      <w:spacing w:before="40" w:after="0"/>
      <w:outlineLvl w:val="2"/>
    </w:pPr>
    <w:rPr>
      <w:rFonts w:asciiTheme="majorHAnsi" w:eastAsiaTheme="majorEastAsia" w:hAnsiTheme="majorHAnsi" w:cstheme="majorBidi"/>
      <w:b/>
      <w:color w:val="1F3763" w:themeColor="accent1" w:themeShade="7F"/>
      <w:szCs w:val="24"/>
    </w:rPr>
  </w:style>
  <w:style w:type="paragraph" w:styleId="Heading4">
    <w:name w:val="heading 4"/>
    <w:basedOn w:val="Normal"/>
    <w:next w:val="Normal"/>
    <w:link w:val="Heading4Char"/>
    <w:uiPriority w:val="9"/>
    <w:unhideWhenUsed/>
    <w:qFormat/>
    <w:rsid w:val="001A0AA2"/>
    <w:pPr>
      <w:keepNext/>
      <w:keepLines/>
      <w:spacing w:before="40" w:after="0"/>
      <w:outlineLvl w:val="3"/>
    </w:pPr>
    <w:rPr>
      <w:rFonts w:asciiTheme="majorHAnsi" w:eastAsiaTheme="majorEastAsia" w:hAnsiTheme="majorHAnsi" w:cstheme="majorBidi"/>
      <w:b/>
      <w:iCs/>
      <w:color w:val="2F5496" w:themeColor="accent1" w:themeShade="BF"/>
    </w:rPr>
  </w:style>
  <w:style w:type="paragraph" w:styleId="Heading5">
    <w:name w:val="heading 5"/>
    <w:basedOn w:val="Normal"/>
    <w:next w:val="Normal"/>
    <w:link w:val="Heading5Char"/>
    <w:uiPriority w:val="9"/>
    <w:unhideWhenUsed/>
    <w:qFormat/>
    <w:rsid w:val="002275CD"/>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unhideWhenUsed/>
    <w:qFormat/>
    <w:rsid w:val="00DC759E"/>
    <w:pPr>
      <w:keepNext/>
      <w:keepLines/>
      <w:spacing w:before="40" w:after="0"/>
      <w:outlineLvl w:val="5"/>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A0AA2"/>
    <w:rPr>
      <w:rFonts w:asciiTheme="majorHAnsi" w:eastAsiaTheme="majorEastAsia" w:hAnsiTheme="majorHAnsi" w:cstheme="majorBidi"/>
      <w:b/>
      <w:color w:val="2F5496" w:themeColor="accent1" w:themeShade="BF"/>
      <w:sz w:val="32"/>
      <w:szCs w:val="32"/>
    </w:rPr>
  </w:style>
  <w:style w:type="character" w:customStyle="1" w:styleId="Heading2Char">
    <w:name w:val="Heading 2 Char"/>
    <w:basedOn w:val="DefaultParagraphFont"/>
    <w:link w:val="Heading2"/>
    <w:uiPriority w:val="9"/>
    <w:rsid w:val="001A0AA2"/>
    <w:rPr>
      <w:rFonts w:asciiTheme="majorHAnsi" w:eastAsiaTheme="majorEastAsia" w:hAnsiTheme="majorHAnsi" w:cstheme="majorBidi"/>
      <w:b/>
      <w:color w:val="2F5496" w:themeColor="accent1" w:themeShade="BF"/>
      <w:sz w:val="28"/>
      <w:szCs w:val="26"/>
    </w:rPr>
  </w:style>
  <w:style w:type="character" w:customStyle="1" w:styleId="Heading3Char">
    <w:name w:val="Heading 3 Char"/>
    <w:basedOn w:val="DefaultParagraphFont"/>
    <w:link w:val="Heading3"/>
    <w:uiPriority w:val="9"/>
    <w:rsid w:val="001A0AA2"/>
    <w:rPr>
      <w:rFonts w:asciiTheme="majorHAnsi" w:eastAsiaTheme="majorEastAsia" w:hAnsiTheme="majorHAnsi" w:cstheme="majorBidi"/>
      <w:b/>
      <w:color w:val="1F3763" w:themeColor="accent1" w:themeShade="7F"/>
      <w:sz w:val="24"/>
      <w:szCs w:val="24"/>
    </w:rPr>
  </w:style>
  <w:style w:type="character" w:customStyle="1" w:styleId="Heading4Char">
    <w:name w:val="Heading 4 Char"/>
    <w:basedOn w:val="DefaultParagraphFont"/>
    <w:link w:val="Heading4"/>
    <w:uiPriority w:val="9"/>
    <w:rsid w:val="001A0AA2"/>
    <w:rPr>
      <w:rFonts w:asciiTheme="majorHAnsi" w:eastAsiaTheme="majorEastAsia" w:hAnsiTheme="majorHAnsi" w:cstheme="majorBidi"/>
      <w:b/>
      <w:iCs/>
      <w:color w:val="2F5496" w:themeColor="accent1" w:themeShade="BF"/>
      <w:lang w:val="en-US"/>
    </w:rPr>
  </w:style>
  <w:style w:type="paragraph" w:styleId="Header">
    <w:name w:val="header"/>
    <w:basedOn w:val="Normal"/>
    <w:link w:val="HeaderChar"/>
    <w:uiPriority w:val="99"/>
    <w:unhideWhenUsed/>
    <w:rsid w:val="001A0AA2"/>
    <w:pPr>
      <w:tabs>
        <w:tab w:val="center" w:pos="4680"/>
        <w:tab w:val="right" w:pos="9360"/>
      </w:tabs>
      <w:spacing w:after="0" w:line="240" w:lineRule="auto"/>
    </w:pPr>
  </w:style>
  <w:style w:type="character" w:customStyle="1" w:styleId="HeaderChar">
    <w:name w:val="Header Char"/>
    <w:basedOn w:val="DefaultParagraphFont"/>
    <w:link w:val="Header"/>
    <w:uiPriority w:val="99"/>
    <w:rsid w:val="001A0AA2"/>
    <w:rPr>
      <w:lang w:val="en-US"/>
    </w:rPr>
  </w:style>
  <w:style w:type="paragraph" w:styleId="Footer">
    <w:name w:val="footer"/>
    <w:basedOn w:val="Normal"/>
    <w:link w:val="FooterChar"/>
    <w:uiPriority w:val="99"/>
    <w:unhideWhenUsed/>
    <w:rsid w:val="001A0AA2"/>
    <w:pPr>
      <w:tabs>
        <w:tab w:val="center" w:pos="4680"/>
        <w:tab w:val="right" w:pos="9360"/>
      </w:tabs>
      <w:spacing w:after="0" w:line="240" w:lineRule="auto"/>
    </w:pPr>
  </w:style>
  <w:style w:type="character" w:customStyle="1" w:styleId="FooterChar">
    <w:name w:val="Footer Char"/>
    <w:basedOn w:val="DefaultParagraphFont"/>
    <w:link w:val="Footer"/>
    <w:uiPriority w:val="99"/>
    <w:rsid w:val="001A0AA2"/>
    <w:rPr>
      <w:lang w:val="en-US"/>
    </w:rPr>
  </w:style>
  <w:style w:type="paragraph" w:styleId="ListParagraph">
    <w:name w:val="List Paragraph"/>
    <w:aliases w:val="lp1,List Paragraph1,List Paragraph11,Primus H 3,Use Case List Paragraph,YC Bulet,3 - Policy Statment,Resume Title,Citation List,heading 4,Ha,Heading 41,Bullet Point List - Level 1,Bulleted_list_CMA,bullet 1,List Paragraph 1,Bullet List"/>
    <w:basedOn w:val="Normal"/>
    <w:link w:val="ListParagraphChar"/>
    <w:uiPriority w:val="34"/>
    <w:qFormat/>
    <w:rsid w:val="001A0AA2"/>
    <w:pPr>
      <w:ind w:left="720"/>
      <w:contextualSpacing/>
    </w:pPr>
  </w:style>
  <w:style w:type="paragraph" w:styleId="TOCHeading">
    <w:name w:val="TOC Heading"/>
    <w:basedOn w:val="Heading1"/>
    <w:next w:val="Normal"/>
    <w:uiPriority w:val="39"/>
    <w:unhideWhenUsed/>
    <w:qFormat/>
    <w:rsid w:val="001A0AA2"/>
    <w:pPr>
      <w:outlineLvl w:val="9"/>
    </w:pPr>
  </w:style>
  <w:style w:type="paragraph" w:styleId="TOC2">
    <w:name w:val="toc 2"/>
    <w:basedOn w:val="Normal"/>
    <w:next w:val="Normal"/>
    <w:autoRedefine/>
    <w:uiPriority w:val="39"/>
    <w:unhideWhenUsed/>
    <w:rsid w:val="001A0AA2"/>
    <w:pPr>
      <w:spacing w:after="100"/>
      <w:ind w:left="220"/>
    </w:pPr>
    <w:rPr>
      <w:rFonts w:eastAsiaTheme="minorEastAsia" w:cs="Times New Roman"/>
    </w:rPr>
  </w:style>
  <w:style w:type="paragraph" w:styleId="TOC1">
    <w:name w:val="toc 1"/>
    <w:basedOn w:val="Normal"/>
    <w:next w:val="Normal"/>
    <w:autoRedefine/>
    <w:uiPriority w:val="39"/>
    <w:unhideWhenUsed/>
    <w:rsid w:val="001A0AA2"/>
    <w:pPr>
      <w:tabs>
        <w:tab w:val="left" w:pos="720"/>
        <w:tab w:val="right" w:leader="dot" w:pos="9350"/>
      </w:tabs>
      <w:spacing w:after="100"/>
    </w:pPr>
    <w:rPr>
      <w:rFonts w:eastAsiaTheme="minorEastAsia" w:cstheme="minorHAnsi"/>
      <w:noProof/>
    </w:rPr>
  </w:style>
  <w:style w:type="paragraph" w:styleId="TOC3">
    <w:name w:val="toc 3"/>
    <w:basedOn w:val="Normal"/>
    <w:next w:val="Normal"/>
    <w:autoRedefine/>
    <w:uiPriority w:val="39"/>
    <w:unhideWhenUsed/>
    <w:rsid w:val="001A0AA2"/>
    <w:pPr>
      <w:spacing w:after="100"/>
      <w:ind w:left="440"/>
    </w:pPr>
    <w:rPr>
      <w:rFonts w:eastAsiaTheme="minorEastAsia" w:cs="Times New Roman"/>
    </w:rPr>
  </w:style>
  <w:style w:type="character" w:styleId="Hyperlink">
    <w:name w:val="Hyperlink"/>
    <w:basedOn w:val="DefaultParagraphFont"/>
    <w:uiPriority w:val="99"/>
    <w:unhideWhenUsed/>
    <w:rsid w:val="001A0AA2"/>
    <w:rPr>
      <w:color w:val="0563C1" w:themeColor="hyperlink"/>
      <w:u w:val="single"/>
    </w:rPr>
  </w:style>
  <w:style w:type="paragraph" w:styleId="Revision">
    <w:name w:val="Revision"/>
    <w:hidden/>
    <w:uiPriority w:val="99"/>
    <w:semiHidden/>
    <w:rsid w:val="001A0AA2"/>
    <w:pPr>
      <w:spacing w:after="0" w:line="240" w:lineRule="auto"/>
    </w:pPr>
  </w:style>
  <w:style w:type="paragraph" w:customStyle="1" w:styleId="TOC">
    <w:name w:val="TOC"/>
    <w:rsid w:val="001A0AA2"/>
    <w:pPr>
      <w:spacing w:after="0" w:line="240" w:lineRule="auto"/>
    </w:pPr>
    <w:rPr>
      <w:rFonts w:ascii="Arial Bold" w:eastAsia="Times New Roman" w:hAnsi="Arial Bold" w:cs="Arial Bold"/>
      <w:b/>
      <w:bCs/>
      <w:color w:val="005294"/>
      <w:kern w:val="32"/>
      <w:sz w:val="32"/>
      <w:szCs w:val="32"/>
      <w:lang w:val="en-GB" w:eastAsia="en-GB"/>
    </w:rPr>
  </w:style>
  <w:style w:type="paragraph" w:styleId="BodyText">
    <w:name w:val="Body Text"/>
    <w:basedOn w:val="Normal"/>
    <w:link w:val="BodyTextChar"/>
    <w:rsid w:val="001A0AA2"/>
    <w:pPr>
      <w:spacing w:after="120" w:line="240" w:lineRule="auto"/>
      <w:jc w:val="both"/>
    </w:pPr>
    <w:rPr>
      <w:rFonts w:ascii="Arial" w:eastAsia="Arial Unicode MS" w:hAnsi="Arial" w:cs="Times New Roman"/>
      <w:color w:val="000080"/>
      <w:sz w:val="20"/>
      <w:szCs w:val="24"/>
      <w:lang w:val="en-GB" w:eastAsia="ko-KR"/>
    </w:rPr>
  </w:style>
  <w:style w:type="character" w:customStyle="1" w:styleId="BodyTextChar">
    <w:name w:val="Body Text Char"/>
    <w:basedOn w:val="DefaultParagraphFont"/>
    <w:link w:val="BodyText"/>
    <w:rsid w:val="001A0AA2"/>
    <w:rPr>
      <w:rFonts w:ascii="Arial" w:eastAsia="Arial Unicode MS" w:hAnsi="Arial" w:cs="Times New Roman"/>
      <w:color w:val="000080"/>
      <w:sz w:val="20"/>
      <w:szCs w:val="24"/>
      <w:lang w:val="en-GB" w:eastAsia="ko-KR"/>
    </w:rPr>
  </w:style>
  <w:style w:type="character" w:styleId="Strong">
    <w:name w:val="Strong"/>
    <w:qFormat/>
    <w:rsid w:val="001A0AA2"/>
    <w:rPr>
      <w:b/>
      <w:bCs/>
    </w:rPr>
  </w:style>
  <w:style w:type="character" w:customStyle="1" w:styleId="ListParagraphChar">
    <w:name w:val="List Paragraph Char"/>
    <w:aliases w:val="lp1 Char,List Paragraph1 Char,List Paragraph11 Char,Primus H 3 Char,Use Case List Paragraph Char,YC Bulet Char,3 - Policy Statment Char,Resume Title Char,Citation List Char,heading 4 Char,Ha Char,Heading 41 Char,bullet 1 Char"/>
    <w:link w:val="ListParagraph"/>
    <w:uiPriority w:val="34"/>
    <w:qFormat/>
    <w:rsid w:val="001A0AA2"/>
    <w:rPr>
      <w:lang w:val="en-US"/>
    </w:rPr>
  </w:style>
  <w:style w:type="character" w:styleId="UnresolvedMention">
    <w:name w:val="Unresolved Mention"/>
    <w:basedOn w:val="DefaultParagraphFont"/>
    <w:uiPriority w:val="99"/>
    <w:semiHidden/>
    <w:unhideWhenUsed/>
    <w:rsid w:val="001A0AA2"/>
    <w:rPr>
      <w:color w:val="605E5C"/>
      <w:shd w:val="clear" w:color="auto" w:fill="E1DFDD"/>
    </w:rPr>
  </w:style>
  <w:style w:type="table" w:styleId="TableGrid">
    <w:name w:val="Table Grid"/>
    <w:basedOn w:val="TableNormal"/>
    <w:uiPriority w:val="39"/>
    <w:rsid w:val="001A0AA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1A0AA2"/>
    <w:pPr>
      <w:spacing w:before="100" w:beforeAutospacing="1" w:after="100" w:afterAutospacing="1" w:line="240" w:lineRule="auto"/>
    </w:pPr>
    <w:rPr>
      <w:rFonts w:ascii="Times New Roman" w:eastAsia="Times New Roman" w:hAnsi="Times New Roman" w:cs="Times New Roman"/>
      <w:szCs w:val="24"/>
    </w:rPr>
  </w:style>
  <w:style w:type="character" w:styleId="CommentReference">
    <w:name w:val="annotation reference"/>
    <w:basedOn w:val="DefaultParagraphFont"/>
    <w:uiPriority w:val="99"/>
    <w:semiHidden/>
    <w:unhideWhenUsed/>
    <w:rsid w:val="001A0AA2"/>
    <w:rPr>
      <w:sz w:val="16"/>
      <w:szCs w:val="16"/>
    </w:rPr>
  </w:style>
  <w:style w:type="paragraph" w:styleId="CommentText">
    <w:name w:val="annotation text"/>
    <w:basedOn w:val="Normal"/>
    <w:link w:val="CommentTextChar"/>
    <w:uiPriority w:val="99"/>
    <w:unhideWhenUsed/>
    <w:rsid w:val="001A0AA2"/>
    <w:pPr>
      <w:spacing w:line="240" w:lineRule="auto"/>
    </w:pPr>
    <w:rPr>
      <w:sz w:val="20"/>
      <w:szCs w:val="20"/>
    </w:rPr>
  </w:style>
  <w:style w:type="character" w:customStyle="1" w:styleId="CommentTextChar">
    <w:name w:val="Comment Text Char"/>
    <w:basedOn w:val="DefaultParagraphFont"/>
    <w:link w:val="CommentText"/>
    <w:uiPriority w:val="99"/>
    <w:rsid w:val="001A0AA2"/>
    <w:rPr>
      <w:sz w:val="20"/>
      <w:szCs w:val="20"/>
      <w:lang w:val="en-US"/>
    </w:rPr>
  </w:style>
  <w:style w:type="paragraph" w:styleId="CommentSubject">
    <w:name w:val="annotation subject"/>
    <w:basedOn w:val="CommentText"/>
    <w:next w:val="CommentText"/>
    <w:link w:val="CommentSubjectChar"/>
    <w:uiPriority w:val="99"/>
    <w:semiHidden/>
    <w:unhideWhenUsed/>
    <w:rsid w:val="001A0AA2"/>
    <w:rPr>
      <w:b/>
      <w:bCs/>
    </w:rPr>
  </w:style>
  <w:style w:type="character" w:customStyle="1" w:styleId="CommentSubjectChar">
    <w:name w:val="Comment Subject Char"/>
    <w:basedOn w:val="CommentTextChar"/>
    <w:link w:val="CommentSubject"/>
    <w:uiPriority w:val="99"/>
    <w:semiHidden/>
    <w:rsid w:val="001A0AA2"/>
    <w:rPr>
      <w:b/>
      <w:bCs/>
      <w:sz w:val="20"/>
      <w:szCs w:val="20"/>
      <w:lang w:val="en-US"/>
    </w:rPr>
  </w:style>
  <w:style w:type="character" w:styleId="FollowedHyperlink">
    <w:name w:val="FollowedHyperlink"/>
    <w:basedOn w:val="DefaultParagraphFont"/>
    <w:uiPriority w:val="99"/>
    <w:semiHidden/>
    <w:unhideWhenUsed/>
    <w:rsid w:val="001A0AA2"/>
    <w:rPr>
      <w:color w:val="954F72" w:themeColor="followedHyperlink"/>
      <w:u w:val="single"/>
    </w:rPr>
  </w:style>
  <w:style w:type="paragraph" w:styleId="IntenseQuote">
    <w:name w:val="Intense Quote"/>
    <w:basedOn w:val="Normal"/>
    <w:next w:val="Normal"/>
    <w:link w:val="IntenseQuoteChar"/>
    <w:uiPriority w:val="30"/>
    <w:qFormat/>
    <w:rsid w:val="001A0AA2"/>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1A0AA2"/>
    <w:rPr>
      <w:i/>
      <w:iCs/>
      <w:color w:val="4472C4" w:themeColor="accent1"/>
      <w:lang w:val="en-US"/>
    </w:rPr>
  </w:style>
  <w:style w:type="paragraph" w:styleId="Title">
    <w:name w:val="Title"/>
    <w:basedOn w:val="Normal"/>
    <w:next w:val="Normal"/>
    <w:link w:val="TitleChar"/>
    <w:uiPriority w:val="10"/>
    <w:qFormat/>
    <w:rsid w:val="001A0AA2"/>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A0AA2"/>
    <w:rPr>
      <w:rFonts w:asciiTheme="majorHAnsi" w:eastAsiaTheme="majorEastAsia" w:hAnsiTheme="majorHAnsi" w:cstheme="majorBidi"/>
      <w:spacing w:val="-10"/>
      <w:kern w:val="28"/>
      <w:sz w:val="56"/>
      <w:szCs w:val="56"/>
    </w:rPr>
  </w:style>
  <w:style w:type="table" w:styleId="GridTable4-Accent1">
    <w:name w:val="Grid Table 4 Accent 1"/>
    <w:basedOn w:val="TableNormal"/>
    <w:uiPriority w:val="49"/>
    <w:rsid w:val="00E54BC2"/>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character" w:customStyle="1" w:styleId="Heading5Char">
    <w:name w:val="Heading 5 Char"/>
    <w:basedOn w:val="DefaultParagraphFont"/>
    <w:link w:val="Heading5"/>
    <w:uiPriority w:val="9"/>
    <w:rsid w:val="002275CD"/>
    <w:rPr>
      <w:rFonts w:asciiTheme="majorHAnsi" w:eastAsiaTheme="majorEastAsia" w:hAnsiTheme="majorHAnsi" w:cstheme="majorBidi"/>
      <w:color w:val="2F5496" w:themeColor="accent1" w:themeShade="BF"/>
      <w:sz w:val="24"/>
    </w:rPr>
  </w:style>
  <w:style w:type="paragraph" w:styleId="TOC4">
    <w:name w:val="toc 4"/>
    <w:basedOn w:val="Normal"/>
    <w:next w:val="Normal"/>
    <w:autoRedefine/>
    <w:uiPriority w:val="39"/>
    <w:unhideWhenUsed/>
    <w:rsid w:val="0034487B"/>
    <w:pPr>
      <w:spacing w:after="100"/>
      <w:ind w:left="660"/>
    </w:pPr>
    <w:rPr>
      <w:rFonts w:eastAsiaTheme="minorEastAsia"/>
      <w:kern w:val="2"/>
      <w:sz w:val="22"/>
      <w14:ligatures w14:val="standardContextual"/>
    </w:rPr>
  </w:style>
  <w:style w:type="paragraph" w:styleId="TOC5">
    <w:name w:val="toc 5"/>
    <w:basedOn w:val="Normal"/>
    <w:next w:val="Normal"/>
    <w:autoRedefine/>
    <w:uiPriority w:val="39"/>
    <w:unhideWhenUsed/>
    <w:rsid w:val="0034487B"/>
    <w:pPr>
      <w:spacing w:after="100"/>
      <w:ind w:left="880"/>
    </w:pPr>
    <w:rPr>
      <w:rFonts w:eastAsiaTheme="minorEastAsia"/>
      <w:kern w:val="2"/>
      <w:sz w:val="22"/>
      <w14:ligatures w14:val="standardContextual"/>
    </w:rPr>
  </w:style>
  <w:style w:type="paragraph" w:styleId="TOC6">
    <w:name w:val="toc 6"/>
    <w:basedOn w:val="Normal"/>
    <w:next w:val="Normal"/>
    <w:autoRedefine/>
    <w:uiPriority w:val="39"/>
    <w:unhideWhenUsed/>
    <w:rsid w:val="0034487B"/>
    <w:pPr>
      <w:spacing w:after="100"/>
      <w:ind w:left="1100"/>
    </w:pPr>
    <w:rPr>
      <w:rFonts w:eastAsiaTheme="minorEastAsia"/>
      <w:kern w:val="2"/>
      <w:sz w:val="22"/>
      <w14:ligatures w14:val="standardContextual"/>
    </w:rPr>
  </w:style>
  <w:style w:type="paragraph" w:styleId="TOC7">
    <w:name w:val="toc 7"/>
    <w:basedOn w:val="Normal"/>
    <w:next w:val="Normal"/>
    <w:autoRedefine/>
    <w:uiPriority w:val="39"/>
    <w:unhideWhenUsed/>
    <w:rsid w:val="0034487B"/>
    <w:pPr>
      <w:spacing w:after="100"/>
      <w:ind w:left="1320"/>
    </w:pPr>
    <w:rPr>
      <w:rFonts w:eastAsiaTheme="minorEastAsia"/>
      <w:kern w:val="2"/>
      <w:sz w:val="22"/>
      <w14:ligatures w14:val="standardContextual"/>
    </w:rPr>
  </w:style>
  <w:style w:type="paragraph" w:styleId="TOC8">
    <w:name w:val="toc 8"/>
    <w:basedOn w:val="Normal"/>
    <w:next w:val="Normal"/>
    <w:autoRedefine/>
    <w:uiPriority w:val="39"/>
    <w:unhideWhenUsed/>
    <w:rsid w:val="0034487B"/>
    <w:pPr>
      <w:spacing w:after="100"/>
      <w:ind w:left="1540"/>
    </w:pPr>
    <w:rPr>
      <w:rFonts w:eastAsiaTheme="minorEastAsia"/>
      <w:kern w:val="2"/>
      <w:sz w:val="22"/>
      <w14:ligatures w14:val="standardContextual"/>
    </w:rPr>
  </w:style>
  <w:style w:type="paragraph" w:styleId="TOC9">
    <w:name w:val="toc 9"/>
    <w:basedOn w:val="Normal"/>
    <w:next w:val="Normal"/>
    <w:autoRedefine/>
    <w:uiPriority w:val="39"/>
    <w:unhideWhenUsed/>
    <w:rsid w:val="0034487B"/>
    <w:pPr>
      <w:spacing w:after="100"/>
      <w:ind w:left="1760"/>
    </w:pPr>
    <w:rPr>
      <w:rFonts w:eastAsiaTheme="minorEastAsia"/>
      <w:kern w:val="2"/>
      <w:sz w:val="22"/>
      <w14:ligatures w14:val="standardContextual"/>
    </w:rPr>
  </w:style>
  <w:style w:type="character" w:customStyle="1" w:styleId="Heading6Char">
    <w:name w:val="Heading 6 Char"/>
    <w:basedOn w:val="DefaultParagraphFont"/>
    <w:link w:val="Heading6"/>
    <w:uiPriority w:val="9"/>
    <w:rsid w:val="00DC759E"/>
    <w:rPr>
      <w:rFonts w:asciiTheme="majorHAnsi" w:eastAsiaTheme="majorEastAsia" w:hAnsiTheme="majorHAnsi" w:cstheme="majorBidi"/>
      <w:color w:val="1F3763" w:themeColor="accent1" w:themeShade="7F"/>
      <w:sz w:val="24"/>
    </w:rPr>
  </w:style>
  <w:style w:type="paragraph" w:styleId="NoSpacing">
    <w:name w:val="No Spacing"/>
    <w:uiPriority w:val="1"/>
    <w:qFormat/>
    <w:rsid w:val="007C1899"/>
    <w:pPr>
      <w:spacing w:after="0" w:line="240" w:lineRule="auto"/>
    </w:pPr>
    <w:rPr>
      <w:sz w:val="24"/>
    </w:rPr>
  </w:style>
  <w:style w:type="paragraph" w:customStyle="1" w:styleId="xmsolistparagraph">
    <w:name w:val="x_msolistparagraph"/>
    <w:basedOn w:val="Normal"/>
    <w:rsid w:val="00EA1C77"/>
    <w:pPr>
      <w:spacing w:before="100" w:beforeAutospacing="1" w:after="100" w:afterAutospacing="1" w:line="240" w:lineRule="auto"/>
    </w:pPr>
    <w:rPr>
      <w:rFonts w:ascii="Times New Roman" w:eastAsia="Times New Roman" w:hAnsi="Times New Roman" w:cs="Times New Roman"/>
      <w:szCs w:val="24"/>
    </w:rPr>
  </w:style>
  <w:style w:type="paragraph" w:customStyle="1" w:styleId="xxxmsolistparagraph">
    <w:name w:val="x_xxmsolistparagraph"/>
    <w:basedOn w:val="Normal"/>
    <w:rsid w:val="00FE318D"/>
    <w:pPr>
      <w:spacing w:before="100" w:beforeAutospacing="1" w:after="100" w:afterAutospacing="1" w:line="240" w:lineRule="auto"/>
    </w:pPr>
    <w:rPr>
      <w:rFonts w:ascii="Times New Roman" w:eastAsia="Times New Roman" w:hAnsi="Times New Roman" w:cs="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78155557">
      <w:bodyDiv w:val="1"/>
      <w:marLeft w:val="0"/>
      <w:marRight w:val="0"/>
      <w:marTop w:val="0"/>
      <w:marBottom w:val="0"/>
      <w:divBdr>
        <w:top w:val="none" w:sz="0" w:space="0" w:color="auto"/>
        <w:left w:val="none" w:sz="0" w:space="0" w:color="auto"/>
        <w:bottom w:val="none" w:sz="0" w:space="0" w:color="auto"/>
        <w:right w:val="none" w:sz="0" w:space="0" w:color="auto"/>
      </w:divBdr>
    </w:div>
    <w:div w:id="270086005">
      <w:bodyDiv w:val="1"/>
      <w:marLeft w:val="0"/>
      <w:marRight w:val="0"/>
      <w:marTop w:val="0"/>
      <w:marBottom w:val="0"/>
      <w:divBdr>
        <w:top w:val="none" w:sz="0" w:space="0" w:color="auto"/>
        <w:left w:val="none" w:sz="0" w:space="0" w:color="auto"/>
        <w:bottom w:val="none" w:sz="0" w:space="0" w:color="auto"/>
        <w:right w:val="none" w:sz="0" w:space="0" w:color="auto"/>
      </w:divBdr>
    </w:div>
    <w:div w:id="483667120">
      <w:bodyDiv w:val="1"/>
      <w:marLeft w:val="0"/>
      <w:marRight w:val="0"/>
      <w:marTop w:val="0"/>
      <w:marBottom w:val="0"/>
      <w:divBdr>
        <w:top w:val="none" w:sz="0" w:space="0" w:color="auto"/>
        <w:left w:val="none" w:sz="0" w:space="0" w:color="auto"/>
        <w:bottom w:val="none" w:sz="0" w:space="0" w:color="auto"/>
        <w:right w:val="none" w:sz="0" w:space="0" w:color="auto"/>
      </w:divBdr>
    </w:div>
    <w:div w:id="524633614">
      <w:bodyDiv w:val="1"/>
      <w:marLeft w:val="0"/>
      <w:marRight w:val="0"/>
      <w:marTop w:val="0"/>
      <w:marBottom w:val="0"/>
      <w:divBdr>
        <w:top w:val="none" w:sz="0" w:space="0" w:color="auto"/>
        <w:left w:val="none" w:sz="0" w:space="0" w:color="auto"/>
        <w:bottom w:val="none" w:sz="0" w:space="0" w:color="auto"/>
        <w:right w:val="none" w:sz="0" w:space="0" w:color="auto"/>
      </w:divBdr>
    </w:div>
    <w:div w:id="690761634">
      <w:bodyDiv w:val="1"/>
      <w:marLeft w:val="0"/>
      <w:marRight w:val="0"/>
      <w:marTop w:val="0"/>
      <w:marBottom w:val="0"/>
      <w:divBdr>
        <w:top w:val="none" w:sz="0" w:space="0" w:color="auto"/>
        <w:left w:val="none" w:sz="0" w:space="0" w:color="auto"/>
        <w:bottom w:val="none" w:sz="0" w:space="0" w:color="auto"/>
        <w:right w:val="none" w:sz="0" w:space="0" w:color="auto"/>
      </w:divBdr>
    </w:div>
    <w:div w:id="784809335">
      <w:bodyDiv w:val="1"/>
      <w:marLeft w:val="0"/>
      <w:marRight w:val="0"/>
      <w:marTop w:val="0"/>
      <w:marBottom w:val="0"/>
      <w:divBdr>
        <w:top w:val="none" w:sz="0" w:space="0" w:color="auto"/>
        <w:left w:val="none" w:sz="0" w:space="0" w:color="auto"/>
        <w:bottom w:val="none" w:sz="0" w:space="0" w:color="auto"/>
        <w:right w:val="none" w:sz="0" w:space="0" w:color="auto"/>
      </w:divBdr>
    </w:div>
    <w:div w:id="845440165">
      <w:bodyDiv w:val="1"/>
      <w:marLeft w:val="0"/>
      <w:marRight w:val="0"/>
      <w:marTop w:val="0"/>
      <w:marBottom w:val="0"/>
      <w:divBdr>
        <w:top w:val="none" w:sz="0" w:space="0" w:color="auto"/>
        <w:left w:val="none" w:sz="0" w:space="0" w:color="auto"/>
        <w:bottom w:val="none" w:sz="0" w:space="0" w:color="auto"/>
        <w:right w:val="none" w:sz="0" w:space="0" w:color="auto"/>
      </w:divBdr>
    </w:div>
    <w:div w:id="893543608">
      <w:bodyDiv w:val="1"/>
      <w:marLeft w:val="0"/>
      <w:marRight w:val="0"/>
      <w:marTop w:val="0"/>
      <w:marBottom w:val="0"/>
      <w:divBdr>
        <w:top w:val="none" w:sz="0" w:space="0" w:color="auto"/>
        <w:left w:val="none" w:sz="0" w:space="0" w:color="auto"/>
        <w:bottom w:val="none" w:sz="0" w:space="0" w:color="auto"/>
        <w:right w:val="none" w:sz="0" w:space="0" w:color="auto"/>
      </w:divBdr>
    </w:div>
    <w:div w:id="931007056">
      <w:bodyDiv w:val="1"/>
      <w:marLeft w:val="0"/>
      <w:marRight w:val="0"/>
      <w:marTop w:val="0"/>
      <w:marBottom w:val="0"/>
      <w:divBdr>
        <w:top w:val="none" w:sz="0" w:space="0" w:color="auto"/>
        <w:left w:val="none" w:sz="0" w:space="0" w:color="auto"/>
        <w:bottom w:val="none" w:sz="0" w:space="0" w:color="auto"/>
        <w:right w:val="none" w:sz="0" w:space="0" w:color="auto"/>
      </w:divBdr>
    </w:div>
    <w:div w:id="1037897072">
      <w:bodyDiv w:val="1"/>
      <w:marLeft w:val="0"/>
      <w:marRight w:val="0"/>
      <w:marTop w:val="0"/>
      <w:marBottom w:val="0"/>
      <w:divBdr>
        <w:top w:val="none" w:sz="0" w:space="0" w:color="auto"/>
        <w:left w:val="none" w:sz="0" w:space="0" w:color="auto"/>
        <w:bottom w:val="none" w:sz="0" w:space="0" w:color="auto"/>
        <w:right w:val="none" w:sz="0" w:space="0" w:color="auto"/>
      </w:divBdr>
    </w:div>
    <w:div w:id="1054039697">
      <w:bodyDiv w:val="1"/>
      <w:marLeft w:val="0"/>
      <w:marRight w:val="0"/>
      <w:marTop w:val="0"/>
      <w:marBottom w:val="0"/>
      <w:divBdr>
        <w:top w:val="none" w:sz="0" w:space="0" w:color="auto"/>
        <w:left w:val="none" w:sz="0" w:space="0" w:color="auto"/>
        <w:bottom w:val="none" w:sz="0" w:space="0" w:color="auto"/>
        <w:right w:val="none" w:sz="0" w:space="0" w:color="auto"/>
      </w:divBdr>
    </w:div>
    <w:div w:id="1190097065">
      <w:bodyDiv w:val="1"/>
      <w:marLeft w:val="0"/>
      <w:marRight w:val="0"/>
      <w:marTop w:val="0"/>
      <w:marBottom w:val="0"/>
      <w:divBdr>
        <w:top w:val="none" w:sz="0" w:space="0" w:color="auto"/>
        <w:left w:val="none" w:sz="0" w:space="0" w:color="auto"/>
        <w:bottom w:val="none" w:sz="0" w:space="0" w:color="auto"/>
        <w:right w:val="none" w:sz="0" w:space="0" w:color="auto"/>
      </w:divBdr>
    </w:div>
    <w:div w:id="1217743799">
      <w:bodyDiv w:val="1"/>
      <w:marLeft w:val="0"/>
      <w:marRight w:val="0"/>
      <w:marTop w:val="0"/>
      <w:marBottom w:val="0"/>
      <w:divBdr>
        <w:top w:val="none" w:sz="0" w:space="0" w:color="auto"/>
        <w:left w:val="none" w:sz="0" w:space="0" w:color="auto"/>
        <w:bottom w:val="none" w:sz="0" w:space="0" w:color="auto"/>
        <w:right w:val="none" w:sz="0" w:space="0" w:color="auto"/>
      </w:divBdr>
    </w:div>
    <w:div w:id="1310742299">
      <w:bodyDiv w:val="1"/>
      <w:marLeft w:val="0"/>
      <w:marRight w:val="0"/>
      <w:marTop w:val="0"/>
      <w:marBottom w:val="0"/>
      <w:divBdr>
        <w:top w:val="none" w:sz="0" w:space="0" w:color="auto"/>
        <w:left w:val="none" w:sz="0" w:space="0" w:color="auto"/>
        <w:bottom w:val="none" w:sz="0" w:space="0" w:color="auto"/>
        <w:right w:val="none" w:sz="0" w:space="0" w:color="auto"/>
      </w:divBdr>
    </w:div>
    <w:div w:id="1495798423">
      <w:bodyDiv w:val="1"/>
      <w:marLeft w:val="0"/>
      <w:marRight w:val="0"/>
      <w:marTop w:val="0"/>
      <w:marBottom w:val="0"/>
      <w:divBdr>
        <w:top w:val="none" w:sz="0" w:space="0" w:color="auto"/>
        <w:left w:val="none" w:sz="0" w:space="0" w:color="auto"/>
        <w:bottom w:val="none" w:sz="0" w:space="0" w:color="auto"/>
        <w:right w:val="none" w:sz="0" w:space="0" w:color="auto"/>
      </w:divBdr>
    </w:div>
    <w:div w:id="1594703960">
      <w:bodyDiv w:val="1"/>
      <w:marLeft w:val="0"/>
      <w:marRight w:val="0"/>
      <w:marTop w:val="0"/>
      <w:marBottom w:val="0"/>
      <w:divBdr>
        <w:top w:val="none" w:sz="0" w:space="0" w:color="auto"/>
        <w:left w:val="none" w:sz="0" w:space="0" w:color="auto"/>
        <w:bottom w:val="none" w:sz="0" w:space="0" w:color="auto"/>
        <w:right w:val="none" w:sz="0" w:space="0" w:color="auto"/>
      </w:divBdr>
    </w:div>
    <w:div w:id="1660382135">
      <w:bodyDiv w:val="1"/>
      <w:marLeft w:val="0"/>
      <w:marRight w:val="0"/>
      <w:marTop w:val="0"/>
      <w:marBottom w:val="0"/>
      <w:divBdr>
        <w:top w:val="none" w:sz="0" w:space="0" w:color="auto"/>
        <w:left w:val="none" w:sz="0" w:space="0" w:color="auto"/>
        <w:bottom w:val="none" w:sz="0" w:space="0" w:color="auto"/>
        <w:right w:val="none" w:sz="0" w:space="0" w:color="auto"/>
      </w:divBdr>
    </w:div>
    <w:div w:id="16920263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04.png"/><Relationship Id="rId21" Type="http://schemas.openxmlformats.org/officeDocument/2006/relationships/image" Target="media/image8.png"/><Relationship Id="rId42" Type="http://schemas.openxmlformats.org/officeDocument/2006/relationships/image" Target="media/image29.tmp"/><Relationship Id="rId63" Type="http://schemas.openxmlformats.org/officeDocument/2006/relationships/image" Target="media/image50.png"/><Relationship Id="rId84" Type="http://schemas.openxmlformats.org/officeDocument/2006/relationships/image" Target="media/image71.png"/><Relationship Id="rId138" Type="http://schemas.openxmlformats.org/officeDocument/2006/relationships/image" Target="media/image125.png"/><Relationship Id="rId159" Type="http://schemas.openxmlformats.org/officeDocument/2006/relationships/image" Target="media/image146.png"/><Relationship Id="rId170" Type="http://schemas.openxmlformats.org/officeDocument/2006/relationships/image" Target="media/image157.png"/><Relationship Id="rId191" Type="http://schemas.openxmlformats.org/officeDocument/2006/relationships/image" Target="media/image178.png"/><Relationship Id="rId205" Type="http://schemas.openxmlformats.org/officeDocument/2006/relationships/image" Target="media/image192.png"/><Relationship Id="rId107" Type="http://schemas.openxmlformats.org/officeDocument/2006/relationships/image" Target="media/image94.png"/><Relationship Id="rId11" Type="http://schemas.openxmlformats.org/officeDocument/2006/relationships/image" Target="media/image2.png"/><Relationship Id="rId32" Type="http://schemas.openxmlformats.org/officeDocument/2006/relationships/image" Target="media/image19.png"/><Relationship Id="rId53" Type="http://schemas.openxmlformats.org/officeDocument/2006/relationships/image" Target="media/image40.tmp"/><Relationship Id="rId74" Type="http://schemas.openxmlformats.org/officeDocument/2006/relationships/image" Target="media/image61.png"/><Relationship Id="rId128" Type="http://schemas.openxmlformats.org/officeDocument/2006/relationships/image" Target="media/image115.png"/><Relationship Id="rId149" Type="http://schemas.openxmlformats.org/officeDocument/2006/relationships/image" Target="media/image136.png"/><Relationship Id="rId5" Type="http://schemas.openxmlformats.org/officeDocument/2006/relationships/styles" Target="styles.xml"/><Relationship Id="rId95" Type="http://schemas.openxmlformats.org/officeDocument/2006/relationships/image" Target="media/image82.png"/><Relationship Id="rId160" Type="http://schemas.openxmlformats.org/officeDocument/2006/relationships/image" Target="media/image147.png"/><Relationship Id="rId181" Type="http://schemas.openxmlformats.org/officeDocument/2006/relationships/image" Target="media/image168.png"/><Relationship Id="rId216" Type="http://schemas.openxmlformats.org/officeDocument/2006/relationships/footer" Target="footer2.xml"/><Relationship Id="rId22" Type="http://schemas.openxmlformats.org/officeDocument/2006/relationships/image" Target="media/image9.png"/><Relationship Id="rId43" Type="http://schemas.openxmlformats.org/officeDocument/2006/relationships/image" Target="media/image30.png"/><Relationship Id="rId64" Type="http://schemas.openxmlformats.org/officeDocument/2006/relationships/image" Target="media/image51.png"/><Relationship Id="rId118" Type="http://schemas.openxmlformats.org/officeDocument/2006/relationships/image" Target="media/image105.png"/><Relationship Id="rId139" Type="http://schemas.openxmlformats.org/officeDocument/2006/relationships/image" Target="media/image126.png"/><Relationship Id="rId85" Type="http://schemas.openxmlformats.org/officeDocument/2006/relationships/image" Target="media/image72.png"/><Relationship Id="rId150" Type="http://schemas.openxmlformats.org/officeDocument/2006/relationships/image" Target="media/image137.png"/><Relationship Id="rId171" Type="http://schemas.openxmlformats.org/officeDocument/2006/relationships/image" Target="media/image158.png"/><Relationship Id="rId192" Type="http://schemas.openxmlformats.org/officeDocument/2006/relationships/image" Target="media/image179.png"/><Relationship Id="rId206" Type="http://schemas.openxmlformats.org/officeDocument/2006/relationships/image" Target="media/image193.png"/><Relationship Id="rId12" Type="http://schemas.openxmlformats.org/officeDocument/2006/relationships/image" Target="media/image3.png"/><Relationship Id="rId33" Type="http://schemas.openxmlformats.org/officeDocument/2006/relationships/image" Target="media/image20.tmp"/><Relationship Id="rId108" Type="http://schemas.openxmlformats.org/officeDocument/2006/relationships/image" Target="media/image95.png"/><Relationship Id="rId129" Type="http://schemas.openxmlformats.org/officeDocument/2006/relationships/image" Target="media/image116.png"/><Relationship Id="rId54" Type="http://schemas.openxmlformats.org/officeDocument/2006/relationships/image" Target="media/image41.png"/><Relationship Id="rId75" Type="http://schemas.openxmlformats.org/officeDocument/2006/relationships/image" Target="media/image62.png"/><Relationship Id="rId96" Type="http://schemas.openxmlformats.org/officeDocument/2006/relationships/image" Target="media/image83.png"/><Relationship Id="rId140" Type="http://schemas.openxmlformats.org/officeDocument/2006/relationships/image" Target="media/image127.png"/><Relationship Id="rId161" Type="http://schemas.openxmlformats.org/officeDocument/2006/relationships/image" Target="media/image148.png"/><Relationship Id="rId182" Type="http://schemas.openxmlformats.org/officeDocument/2006/relationships/image" Target="media/image169.png"/><Relationship Id="rId217" Type="http://schemas.openxmlformats.org/officeDocument/2006/relationships/header" Target="header3.xml"/><Relationship Id="rId6" Type="http://schemas.openxmlformats.org/officeDocument/2006/relationships/settings" Target="settings.xml"/><Relationship Id="rId23" Type="http://schemas.openxmlformats.org/officeDocument/2006/relationships/image" Target="media/image10.png"/><Relationship Id="rId119" Type="http://schemas.openxmlformats.org/officeDocument/2006/relationships/image" Target="media/image106.png"/><Relationship Id="rId44" Type="http://schemas.openxmlformats.org/officeDocument/2006/relationships/image" Target="media/image31.png"/><Relationship Id="rId65" Type="http://schemas.openxmlformats.org/officeDocument/2006/relationships/image" Target="media/image52.png"/><Relationship Id="rId86" Type="http://schemas.openxmlformats.org/officeDocument/2006/relationships/image" Target="media/image73.png"/><Relationship Id="rId130" Type="http://schemas.openxmlformats.org/officeDocument/2006/relationships/image" Target="media/image117.png"/><Relationship Id="rId151" Type="http://schemas.openxmlformats.org/officeDocument/2006/relationships/image" Target="media/image138.png"/><Relationship Id="rId172" Type="http://schemas.openxmlformats.org/officeDocument/2006/relationships/image" Target="media/image159.png"/><Relationship Id="rId193" Type="http://schemas.openxmlformats.org/officeDocument/2006/relationships/image" Target="media/image180.png"/><Relationship Id="rId207" Type="http://schemas.openxmlformats.org/officeDocument/2006/relationships/image" Target="media/image194.png"/><Relationship Id="rId13" Type="http://schemas.openxmlformats.org/officeDocument/2006/relationships/image" Target="media/image4.png"/><Relationship Id="rId109" Type="http://schemas.openxmlformats.org/officeDocument/2006/relationships/image" Target="media/image96.png"/><Relationship Id="rId34" Type="http://schemas.openxmlformats.org/officeDocument/2006/relationships/image" Target="media/image21.tmp"/><Relationship Id="rId55" Type="http://schemas.openxmlformats.org/officeDocument/2006/relationships/image" Target="media/image42.png"/><Relationship Id="rId76" Type="http://schemas.openxmlformats.org/officeDocument/2006/relationships/image" Target="media/image63.png"/><Relationship Id="rId97" Type="http://schemas.openxmlformats.org/officeDocument/2006/relationships/image" Target="media/image84.png"/><Relationship Id="rId120" Type="http://schemas.openxmlformats.org/officeDocument/2006/relationships/image" Target="media/image107.png"/><Relationship Id="rId141" Type="http://schemas.openxmlformats.org/officeDocument/2006/relationships/image" Target="media/image128.png"/><Relationship Id="rId7" Type="http://schemas.openxmlformats.org/officeDocument/2006/relationships/webSettings" Target="webSettings.xml"/><Relationship Id="rId162" Type="http://schemas.openxmlformats.org/officeDocument/2006/relationships/image" Target="media/image149.png"/><Relationship Id="rId183" Type="http://schemas.openxmlformats.org/officeDocument/2006/relationships/image" Target="media/image170.png"/><Relationship Id="rId218" Type="http://schemas.openxmlformats.org/officeDocument/2006/relationships/footer" Target="footer3.xml"/><Relationship Id="rId24" Type="http://schemas.openxmlformats.org/officeDocument/2006/relationships/image" Target="media/image11.png"/><Relationship Id="rId45" Type="http://schemas.openxmlformats.org/officeDocument/2006/relationships/image" Target="media/image32.png"/><Relationship Id="rId66" Type="http://schemas.openxmlformats.org/officeDocument/2006/relationships/image" Target="media/image53.png"/><Relationship Id="rId87" Type="http://schemas.openxmlformats.org/officeDocument/2006/relationships/image" Target="media/image74.png"/><Relationship Id="rId110" Type="http://schemas.openxmlformats.org/officeDocument/2006/relationships/image" Target="media/image97.png"/><Relationship Id="rId131" Type="http://schemas.openxmlformats.org/officeDocument/2006/relationships/image" Target="media/image118.png"/><Relationship Id="rId152" Type="http://schemas.openxmlformats.org/officeDocument/2006/relationships/image" Target="media/image139.png"/><Relationship Id="rId173" Type="http://schemas.openxmlformats.org/officeDocument/2006/relationships/image" Target="media/image160.png"/><Relationship Id="rId194" Type="http://schemas.openxmlformats.org/officeDocument/2006/relationships/image" Target="media/image181.png"/><Relationship Id="rId208" Type="http://schemas.openxmlformats.org/officeDocument/2006/relationships/image" Target="media/image195.png"/><Relationship Id="rId14" Type="http://schemas.openxmlformats.org/officeDocument/2006/relationships/image" Target="media/image5.png"/><Relationship Id="rId35" Type="http://schemas.openxmlformats.org/officeDocument/2006/relationships/image" Target="media/image22.png"/><Relationship Id="rId56" Type="http://schemas.openxmlformats.org/officeDocument/2006/relationships/image" Target="media/image43.png"/><Relationship Id="rId77" Type="http://schemas.openxmlformats.org/officeDocument/2006/relationships/image" Target="media/image64.png"/><Relationship Id="rId100" Type="http://schemas.openxmlformats.org/officeDocument/2006/relationships/image" Target="media/image87.png"/><Relationship Id="rId8" Type="http://schemas.openxmlformats.org/officeDocument/2006/relationships/footnotes" Target="footnotes.xml"/><Relationship Id="rId51" Type="http://schemas.openxmlformats.org/officeDocument/2006/relationships/image" Target="media/image38.tmp"/><Relationship Id="rId72" Type="http://schemas.openxmlformats.org/officeDocument/2006/relationships/image" Target="media/image59.png"/><Relationship Id="rId93" Type="http://schemas.openxmlformats.org/officeDocument/2006/relationships/image" Target="media/image80.png"/><Relationship Id="rId98" Type="http://schemas.openxmlformats.org/officeDocument/2006/relationships/image" Target="media/image85.png"/><Relationship Id="rId121" Type="http://schemas.openxmlformats.org/officeDocument/2006/relationships/image" Target="media/image108.png"/><Relationship Id="rId142" Type="http://schemas.openxmlformats.org/officeDocument/2006/relationships/image" Target="media/image129.png"/><Relationship Id="rId163" Type="http://schemas.openxmlformats.org/officeDocument/2006/relationships/image" Target="media/image150.png"/><Relationship Id="rId184" Type="http://schemas.openxmlformats.org/officeDocument/2006/relationships/image" Target="media/image171.png"/><Relationship Id="rId189" Type="http://schemas.openxmlformats.org/officeDocument/2006/relationships/image" Target="media/image176.png"/><Relationship Id="rId219" Type="http://schemas.openxmlformats.org/officeDocument/2006/relationships/fontTable" Target="fontTable.xml"/><Relationship Id="rId3" Type="http://schemas.openxmlformats.org/officeDocument/2006/relationships/customXml" Target="../customXml/item3.xml"/><Relationship Id="rId214" Type="http://schemas.openxmlformats.org/officeDocument/2006/relationships/header" Target="header2.xml"/><Relationship Id="rId25" Type="http://schemas.openxmlformats.org/officeDocument/2006/relationships/image" Target="media/image12.png"/><Relationship Id="rId46" Type="http://schemas.openxmlformats.org/officeDocument/2006/relationships/image" Target="media/image33.png"/><Relationship Id="rId67" Type="http://schemas.openxmlformats.org/officeDocument/2006/relationships/image" Target="media/image54.png"/><Relationship Id="rId116" Type="http://schemas.openxmlformats.org/officeDocument/2006/relationships/image" Target="media/image103.png"/><Relationship Id="rId137" Type="http://schemas.openxmlformats.org/officeDocument/2006/relationships/image" Target="media/image124.png"/><Relationship Id="rId158" Type="http://schemas.openxmlformats.org/officeDocument/2006/relationships/image" Target="media/image145.png"/><Relationship Id="rId20" Type="http://schemas.openxmlformats.org/officeDocument/2006/relationships/image" Target="media/image7.png"/><Relationship Id="rId41" Type="http://schemas.openxmlformats.org/officeDocument/2006/relationships/image" Target="media/image28.tmp"/><Relationship Id="rId62" Type="http://schemas.openxmlformats.org/officeDocument/2006/relationships/image" Target="media/image49.png"/><Relationship Id="rId83" Type="http://schemas.openxmlformats.org/officeDocument/2006/relationships/image" Target="media/image70.png"/><Relationship Id="rId88" Type="http://schemas.openxmlformats.org/officeDocument/2006/relationships/image" Target="media/image75.png"/><Relationship Id="rId111" Type="http://schemas.openxmlformats.org/officeDocument/2006/relationships/image" Target="media/image98.png"/><Relationship Id="rId132" Type="http://schemas.openxmlformats.org/officeDocument/2006/relationships/image" Target="media/image119.png"/><Relationship Id="rId153" Type="http://schemas.openxmlformats.org/officeDocument/2006/relationships/image" Target="media/image140.png"/><Relationship Id="rId174" Type="http://schemas.openxmlformats.org/officeDocument/2006/relationships/image" Target="media/image161.png"/><Relationship Id="rId179" Type="http://schemas.openxmlformats.org/officeDocument/2006/relationships/image" Target="media/image166.png"/><Relationship Id="rId195" Type="http://schemas.openxmlformats.org/officeDocument/2006/relationships/image" Target="media/image182.png"/><Relationship Id="rId209" Type="http://schemas.openxmlformats.org/officeDocument/2006/relationships/image" Target="media/image196.emf"/><Relationship Id="rId190" Type="http://schemas.openxmlformats.org/officeDocument/2006/relationships/image" Target="media/image177.png"/><Relationship Id="rId204" Type="http://schemas.openxmlformats.org/officeDocument/2006/relationships/image" Target="media/image191.png"/><Relationship Id="rId220" Type="http://schemas.microsoft.com/office/2011/relationships/people" Target="people.xml"/><Relationship Id="rId15" Type="http://schemas.openxmlformats.org/officeDocument/2006/relationships/image" Target="media/image6.png"/><Relationship Id="rId36" Type="http://schemas.openxmlformats.org/officeDocument/2006/relationships/image" Target="media/image23.png"/><Relationship Id="rId57" Type="http://schemas.openxmlformats.org/officeDocument/2006/relationships/image" Target="media/image44.png"/><Relationship Id="rId106" Type="http://schemas.openxmlformats.org/officeDocument/2006/relationships/image" Target="media/image93.png"/><Relationship Id="rId127" Type="http://schemas.openxmlformats.org/officeDocument/2006/relationships/image" Target="media/image114.png"/><Relationship Id="rId10" Type="http://schemas.openxmlformats.org/officeDocument/2006/relationships/image" Target="media/image1.jpeg"/><Relationship Id="rId31" Type="http://schemas.openxmlformats.org/officeDocument/2006/relationships/image" Target="media/image18.png"/><Relationship Id="rId52" Type="http://schemas.openxmlformats.org/officeDocument/2006/relationships/image" Target="media/image39.tmp"/><Relationship Id="rId73" Type="http://schemas.openxmlformats.org/officeDocument/2006/relationships/image" Target="media/image60.png"/><Relationship Id="rId78" Type="http://schemas.openxmlformats.org/officeDocument/2006/relationships/image" Target="media/image65.png"/><Relationship Id="rId94" Type="http://schemas.openxmlformats.org/officeDocument/2006/relationships/image" Target="media/image81.png"/><Relationship Id="rId99" Type="http://schemas.openxmlformats.org/officeDocument/2006/relationships/image" Target="media/image86.png"/><Relationship Id="rId101" Type="http://schemas.openxmlformats.org/officeDocument/2006/relationships/image" Target="media/image88.png"/><Relationship Id="rId122" Type="http://schemas.openxmlformats.org/officeDocument/2006/relationships/image" Target="media/image109.png"/><Relationship Id="rId143" Type="http://schemas.openxmlformats.org/officeDocument/2006/relationships/image" Target="media/image130.png"/><Relationship Id="rId148" Type="http://schemas.openxmlformats.org/officeDocument/2006/relationships/image" Target="media/image135.png"/><Relationship Id="rId164" Type="http://schemas.openxmlformats.org/officeDocument/2006/relationships/image" Target="media/image151.png"/><Relationship Id="rId169" Type="http://schemas.openxmlformats.org/officeDocument/2006/relationships/image" Target="media/image156.png"/><Relationship Id="rId185" Type="http://schemas.openxmlformats.org/officeDocument/2006/relationships/image" Target="media/image172.png"/><Relationship Id="rId4" Type="http://schemas.openxmlformats.org/officeDocument/2006/relationships/numbering" Target="numbering.xml"/><Relationship Id="rId9" Type="http://schemas.openxmlformats.org/officeDocument/2006/relationships/endnotes" Target="endnotes.xml"/><Relationship Id="rId180" Type="http://schemas.openxmlformats.org/officeDocument/2006/relationships/image" Target="media/image167.png"/><Relationship Id="rId210" Type="http://schemas.openxmlformats.org/officeDocument/2006/relationships/image" Target="media/image197.emf"/><Relationship Id="rId215" Type="http://schemas.openxmlformats.org/officeDocument/2006/relationships/footer" Target="footer1.xml"/><Relationship Id="rId26" Type="http://schemas.openxmlformats.org/officeDocument/2006/relationships/image" Target="media/image13.png"/><Relationship Id="rId47" Type="http://schemas.openxmlformats.org/officeDocument/2006/relationships/image" Target="media/image34.png"/><Relationship Id="rId68" Type="http://schemas.openxmlformats.org/officeDocument/2006/relationships/image" Target="media/image55.png"/><Relationship Id="rId89" Type="http://schemas.openxmlformats.org/officeDocument/2006/relationships/image" Target="media/image76.png"/><Relationship Id="rId112" Type="http://schemas.openxmlformats.org/officeDocument/2006/relationships/image" Target="media/image99.png"/><Relationship Id="rId133" Type="http://schemas.openxmlformats.org/officeDocument/2006/relationships/image" Target="media/image120.png"/><Relationship Id="rId154" Type="http://schemas.openxmlformats.org/officeDocument/2006/relationships/image" Target="media/image141.png"/><Relationship Id="rId175" Type="http://schemas.openxmlformats.org/officeDocument/2006/relationships/image" Target="media/image162.png"/><Relationship Id="rId196" Type="http://schemas.openxmlformats.org/officeDocument/2006/relationships/image" Target="media/image183.png"/><Relationship Id="rId200" Type="http://schemas.openxmlformats.org/officeDocument/2006/relationships/image" Target="media/image187.png"/><Relationship Id="rId16" Type="http://schemas.openxmlformats.org/officeDocument/2006/relationships/comments" Target="comments.xml"/><Relationship Id="rId221" Type="http://schemas.openxmlformats.org/officeDocument/2006/relationships/theme" Target="theme/theme1.xml"/><Relationship Id="rId37" Type="http://schemas.openxmlformats.org/officeDocument/2006/relationships/image" Target="media/image24.png"/><Relationship Id="rId58" Type="http://schemas.openxmlformats.org/officeDocument/2006/relationships/image" Target="media/image45.png"/><Relationship Id="rId79" Type="http://schemas.openxmlformats.org/officeDocument/2006/relationships/image" Target="media/image66.png"/><Relationship Id="rId102" Type="http://schemas.openxmlformats.org/officeDocument/2006/relationships/image" Target="media/image89.png"/><Relationship Id="rId123" Type="http://schemas.openxmlformats.org/officeDocument/2006/relationships/image" Target="media/image110.png"/><Relationship Id="rId144" Type="http://schemas.openxmlformats.org/officeDocument/2006/relationships/image" Target="media/image131.png"/><Relationship Id="rId90" Type="http://schemas.openxmlformats.org/officeDocument/2006/relationships/image" Target="media/image77.png"/><Relationship Id="rId165" Type="http://schemas.openxmlformats.org/officeDocument/2006/relationships/image" Target="media/image152.png"/><Relationship Id="rId186" Type="http://schemas.openxmlformats.org/officeDocument/2006/relationships/image" Target="media/image173.png"/><Relationship Id="rId211" Type="http://schemas.openxmlformats.org/officeDocument/2006/relationships/image" Target="media/image198.emf"/><Relationship Id="rId27" Type="http://schemas.openxmlformats.org/officeDocument/2006/relationships/image" Target="media/image14.png"/><Relationship Id="rId48" Type="http://schemas.openxmlformats.org/officeDocument/2006/relationships/image" Target="media/image35.png"/><Relationship Id="rId69" Type="http://schemas.openxmlformats.org/officeDocument/2006/relationships/image" Target="media/image56.png"/><Relationship Id="rId113" Type="http://schemas.openxmlformats.org/officeDocument/2006/relationships/image" Target="media/image100.png"/><Relationship Id="rId134" Type="http://schemas.openxmlformats.org/officeDocument/2006/relationships/image" Target="media/image121.png"/><Relationship Id="rId80" Type="http://schemas.openxmlformats.org/officeDocument/2006/relationships/image" Target="media/image67.png"/><Relationship Id="rId155" Type="http://schemas.openxmlformats.org/officeDocument/2006/relationships/image" Target="media/image142.png"/><Relationship Id="rId176" Type="http://schemas.openxmlformats.org/officeDocument/2006/relationships/image" Target="media/image163.png"/><Relationship Id="rId197" Type="http://schemas.openxmlformats.org/officeDocument/2006/relationships/image" Target="media/image184.png"/><Relationship Id="rId201" Type="http://schemas.openxmlformats.org/officeDocument/2006/relationships/image" Target="media/image188.png"/><Relationship Id="rId17" Type="http://schemas.microsoft.com/office/2011/relationships/commentsExtended" Target="commentsExtended.xml"/><Relationship Id="rId38" Type="http://schemas.openxmlformats.org/officeDocument/2006/relationships/image" Target="media/image25.png"/><Relationship Id="rId59" Type="http://schemas.openxmlformats.org/officeDocument/2006/relationships/image" Target="media/image46.png"/><Relationship Id="rId103" Type="http://schemas.openxmlformats.org/officeDocument/2006/relationships/image" Target="media/image90.png"/><Relationship Id="rId124" Type="http://schemas.openxmlformats.org/officeDocument/2006/relationships/image" Target="media/image111.png"/><Relationship Id="rId70" Type="http://schemas.openxmlformats.org/officeDocument/2006/relationships/image" Target="media/image57.png"/><Relationship Id="rId91" Type="http://schemas.openxmlformats.org/officeDocument/2006/relationships/image" Target="media/image78.png"/><Relationship Id="rId145" Type="http://schemas.openxmlformats.org/officeDocument/2006/relationships/image" Target="media/image132.png"/><Relationship Id="rId166" Type="http://schemas.openxmlformats.org/officeDocument/2006/relationships/image" Target="media/image153.png"/><Relationship Id="rId187" Type="http://schemas.openxmlformats.org/officeDocument/2006/relationships/image" Target="media/image174.png"/><Relationship Id="rId1" Type="http://schemas.openxmlformats.org/officeDocument/2006/relationships/customXml" Target="../customXml/item1.xml"/><Relationship Id="rId212" Type="http://schemas.openxmlformats.org/officeDocument/2006/relationships/image" Target="media/image199.png"/><Relationship Id="rId28" Type="http://schemas.openxmlformats.org/officeDocument/2006/relationships/image" Target="media/image15.png"/><Relationship Id="rId49" Type="http://schemas.openxmlformats.org/officeDocument/2006/relationships/image" Target="media/image36.png"/><Relationship Id="rId114" Type="http://schemas.openxmlformats.org/officeDocument/2006/relationships/image" Target="media/image101.png"/><Relationship Id="rId60" Type="http://schemas.openxmlformats.org/officeDocument/2006/relationships/image" Target="media/image47.png"/><Relationship Id="rId81" Type="http://schemas.openxmlformats.org/officeDocument/2006/relationships/image" Target="media/image68.png"/><Relationship Id="rId135" Type="http://schemas.openxmlformats.org/officeDocument/2006/relationships/image" Target="media/image122.png"/><Relationship Id="rId156" Type="http://schemas.openxmlformats.org/officeDocument/2006/relationships/image" Target="media/image143.png"/><Relationship Id="rId177" Type="http://schemas.openxmlformats.org/officeDocument/2006/relationships/image" Target="media/image164.png"/><Relationship Id="rId198" Type="http://schemas.openxmlformats.org/officeDocument/2006/relationships/image" Target="media/image185.png"/><Relationship Id="rId202" Type="http://schemas.openxmlformats.org/officeDocument/2006/relationships/image" Target="media/image189.png"/><Relationship Id="rId18" Type="http://schemas.microsoft.com/office/2016/09/relationships/commentsIds" Target="commentsIds.xml"/><Relationship Id="rId39" Type="http://schemas.openxmlformats.org/officeDocument/2006/relationships/image" Target="media/image26.png"/><Relationship Id="rId50" Type="http://schemas.openxmlformats.org/officeDocument/2006/relationships/image" Target="media/image37.png"/><Relationship Id="rId104" Type="http://schemas.openxmlformats.org/officeDocument/2006/relationships/image" Target="media/image91.png"/><Relationship Id="rId125" Type="http://schemas.openxmlformats.org/officeDocument/2006/relationships/image" Target="media/image112.png"/><Relationship Id="rId146" Type="http://schemas.openxmlformats.org/officeDocument/2006/relationships/image" Target="media/image133.png"/><Relationship Id="rId167" Type="http://schemas.openxmlformats.org/officeDocument/2006/relationships/image" Target="media/image154.png"/><Relationship Id="rId188" Type="http://schemas.openxmlformats.org/officeDocument/2006/relationships/image" Target="media/image175.png"/><Relationship Id="rId71" Type="http://schemas.openxmlformats.org/officeDocument/2006/relationships/image" Target="media/image58.png"/><Relationship Id="rId92" Type="http://schemas.openxmlformats.org/officeDocument/2006/relationships/image" Target="media/image79.png"/><Relationship Id="rId213" Type="http://schemas.openxmlformats.org/officeDocument/2006/relationships/header" Target="header1.xml"/><Relationship Id="rId2" Type="http://schemas.openxmlformats.org/officeDocument/2006/relationships/customXml" Target="../customXml/item2.xml"/><Relationship Id="rId29" Type="http://schemas.openxmlformats.org/officeDocument/2006/relationships/image" Target="media/image16.tmp"/><Relationship Id="rId40" Type="http://schemas.openxmlformats.org/officeDocument/2006/relationships/image" Target="media/image27.tmp"/><Relationship Id="rId115" Type="http://schemas.openxmlformats.org/officeDocument/2006/relationships/image" Target="media/image102.png"/><Relationship Id="rId136" Type="http://schemas.openxmlformats.org/officeDocument/2006/relationships/image" Target="media/image123.png"/><Relationship Id="rId157" Type="http://schemas.openxmlformats.org/officeDocument/2006/relationships/image" Target="media/image144.png"/><Relationship Id="rId178" Type="http://schemas.openxmlformats.org/officeDocument/2006/relationships/image" Target="media/image165.png"/><Relationship Id="rId61" Type="http://schemas.openxmlformats.org/officeDocument/2006/relationships/image" Target="media/image48.png"/><Relationship Id="rId82" Type="http://schemas.openxmlformats.org/officeDocument/2006/relationships/image" Target="media/image69.png"/><Relationship Id="rId199" Type="http://schemas.openxmlformats.org/officeDocument/2006/relationships/image" Target="media/image186.png"/><Relationship Id="rId203" Type="http://schemas.openxmlformats.org/officeDocument/2006/relationships/image" Target="media/image190.png"/><Relationship Id="rId19" Type="http://schemas.microsoft.com/office/2018/08/relationships/commentsExtensible" Target="commentsExtensible.xml"/><Relationship Id="rId30" Type="http://schemas.openxmlformats.org/officeDocument/2006/relationships/image" Target="media/image17.tmp"/><Relationship Id="rId105" Type="http://schemas.openxmlformats.org/officeDocument/2006/relationships/image" Target="media/image92.png"/><Relationship Id="rId126" Type="http://schemas.openxmlformats.org/officeDocument/2006/relationships/image" Target="media/image113.png"/><Relationship Id="rId147" Type="http://schemas.openxmlformats.org/officeDocument/2006/relationships/image" Target="media/image134.png"/><Relationship Id="rId168" Type="http://schemas.openxmlformats.org/officeDocument/2006/relationships/image" Target="media/image155.png"/></Relationships>
</file>

<file path=word/_rels/footer2.xml.rels><?xml version="1.0" encoding="UTF-8" standalone="yes"?>
<Relationships xmlns="http://schemas.openxmlformats.org/package/2006/relationships"><Relationship Id="rId2" Type="http://schemas.openxmlformats.org/officeDocument/2006/relationships/image" Target="media/image202.png"/><Relationship Id="rId1" Type="http://schemas.openxmlformats.org/officeDocument/2006/relationships/image" Target="media/image201.png"/></Relationships>
</file>

<file path=word/_rels/header2.xml.rels><?xml version="1.0" encoding="UTF-8" standalone="yes"?>
<Relationships xmlns="http://schemas.openxmlformats.org/package/2006/relationships"><Relationship Id="rId1" Type="http://schemas.openxmlformats.org/officeDocument/2006/relationships/image" Target="media/image20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sisl xmlns:xsd="http://www.w3.org/2001/XMLSchema" xmlns:xsi="http://www.w3.org/2001/XMLSchema-instance" xmlns="http://www.boldonjames.com/2008/01/sie/internal/label" sislVersion="0" policy="52439ff8-d87a-4373-8fdd-bcc2aadc5b60" origin="userSelected">
  <element uid="id_classification_nonbusiness" value=""/>
</sisl>
</file>

<file path=customXml/item2.xml><?xml version="1.0" encoding="utf-8"?>
<WrappedLabelHistory xmlns:xsd="http://www.w3.org/2001/XMLSchema" xmlns:xsi="http://www.w3.org/2001/XMLSchema-instance" xmlns="http://www.boldonjames.com/2016/02/Classifier/internal/wrappedLabelHistory">
  <Value>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</Value>
</WrappedLabelHistory>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6B5A4E5-CEC3-48DC-8E34-9F3146D05EFE}">
  <ds:schemaRefs>
    <ds:schemaRef ds:uri="http://www.w3.org/2001/XMLSchema"/>
    <ds:schemaRef ds:uri="http://www.boldonjames.com/2008/01/sie/internal/label"/>
  </ds:schemaRefs>
</ds:datastoreItem>
</file>

<file path=customXml/itemProps2.xml><?xml version="1.0" encoding="utf-8"?>
<ds:datastoreItem xmlns:ds="http://schemas.openxmlformats.org/officeDocument/2006/customXml" ds:itemID="{987E9EE8-34A1-476D-8103-BC44D77199B1}">
  <ds:schemaRefs>
    <ds:schemaRef ds:uri="http://www.w3.org/2001/XMLSchema"/>
    <ds:schemaRef ds:uri="http://www.boldonjames.com/2016/02/Classifier/internal/wrappedLabelHistory"/>
  </ds:schemaRefs>
</ds:datastoreItem>
</file>

<file path=customXml/itemProps3.xml><?xml version="1.0" encoding="utf-8"?>
<ds:datastoreItem xmlns:ds="http://schemas.openxmlformats.org/officeDocument/2006/customXml" ds:itemID="{4E7BC6D0-E202-4BA9-B7BE-A3EDBE440BA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90</Pages>
  <Words>9967</Words>
  <Characters>56816</Characters>
  <Application>Microsoft Office Word</Application>
  <DocSecurity>0</DocSecurity>
  <Lines>473</Lines>
  <Paragraphs>133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66650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Fahad</dc:creator>
  <cp:keywords>Tamweel_Aloula_BJ_Public</cp:keywords>
  <dc:description/>
  <cp:lastModifiedBy>Affan Anjum</cp:lastModifiedBy>
  <cp:revision>7</cp:revision>
  <dcterms:created xsi:type="dcterms:W3CDTF">2025-02-19T09:51:00Z</dcterms:created>
  <dcterms:modified xsi:type="dcterms:W3CDTF">2025-02-19T09:57:00Z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IndexRef">
    <vt:lpwstr>5c2afcfd-726a-4419-aaaa-70d975a683fd</vt:lpwstr>
  </property>
  <property fmtid="{D5CDD505-2E9C-101B-9397-08002B2CF9AE}" pid="3" name="bjDocumentLabelXML">
    <vt:lpwstr>&lt;?xml version="1.0" encoding="us-ascii"?&gt;&lt;sisl xmlns:xsd="http://www.w3.org/2001/XMLSchema" xmlns:xsi="http://www.w3.org/2001/XMLSchema-instance" sislVersion="0" policy="52439ff8-d87a-4373-8fdd-bcc2aadc5b60" origin="userSelected" xmlns="http://www.boldonj</vt:lpwstr>
  </property>
  <property fmtid="{D5CDD505-2E9C-101B-9397-08002B2CF9AE}" pid="4" name="bjDocumentLabelXML-0">
    <vt:lpwstr>ames.com/2008/01/sie/internal/label"&gt;&lt;element uid="id_classification_nonbusiness" value="" /&gt;&lt;/sisl&gt;</vt:lpwstr>
  </property>
  <property fmtid="{D5CDD505-2E9C-101B-9397-08002B2CF9AE}" pid="5" name="bjDocumentSecurityLabel">
    <vt:lpwstr>Public</vt:lpwstr>
  </property>
  <property fmtid="{D5CDD505-2E9C-101B-9397-08002B2CF9AE}" pid="6" name="Classification">
    <vt:lpwstr>Tamweel_Aloula_BJ_Public</vt:lpwstr>
  </property>
  <property fmtid="{D5CDD505-2E9C-101B-9397-08002B2CF9AE}" pid="7" name="bjClsUserRVM">
    <vt:lpwstr>[]</vt:lpwstr>
  </property>
  <property fmtid="{D5CDD505-2E9C-101B-9397-08002B2CF9AE}" pid="8" name="bjFooterBothDocProperty">
    <vt:lpwstr>Public</vt:lpwstr>
  </property>
  <property fmtid="{D5CDD505-2E9C-101B-9397-08002B2CF9AE}" pid="9" name="bjFooterFirstPageDocProperty">
    <vt:lpwstr>Public</vt:lpwstr>
  </property>
  <property fmtid="{D5CDD505-2E9C-101B-9397-08002B2CF9AE}" pid="10" name="bjFooterEvenPageDocProperty">
    <vt:lpwstr>Public</vt:lpwstr>
  </property>
  <property fmtid="{D5CDD505-2E9C-101B-9397-08002B2CF9AE}" pid="11" name="bjSaver">
    <vt:lpwstr>EG5I03SnRRbDtnvneVto4YqBIYItYL0R</vt:lpwstr>
  </property>
  <property fmtid="{D5CDD505-2E9C-101B-9397-08002B2CF9AE}" pid="12" name="bjLabelHistoryID">
    <vt:lpwstr>{987E9EE8-34A1-476D-8103-BC44D77199B1}</vt:lpwstr>
  </property>
  <property fmtid="{D5CDD505-2E9C-101B-9397-08002B2CF9AE}" pid="13" name="GrammarlyDocumentId">
    <vt:lpwstr>bf9c3b4c971302faf483ef6fd94e99ba1cad818edf9268852423dd6a118c854b</vt:lpwstr>
  </property>
</Properties>
</file>